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D8D48" w14:textId="77777777" w:rsidR="00E76E02" w:rsidRDefault="00E76E02" w:rsidP="00105C0E">
      <w:pPr>
        <w:spacing w:line="480" w:lineRule="auto"/>
        <w:rPr>
          <w:rFonts w:ascii="Times New Roman" w:eastAsia="Times New Roman" w:hAnsi="Times New Roman" w:cs="Times New Roman"/>
        </w:rPr>
      </w:pPr>
    </w:p>
    <w:p w14:paraId="56B1E8E8" w14:textId="77777777" w:rsidR="00E76E02" w:rsidRDefault="00125075" w:rsidP="00105C0E">
      <w:pPr>
        <w:spacing w:line="480" w:lineRule="auto"/>
        <w:rPr>
          <w:rFonts w:ascii="Times New Roman" w:eastAsia="Times New Roman" w:hAnsi="Times New Roman" w:cs="Times New Roman"/>
        </w:rPr>
      </w:pPr>
      <w:r>
        <w:rPr>
          <w:rFonts w:ascii="Times New Roman" w:eastAsia="Times New Roman" w:hAnsi="Times New Roman" w:cs="Times New Roman"/>
        </w:rPr>
        <w:t>Seroepidemiology of chikungunya, dengue and Rift Valley Fever viruses across five health and demographic surveillance system sites in Kenya</w:t>
      </w:r>
    </w:p>
    <w:p w14:paraId="0240FFC0" w14:textId="2EBCB7D6" w:rsidR="00E76E02" w:rsidRDefault="00125075" w:rsidP="00105C0E">
      <w:pPr>
        <w:spacing w:line="480" w:lineRule="auto"/>
        <w:rPr>
          <w:rFonts w:ascii="Times New Roman" w:eastAsia="Times New Roman" w:hAnsi="Times New Roman" w:cs="Times New Roman"/>
        </w:rPr>
      </w:pPr>
      <w:r>
        <w:rPr>
          <w:rFonts w:ascii="Times New Roman" w:eastAsia="Times New Roman" w:hAnsi="Times New Roman" w:cs="Times New Roman"/>
        </w:rPr>
        <w:t>Augustine Masinde</w:t>
      </w:r>
      <w:r>
        <w:rPr>
          <w:rFonts w:ascii="Times New Roman" w:eastAsia="Times New Roman" w:hAnsi="Times New Roman" w:cs="Times New Roman"/>
          <w:vertAlign w:val="superscript"/>
        </w:rPr>
        <w:t>1,2</w:t>
      </w:r>
      <w:r>
        <w:rPr>
          <w:rFonts w:ascii="Times New Roman" w:eastAsia="Times New Roman" w:hAnsi="Times New Roman" w:cs="Times New Roman"/>
        </w:rPr>
        <w:t>, James Nyagwange</w:t>
      </w:r>
      <w:r>
        <w:rPr>
          <w:rFonts w:ascii="Times New Roman" w:eastAsia="Times New Roman" w:hAnsi="Times New Roman" w:cs="Times New Roman"/>
          <w:vertAlign w:val="superscript"/>
        </w:rPr>
        <w:t>2</w:t>
      </w:r>
      <w:r>
        <w:rPr>
          <w:rFonts w:ascii="Times New Roman" w:eastAsia="Times New Roman" w:hAnsi="Times New Roman" w:cs="Times New Roman"/>
        </w:rPr>
        <w:t>, Godfrey Bigogo</w:t>
      </w:r>
      <w:r>
        <w:rPr>
          <w:rFonts w:ascii="Times New Roman" w:eastAsia="Times New Roman" w:hAnsi="Times New Roman" w:cs="Times New Roman"/>
          <w:vertAlign w:val="superscript"/>
        </w:rPr>
        <w:t>3</w:t>
      </w:r>
      <w:r>
        <w:rPr>
          <w:rFonts w:ascii="Times New Roman" w:eastAsia="Times New Roman" w:hAnsi="Times New Roman" w:cs="Times New Roman"/>
        </w:rPr>
        <w:t>, Patrick Munywoki</w:t>
      </w:r>
      <w:r>
        <w:rPr>
          <w:rFonts w:ascii="Times New Roman" w:eastAsia="Times New Roman" w:hAnsi="Times New Roman" w:cs="Times New Roman"/>
          <w:vertAlign w:val="superscript"/>
        </w:rPr>
        <w:t>4</w:t>
      </w:r>
      <w:r>
        <w:rPr>
          <w:rFonts w:ascii="Times New Roman" w:eastAsia="Times New Roman" w:hAnsi="Times New Roman" w:cs="Times New Roman"/>
        </w:rPr>
        <w:t>, Abdhalah Ziraba</w:t>
      </w:r>
      <w:r>
        <w:rPr>
          <w:rFonts w:ascii="Times New Roman" w:eastAsia="Times New Roman" w:hAnsi="Times New Roman" w:cs="Times New Roman"/>
          <w:vertAlign w:val="superscript"/>
        </w:rPr>
        <w:t>5</w:t>
      </w:r>
      <w:r>
        <w:rPr>
          <w:rFonts w:ascii="Times New Roman" w:eastAsia="Times New Roman" w:hAnsi="Times New Roman" w:cs="Times New Roman"/>
        </w:rPr>
        <w:t>, Sonia Hegde</w:t>
      </w:r>
      <w:r>
        <w:rPr>
          <w:rFonts w:ascii="Times New Roman" w:eastAsia="Times New Roman" w:hAnsi="Times New Roman" w:cs="Times New Roman"/>
          <w:vertAlign w:val="superscript"/>
        </w:rPr>
        <w:t>6</w:t>
      </w:r>
      <w:r>
        <w:rPr>
          <w:rFonts w:ascii="Times New Roman" w:eastAsia="Times New Roman" w:hAnsi="Times New Roman" w:cs="Times New Roman"/>
        </w:rPr>
        <w:t xml:space="preserve">, </w:t>
      </w:r>
      <w:r w:rsidR="00507E22">
        <w:rPr>
          <w:rFonts w:ascii="Times New Roman" w:eastAsia="Times New Roman" w:hAnsi="Times New Roman" w:cs="Times New Roman"/>
        </w:rPr>
        <w:t>Robert Snow</w:t>
      </w:r>
      <w:r w:rsidR="00DD77FD">
        <w:rPr>
          <w:rFonts w:ascii="Times New Roman" w:eastAsia="Times New Roman" w:hAnsi="Times New Roman" w:cs="Times New Roman"/>
          <w:vertAlign w:val="superscript"/>
        </w:rPr>
        <w:t>2</w:t>
      </w:r>
      <w:r w:rsidR="00DD77FD">
        <w:rPr>
          <w:rFonts w:ascii="Times New Roman" w:eastAsia="Times New Roman" w:hAnsi="Times New Roman" w:cs="Times New Roman"/>
        </w:rPr>
        <w:t>, Ivy</w:t>
      </w:r>
      <w:r>
        <w:rPr>
          <w:rFonts w:ascii="Times New Roman" w:eastAsia="Times New Roman" w:hAnsi="Times New Roman" w:cs="Times New Roman"/>
        </w:rPr>
        <w:t xml:space="preserve"> Kombe</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w:t>
      </w:r>
      <w:r w:rsidR="00D919A8">
        <w:rPr>
          <w:rFonts w:ascii="Times New Roman" w:eastAsia="Times New Roman" w:hAnsi="Times New Roman" w:cs="Times New Roman"/>
        </w:rPr>
        <w:t>Stefan Flasche</w:t>
      </w:r>
      <w:r w:rsidR="00D919A8">
        <w:rPr>
          <w:rFonts w:ascii="Times New Roman" w:eastAsia="Times New Roman" w:hAnsi="Times New Roman" w:cs="Times New Roman"/>
          <w:vertAlign w:val="superscript"/>
        </w:rPr>
        <w:t>1</w:t>
      </w:r>
      <w:r w:rsidR="00534831">
        <w:rPr>
          <w:rFonts w:ascii="Times New Roman" w:eastAsia="Times New Roman" w:hAnsi="Times New Roman" w:cs="Times New Roman"/>
          <w:vertAlign w:val="superscript"/>
        </w:rPr>
        <w:t>,8</w:t>
      </w:r>
      <w:r w:rsidR="00D919A8">
        <w:rPr>
          <w:rFonts w:ascii="Times New Roman" w:eastAsia="Times New Roman" w:hAnsi="Times New Roman" w:cs="Times New Roman"/>
        </w:rPr>
        <w:t xml:space="preserve">, </w:t>
      </w:r>
      <w:r>
        <w:rPr>
          <w:rFonts w:ascii="Times New Roman" w:eastAsia="Times New Roman" w:hAnsi="Times New Roman" w:cs="Times New Roman"/>
        </w:rPr>
        <w:t>George Warimwe</w:t>
      </w:r>
      <w:r>
        <w:rPr>
          <w:rFonts w:ascii="Times New Roman" w:eastAsia="Times New Roman" w:hAnsi="Times New Roman" w:cs="Times New Roman"/>
          <w:vertAlign w:val="superscript"/>
        </w:rPr>
        <w:t>2,7</w:t>
      </w:r>
      <w:r>
        <w:rPr>
          <w:rFonts w:ascii="Times New Roman" w:eastAsia="Times New Roman" w:hAnsi="Times New Roman" w:cs="Times New Roman"/>
        </w:rPr>
        <w:t>, J Anthony G Scott</w:t>
      </w:r>
      <w:r>
        <w:rPr>
          <w:rFonts w:ascii="Times New Roman" w:eastAsia="Times New Roman" w:hAnsi="Times New Roman" w:cs="Times New Roman"/>
          <w:vertAlign w:val="superscript"/>
        </w:rPr>
        <w:t>2,8</w:t>
      </w:r>
      <w:r>
        <w:rPr>
          <w:rFonts w:ascii="Times New Roman" w:eastAsia="Times New Roman" w:hAnsi="Times New Roman" w:cs="Times New Roman"/>
        </w:rPr>
        <w:t>, Ambrose Agweyu</w:t>
      </w:r>
      <w:r>
        <w:rPr>
          <w:rFonts w:ascii="Times New Roman" w:eastAsia="Times New Roman" w:hAnsi="Times New Roman" w:cs="Times New Roman"/>
          <w:vertAlign w:val="superscript"/>
        </w:rPr>
        <w:t>2,8</w:t>
      </w:r>
      <w:r>
        <w:rPr>
          <w:rFonts w:ascii="Times New Roman" w:eastAsia="Times New Roman" w:hAnsi="Times New Roman" w:cs="Times New Roman"/>
        </w:rPr>
        <w:t>, Eunice Wangeci Kagucia</w:t>
      </w:r>
      <w:r>
        <w:rPr>
          <w:rFonts w:ascii="Times New Roman" w:eastAsia="Times New Roman" w:hAnsi="Times New Roman" w:cs="Times New Roman"/>
          <w:vertAlign w:val="superscript"/>
        </w:rPr>
        <w:t>2</w:t>
      </w:r>
    </w:p>
    <w:p w14:paraId="12A018B5" w14:textId="77777777" w:rsidR="00E76E02" w:rsidRDefault="00125075" w:rsidP="00105C0E">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Institutions </w:t>
      </w:r>
    </w:p>
    <w:p w14:paraId="22E094D3" w14:textId="06F9EA99"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1</w:t>
      </w:r>
      <w:r>
        <w:rPr>
          <w:rFonts w:ascii="Times New Roman" w:eastAsia="Times New Roman" w:hAnsi="Times New Roman" w:cs="Times New Roman"/>
          <w:color w:val="000000"/>
          <w:sz w:val="22"/>
          <w:szCs w:val="22"/>
        </w:rPr>
        <w:t>Charite Center for Global Health, Charite Universitätsmedizin Berli</w:t>
      </w:r>
      <w:r w:rsidR="00D72A4D">
        <w:rPr>
          <w:rFonts w:ascii="Times New Roman" w:eastAsia="Times New Roman" w:hAnsi="Times New Roman" w:cs="Times New Roman"/>
          <w:color w:val="000000"/>
          <w:sz w:val="22"/>
          <w:szCs w:val="22"/>
        </w:rPr>
        <w:t>n</w:t>
      </w:r>
    </w:p>
    <w:p w14:paraId="1CBA2E8F" w14:textId="17579A6C"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2</w:t>
      </w:r>
      <w:r>
        <w:rPr>
          <w:rFonts w:ascii="Times New Roman" w:eastAsia="Times New Roman" w:hAnsi="Times New Roman" w:cs="Times New Roman"/>
          <w:color w:val="000000"/>
          <w:sz w:val="22"/>
          <w:szCs w:val="22"/>
        </w:rPr>
        <w:t xml:space="preserve">KEMRI-Wellcome Trust Research </w:t>
      </w:r>
      <w:r w:rsidR="00D919A8">
        <w:rPr>
          <w:rFonts w:ascii="Times New Roman" w:eastAsia="Times New Roman" w:hAnsi="Times New Roman" w:cs="Times New Roman"/>
          <w:color w:val="000000"/>
          <w:sz w:val="22"/>
          <w:szCs w:val="22"/>
        </w:rPr>
        <w:t>P</w:t>
      </w:r>
      <w:r>
        <w:rPr>
          <w:rFonts w:ascii="Times New Roman" w:eastAsia="Times New Roman" w:hAnsi="Times New Roman" w:cs="Times New Roman"/>
          <w:color w:val="000000"/>
          <w:sz w:val="22"/>
          <w:szCs w:val="22"/>
        </w:rPr>
        <w:t>rogram</w:t>
      </w:r>
      <w:r w:rsidR="00D919A8">
        <w:rPr>
          <w:rFonts w:ascii="Times New Roman" w:eastAsia="Times New Roman" w:hAnsi="Times New Roman" w:cs="Times New Roman"/>
          <w:color w:val="000000"/>
          <w:sz w:val="22"/>
          <w:szCs w:val="22"/>
        </w:rPr>
        <w:t>me</w:t>
      </w:r>
      <w:r>
        <w:rPr>
          <w:rFonts w:ascii="Times New Roman" w:eastAsia="Times New Roman" w:hAnsi="Times New Roman" w:cs="Times New Roman"/>
          <w:color w:val="000000"/>
          <w:sz w:val="22"/>
          <w:szCs w:val="22"/>
        </w:rPr>
        <w:t>, Kilifi Kenya</w:t>
      </w:r>
    </w:p>
    <w:p w14:paraId="2D98D780"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3</w:t>
      </w:r>
      <w:r>
        <w:rPr>
          <w:rFonts w:ascii="Times New Roman" w:eastAsia="Times New Roman" w:hAnsi="Times New Roman" w:cs="Times New Roman"/>
          <w:color w:val="000000"/>
          <w:sz w:val="22"/>
          <w:szCs w:val="22"/>
        </w:rPr>
        <w:t>KEMRI Center for Global Health Research, Kisumu, Kenya</w:t>
      </w:r>
    </w:p>
    <w:p w14:paraId="5B902224"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4</w:t>
      </w:r>
      <w:r>
        <w:rPr>
          <w:rFonts w:ascii="Times New Roman" w:eastAsia="Times New Roman" w:hAnsi="Times New Roman" w:cs="Times New Roman"/>
          <w:color w:val="000000"/>
          <w:sz w:val="22"/>
          <w:szCs w:val="22"/>
        </w:rPr>
        <w:t>US Centers for Disease Control and Prevention, Nairobi, Kenya</w:t>
      </w:r>
    </w:p>
    <w:p w14:paraId="437A9459"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5</w:t>
      </w:r>
      <w:r>
        <w:rPr>
          <w:rFonts w:ascii="Times New Roman" w:eastAsia="Times New Roman" w:hAnsi="Times New Roman" w:cs="Times New Roman"/>
          <w:color w:val="000000"/>
          <w:sz w:val="22"/>
          <w:szCs w:val="22"/>
        </w:rPr>
        <w:t>African Population and Health Research Center, Nairobi, Kenya</w:t>
      </w:r>
    </w:p>
    <w:p w14:paraId="5099E8EE"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6</w:t>
      </w:r>
      <w:r>
        <w:rPr>
          <w:rFonts w:ascii="Times New Roman" w:eastAsia="Times New Roman" w:hAnsi="Times New Roman" w:cs="Times New Roman"/>
          <w:color w:val="000000"/>
          <w:sz w:val="22"/>
          <w:szCs w:val="22"/>
        </w:rPr>
        <w:t>Johns Hopkins Bloomberg School of Public Health, Baltimore, Maryland, US</w:t>
      </w:r>
    </w:p>
    <w:p w14:paraId="3B89E10E"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7</w:t>
      </w:r>
      <w:r>
        <w:rPr>
          <w:rFonts w:ascii="Times New Roman" w:eastAsia="Times New Roman" w:hAnsi="Times New Roman" w:cs="Times New Roman"/>
          <w:color w:val="000000"/>
          <w:sz w:val="22"/>
          <w:szCs w:val="22"/>
        </w:rPr>
        <w:t>Nuffield Department of Medicine, Oxford University, Oxford, UK</w:t>
      </w:r>
    </w:p>
    <w:p w14:paraId="338BB3D3"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8</w:t>
      </w:r>
      <w:r>
        <w:rPr>
          <w:rFonts w:ascii="Times New Roman" w:eastAsia="Times New Roman" w:hAnsi="Times New Roman" w:cs="Times New Roman"/>
          <w:color w:val="000000"/>
          <w:sz w:val="22"/>
          <w:szCs w:val="22"/>
        </w:rPr>
        <w:t>London School of Hygiene and Tropical Medicine, London, UK</w:t>
      </w:r>
    </w:p>
    <w:p w14:paraId="117E620C" w14:textId="77777777" w:rsidR="00E76E02" w:rsidRDefault="00E76E02" w:rsidP="00105C0E">
      <w:pPr>
        <w:spacing w:line="480" w:lineRule="auto"/>
        <w:rPr>
          <w:rFonts w:ascii="Times New Roman" w:eastAsia="Times New Roman" w:hAnsi="Times New Roman" w:cs="Times New Roman"/>
          <w:color w:val="000000"/>
          <w:sz w:val="22"/>
          <w:szCs w:val="22"/>
        </w:rPr>
      </w:pPr>
    </w:p>
    <w:p w14:paraId="38842945" w14:textId="77777777" w:rsidR="00E76E02" w:rsidRDefault="00125075" w:rsidP="00105C0E">
      <w:pPr>
        <w:spacing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Corresponding author: Augustine Masinde Email: </w:t>
      </w:r>
      <w:hyperlink r:id="rId9" w:history="1">
        <w:r w:rsidR="00E76E02">
          <w:rPr>
            <w:rStyle w:val="Hyperlink"/>
            <w:rFonts w:ascii="Times New Roman" w:eastAsia="Times New Roman" w:hAnsi="Times New Roman" w:cs="Times New Roman"/>
            <w:sz w:val="22"/>
            <w:szCs w:val="22"/>
          </w:rPr>
          <w:t>augustine.masinde@charite.de</w:t>
        </w:r>
      </w:hyperlink>
      <w:r>
        <w:rPr>
          <w:rFonts w:ascii="Times New Roman" w:eastAsia="Times New Roman" w:hAnsi="Times New Roman" w:cs="Times New Roman"/>
          <w:color w:val="000000"/>
          <w:sz w:val="22"/>
          <w:szCs w:val="22"/>
        </w:rPr>
        <w:t xml:space="preserve"> </w:t>
      </w:r>
    </w:p>
    <w:p w14:paraId="41301DC6" w14:textId="77777777" w:rsidR="00E76E02" w:rsidRDefault="00125075" w:rsidP="00105C0E">
      <w:pPr>
        <w:spacing w:line="480" w:lineRule="auto"/>
        <w:rPr>
          <w:rFonts w:ascii="Times New Roman" w:eastAsia="Times New Roman" w:hAnsi="Times New Roman" w:cs="Times New Roman"/>
        </w:rPr>
      </w:pPr>
      <w:r>
        <w:rPr>
          <w:rFonts w:ascii="Times New Roman" w:eastAsia="Times New Roman" w:hAnsi="Times New Roman" w:cs="Times New Roman"/>
        </w:rPr>
        <w:br w:type="page"/>
      </w:r>
    </w:p>
    <w:p w14:paraId="66B98FBF" w14:textId="77777777" w:rsidR="006E443F" w:rsidRDefault="00125075" w:rsidP="006E443F">
      <w:pPr>
        <w:pStyle w:val="Heading1"/>
        <w:spacing w:line="480" w:lineRule="auto"/>
      </w:pPr>
      <w:r>
        <w:lastRenderedPageBreak/>
        <w:t xml:space="preserve">Summary </w:t>
      </w:r>
    </w:p>
    <w:p w14:paraId="27A4FEA4" w14:textId="78155DBA" w:rsidR="006E443F" w:rsidRDefault="00125075" w:rsidP="006E443F">
      <w:pPr>
        <w:pStyle w:val="Heading1"/>
        <w:spacing w:line="480" w:lineRule="auto"/>
      </w:pPr>
      <w:r>
        <w:t>Background</w:t>
      </w:r>
    </w:p>
    <w:p w14:paraId="75BFCE6B" w14:textId="255E2458" w:rsidR="00E76E02" w:rsidRPr="006E443F" w:rsidRDefault="00566F48" w:rsidP="006E443F">
      <w:pPr>
        <w:pStyle w:val="Heading1"/>
        <w:spacing w:line="480" w:lineRule="auto"/>
        <w:jc w:val="both"/>
        <w:rPr>
          <w:color w:val="000000" w:themeColor="text1"/>
        </w:rPr>
      </w:pPr>
      <w:r w:rsidRPr="006E443F">
        <w:rPr>
          <w:rFonts w:ascii="Times New Roman" w:eastAsia="Times New Roman" w:hAnsi="Times New Roman" w:cs="Times New Roman"/>
          <w:color w:val="000000" w:themeColor="text1"/>
          <w:sz w:val="22"/>
          <w:szCs w:val="22"/>
        </w:rPr>
        <w:t xml:space="preserve">Serosurveillance </w:t>
      </w:r>
      <w:r w:rsidR="000A7E53" w:rsidRPr="006E443F">
        <w:rPr>
          <w:rFonts w:ascii="Times New Roman" w:eastAsia="Times New Roman" w:hAnsi="Times New Roman" w:cs="Times New Roman"/>
          <w:color w:val="000000" w:themeColor="text1"/>
          <w:sz w:val="22"/>
          <w:szCs w:val="22"/>
        </w:rPr>
        <w:t xml:space="preserve">is a powerful tool </w:t>
      </w:r>
      <w:r w:rsidR="002B47BF" w:rsidRPr="006E443F">
        <w:rPr>
          <w:rFonts w:ascii="Times New Roman" w:eastAsia="Times New Roman" w:hAnsi="Times New Roman" w:cs="Times New Roman"/>
          <w:color w:val="000000" w:themeColor="text1"/>
          <w:sz w:val="22"/>
          <w:szCs w:val="22"/>
        </w:rPr>
        <w:t>for</w:t>
      </w:r>
      <w:r w:rsidR="000A7E53" w:rsidRPr="006E443F">
        <w:rPr>
          <w:rFonts w:ascii="Times New Roman" w:eastAsia="Times New Roman" w:hAnsi="Times New Roman" w:cs="Times New Roman"/>
          <w:color w:val="000000" w:themeColor="text1"/>
          <w:sz w:val="22"/>
          <w:szCs w:val="22"/>
        </w:rPr>
        <w:t xml:space="preserve"> </w:t>
      </w:r>
      <w:r w:rsidR="002B47BF" w:rsidRPr="006E443F">
        <w:rPr>
          <w:rFonts w:ascii="Times New Roman" w:eastAsia="Times New Roman" w:hAnsi="Times New Roman" w:cs="Times New Roman"/>
          <w:color w:val="000000" w:themeColor="text1"/>
          <w:sz w:val="22"/>
          <w:szCs w:val="22"/>
        </w:rPr>
        <w:t>estimating the extent of</w:t>
      </w:r>
      <w:r w:rsidR="00BB6DCE" w:rsidRPr="006E443F">
        <w:rPr>
          <w:rFonts w:ascii="Times New Roman" w:eastAsia="Times New Roman" w:hAnsi="Times New Roman" w:cs="Times New Roman"/>
          <w:color w:val="000000" w:themeColor="text1"/>
          <w:sz w:val="22"/>
          <w:szCs w:val="22"/>
        </w:rPr>
        <w:t xml:space="preserve"> </w:t>
      </w:r>
      <w:r w:rsidR="000A7E53" w:rsidRPr="006E443F">
        <w:rPr>
          <w:rFonts w:ascii="Times New Roman" w:eastAsia="Times New Roman" w:hAnsi="Times New Roman" w:cs="Times New Roman"/>
          <w:color w:val="000000" w:themeColor="text1"/>
          <w:sz w:val="22"/>
          <w:szCs w:val="22"/>
        </w:rPr>
        <w:t>arboviral infections</w:t>
      </w:r>
      <w:r w:rsidR="00E76C3D" w:rsidRPr="006E443F">
        <w:rPr>
          <w:rFonts w:ascii="Times New Roman" w:eastAsia="Times New Roman" w:hAnsi="Times New Roman" w:cs="Times New Roman"/>
          <w:color w:val="000000" w:themeColor="text1"/>
          <w:sz w:val="22"/>
          <w:szCs w:val="22"/>
        </w:rPr>
        <w:t xml:space="preserve"> missed </w:t>
      </w:r>
      <w:r w:rsidRPr="006E443F">
        <w:rPr>
          <w:rFonts w:ascii="Times New Roman" w:eastAsia="Times New Roman" w:hAnsi="Times New Roman" w:cs="Times New Roman"/>
          <w:color w:val="000000" w:themeColor="text1"/>
          <w:sz w:val="22"/>
          <w:szCs w:val="22"/>
        </w:rPr>
        <w:t xml:space="preserve">by routine </w:t>
      </w:r>
      <w:r w:rsidR="00F16A0B" w:rsidRPr="006E443F">
        <w:rPr>
          <w:rFonts w:ascii="Times New Roman" w:eastAsia="Times New Roman" w:hAnsi="Times New Roman" w:cs="Times New Roman"/>
          <w:color w:val="000000" w:themeColor="text1"/>
          <w:sz w:val="22"/>
          <w:szCs w:val="22"/>
        </w:rPr>
        <w:t xml:space="preserve">case-based </w:t>
      </w:r>
      <w:r w:rsidRPr="006E443F">
        <w:rPr>
          <w:rFonts w:ascii="Times New Roman" w:eastAsia="Times New Roman" w:hAnsi="Times New Roman" w:cs="Times New Roman"/>
          <w:color w:val="000000" w:themeColor="text1"/>
          <w:sz w:val="22"/>
          <w:szCs w:val="22"/>
        </w:rPr>
        <w:t>surveillance</w:t>
      </w:r>
      <w:r w:rsidR="00534831" w:rsidRPr="006E443F">
        <w:rPr>
          <w:rFonts w:ascii="Times New Roman" w:eastAsia="Times New Roman" w:hAnsi="Times New Roman" w:cs="Times New Roman"/>
          <w:color w:val="000000" w:themeColor="text1"/>
          <w:sz w:val="22"/>
          <w:szCs w:val="22"/>
        </w:rPr>
        <w:t xml:space="preserve"> and the protection against disease at population level</w:t>
      </w:r>
      <w:r w:rsidRPr="006E443F">
        <w:rPr>
          <w:rFonts w:ascii="Times New Roman" w:eastAsia="Times New Roman" w:hAnsi="Times New Roman" w:cs="Times New Roman"/>
          <w:color w:val="000000" w:themeColor="text1"/>
          <w:sz w:val="22"/>
          <w:szCs w:val="22"/>
        </w:rPr>
        <w:t xml:space="preserve">. We </w:t>
      </w:r>
      <w:r w:rsidR="00534831" w:rsidRPr="006E443F">
        <w:rPr>
          <w:rFonts w:ascii="Times New Roman" w:eastAsia="Times New Roman" w:hAnsi="Times New Roman" w:cs="Times New Roman"/>
          <w:color w:val="000000" w:themeColor="text1"/>
          <w:sz w:val="22"/>
          <w:szCs w:val="22"/>
        </w:rPr>
        <w:t xml:space="preserve">conducted a </w:t>
      </w:r>
      <w:r w:rsidR="00BB3E8E" w:rsidRPr="006E443F">
        <w:rPr>
          <w:rFonts w:ascii="Times New Roman" w:eastAsia="Times New Roman" w:hAnsi="Times New Roman" w:cs="Times New Roman"/>
          <w:color w:val="000000" w:themeColor="text1"/>
          <w:sz w:val="22"/>
          <w:szCs w:val="22"/>
        </w:rPr>
        <w:t xml:space="preserve">seroprevalence </w:t>
      </w:r>
      <w:r w:rsidR="00534831" w:rsidRPr="006E443F">
        <w:rPr>
          <w:rFonts w:ascii="Times New Roman" w:eastAsia="Times New Roman" w:hAnsi="Times New Roman" w:cs="Times New Roman"/>
          <w:color w:val="000000" w:themeColor="text1"/>
          <w:sz w:val="22"/>
          <w:szCs w:val="22"/>
        </w:rPr>
        <w:t xml:space="preserve">survey for </w:t>
      </w:r>
      <w:r w:rsidRPr="006E443F">
        <w:rPr>
          <w:rFonts w:ascii="Times New Roman" w:eastAsia="Times New Roman" w:hAnsi="Times New Roman" w:cs="Times New Roman"/>
          <w:color w:val="000000" w:themeColor="text1"/>
          <w:sz w:val="22"/>
          <w:szCs w:val="22"/>
        </w:rPr>
        <w:t>chikungunya</w:t>
      </w:r>
      <w:r w:rsidR="00CA48A9" w:rsidRPr="006E443F">
        <w:rPr>
          <w:rFonts w:ascii="Times New Roman" w:eastAsia="Times New Roman" w:hAnsi="Times New Roman" w:cs="Times New Roman"/>
          <w:color w:val="000000" w:themeColor="text1"/>
          <w:sz w:val="22"/>
          <w:szCs w:val="22"/>
        </w:rPr>
        <w:t xml:space="preserve"> virus</w:t>
      </w:r>
      <w:r w:rsidRPr="006E443F">
        <w:rPr>
          <w:rFonts w:ascii="Times New Roman" w:eastAsia="Times New Roman" w:hAnsi="Times New Roman" w:cs="Times New Roman"/>
          <w:color w:val="000000" w:themeColor="text1"/>
          <w:sz w:val="22"/>
          <w:szCs w:val="22"/>
        </w:rPr>
        <w:t>, dengue</w:t>
      </w:r>
      <w:r w:rsidR="00CA48A9" w:rsidRPr="006E443F">
        <w:rPr>
          <w:rFonts w:ascii="Times New Roman" w:eastAsia="Times New Roman" w:hAnsi="Times New Roman" w:cs="Times New Roman"/>
          <w:color w:val="000000" w:themeColor="text1"/>
          <w:sz w:val="22"/>
          <w:szCs w:val="22"/>
        </w:rPr>
        <w:t xml:space="preserve"> virus</w:t>
      </w:r>
      <w:r w:rsidRPr="006E443F">
        <w:rPr>
          <w:rFonts w:ascii="Times New Roman" w:eastAsia="Times New Roman" w:hAnsi="Times New Roman" w:cs="Times New Roman"/>
          <w:color w:val="000000" w:themeColor="text1"/>
          <w:sz w:val="22"/>
          <w:szCs w:val="22"/>
        </w:rPr>
        <w:t xml:space="preserve">, and Rift Valley Fever </w:t>
      </w:r>
      <w:r w:rsidR="00105C0E" w:rsidRPr="006E443F">
        <w:rPr>
          <w:rFonts w:ascii="Times New Roman" w:eastAsia="Times New Roman" w:hAnsi="Times New Roman" w:cs="Times New Roman"/>
          <w:color w:val="000000" w:themeColor="text1"/>
          <w:sz w:val="22"/>
          <w:szCs w:val="22"/>
        </w:rPr>
        <w:t>virus across</w:t>
      </w:r>
      <w:r w:rsidRPr="006E443F">
        <w:rPr>
          <w:rFonts w:ascii="Times New Roman" w:eastAsia="Times New Roman" w:hAnsi="Times New Roman" w:cs="Times New Roman"/>
          <w:color w:val="000000" w:themeColor="text1"/>
          <w:sz w:val="22"/>
          <w:szCs w:val="22"/>
        </w:rPr>
        <w:t xml:space="preserve"> five health and demographic surveillance system sites in Kenya.</w:t>
      </w:r>
    </w:p>
    <w:p w14:paraId="5A5EDED9" w14:textId="77777777" w:rsidR="00E76E02" w:rsidRDefault="00125075" w:rsidP="00105C0E">
      <w:pPr>
        <w:spacing w:line="480" w:lineRule="auto"/>
        <w:jc w:val="both"/>
        <w:rPr>
          <w:rFonts w:asciiTheme="majorHAnsi" w:eastAsiaTheme="majorEastAsia" w:hAnsiTheme="majorHAnsi" w:cstheme="majorBidi"/>
          <w:color w:val="000000" w:themeColor="text1"/>
          <w:sz w:val="22"/>
          <w:szCs w:val="22"/>
        </w:rPr>
      </w:pPr>
      <w:r>
        <w:rPr>
          <w:rFonts w:ascii="Times New Roman" w:eastAsia="Times New Roman" w:hAnsi="Times New Roman" w:cs="Times New Roman"/>
          <w:sz w:val="22"/>
          <w:szCs w:val="22"/>
        </w:rPr>
        <w:t>​</w:t>
      </w:r>
      <w:r w:rsidRPr="00E77467">
        <w:rPr>
          <w:rStyle w:val="Heading2Char"/>
        </w:rPr>
        <w:t>Methods</w:t>
      </w:r>
    </w:p>
    <w:p w14:paraId="04980DF7" w14:textId="7FF582BC" w:rsidR="00E76E02" w:rsidRDefault="008D1048" w:rsidP="00105C0E">
      <w:pPr>
        <w:spacing w:line="480" w:lineRule="auto"/>
        <w:jc w:val="both"/>
        <w:rPr>
          <w:rFonts w:ascii="Times New Roman" w:eastAsia="Times New Roman" w:hAnsi="Times New Roman" w:cs="Times New Roman"/>
          <w:b/>
          <w:bCs/>
          <w:sz w:val="22"/>
          <w:szCs w:val="22"/>
        </w:rPr>
      </w:pPr>
      <w:r>
        <w:rPr>
          <w:rFonts w:ascii="Times New Roman" w:eastAsia="Times New Roman" w:hAnsi="Times New Roman" w:cs="Times New Roman"/>
          <w:sz w:val="22"/>
          <w:szCs w:val="22"/>
        </w:rPr>
        <w:t xml:space="preserve">In this retrospective </w:t>
      </w:r>
      <w:r w:rsidR="00953ADF">
        <w:rPr>
          <w:rFonts w:ascii="Times New Roman" w:eastAsia="Times New Roman" w:hAnsi="Times New Roman" w:cs="Times New Roman"/>
          <w:sz w:val="22"/>
          <w:szCs w:val="22"/>
        </w:rPr>
        <w:t>serosurvey</w:t>
      </w:r>
      <w:r>
        <w:rPr>
          <w:rFonts w:ascii="Times New Roman" w:eastAsia="Times New Roman" w:hAnsi="Times New Roman" w:cs="Times New Roman"/>
          <w:sz w:val="22"/>
          <w:szCs w:val="22"/>
        </w:rPr>
        <w:t xml:space="preserve">, we </w:t>
      </w:r>
      <w:r w:rsidR="00685FAF">
        <w:rPr>
          <w:rFonts w:ascii="Times New Roman" w:eastAsia="Times New Roman" w:hAnsi="Times New Roman" w:cs="Times New Roman"/>
          <w:sz w:val="22"/>
          <w:szCs w:val="22"/>
        </w:rPr>
        <w:t>tested</w:t>
      </w:r>
      <w:r>
        <w:rPr>
          <w:rFonts w:ascii="Times New Roman" w:eastAsia="Times New Roman" w:hAnsi="Times New Roman" w:cs="Times New Roman"/>
          <w:sz w:val="22"/>
          <w:szCs w:val="22"/>
        </w:rPr>
        <w:t xml:space="preserve"> banked plasma samples collected</w:t>
      </w:r>
      <w:r w:rsidR="002B47BF">
        <w:rPr>
          <w:rFonts w:ascii="Times New Roman" w:eastAsia="Times New Roman" w:hAnsi="Times New Roman" w:cs="Times New Roman"/>
          <w:sz w:val="22"/>
          <w:szCs w:val="22"/>
        </w:rPr>
        <w:t xml:space="preserve"> in 2022</w:t>
      </w:r>
      <w:r w:rsidR="00DF6799">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during COVID-19 serosurveys </w:t>
      </w:r>
      <w:r w:rsidR="00CA48A9">
        <w:rPr>
          <w:rFonts w:ascii="Times New Roman" w:eastAsia="Times New Roman" w:hAnsi="Times New Roman" w:cs="Times New Roman"/>
          <w:sz w:val="22"/>
          <w:szCs w:val="22"/>
        </w:rPr>
        <w:t>among</w:t>
      </w:r>
      <w:r w:rsidR="00685FAF">
        <w:rPr>
          <w:rFonts w:ascii="Times New Roman" w:eastAsia="Times New Roman" w:hAnsi="Times New Roman" w:cs="Times New Roman"/>
          <w:sz w:val="22"/>
          <w:szCs w:val="22"/>
        </w:rPr>
        <w:t xml:space="preserve"> randomly selected</w:t>
      </w:r>
      <w:r>
        <w:rPr>
          <w:rFonts w:ascii="Times New Roman" w:eastAsia="Times New Roman" w:hAnsi="Times New Roman" w:cs="Times New Roman"/>
          <w:sz w:val="22"/>
          <w:szCs w:val="22"/>
        </w:rPr>
        <w:t xml:space="preserve"> residents of five </w:t>
      </w:r>
      <w:r w:rsidR="00704DF6">
        <w:rPr>
          <w:rFonts w:ascii="Times New Roman" w:eastAsia="Times New Roman" w:hAnsi="Times New Roman" w:cs="Times New Roman"/>
          <w:sz w:val="22"/>
          <w:szCs w:val="22"/>
        </w:rPr>
        <w:t xml:space="preserve">health and demographic surveillance </w:t>
      </w:r>
      <w:r>
        <w:rPr>
          <w:rFonts w:ascii="Times New Roman" w:eastAsia="Times New Roman" w:hAnsi="Times New Roman" w:cs="Times New Roman"/>
          <w:sz w:val="22"/>
          <w:szCs w:val="22"/>
        </w:rPr>
        <w:t xml:space="preserve">sites in Kilifi, Korogocho/Viwandani (Nairobi), Kibera (Nairobi), Manyatta (Kisumu) and Asembo (Siaya). </w:t>
      </w:r>
      <w:r w:rsidR="007A4DD5">
        <w:rPr>
          <w:rFonts w:ascii="Times New Roman" w:eastAsia="Times New Roman" w:hAnsi="Times New Roman" w:cs="Times New Roman"/>
          <w:sz w:val="22"/>
          <w:szCs w:val="22"/>
        </w:rPr>
        <w:t xml:space="preserve">Samples were </w:t>
      </w:r>
      <w:r w:rsidR="00CA48A9">
        <w:rPr>
          <w:rFonts w:ascii="Times New Roman" w:eastAsia="Times New Roman" w:hAnsi="Times New Roman" w:cs="Times New Roman"/>
          <w:sz w:val="22"/>
          <w:szCs w:val="22"/>
        </w:rPr>
        <w:t>tested</w:t>
      </w:r>
      <w:r w:rsidR="007A4DD5">
        <w:rPr>
          <w:rFonts w:ascii="Times New Roman" w:eastAsia="Times New Roman" w:hAnsi="Times New Roman" w:cs="Times New Roman"/>
          <w:sz w:val="22"/>
          <w:szCs w:val="22"/>
        </w:rPr>
        <w:t xml:space="preserve"> for</w:t>
      </w:r>
      <w:r w:rsidR="00704DF6">
        <w:rPr>
          <w:rFonts w:ascii="Times New Roman" w:eastAsia="Times New Roman" w:hAnsi="Times New Roman" w:cs="Times New Roman"/>
          <w:sz w:val="22"/>
          <w:szCs w:val="22"/>
        </w:rPr>
        <w:t xml:space="preserve"> chikungunya</w:t>
      </w:r>
      <w:r w:rsidR="007A4DD5">
        <w:rPr>
          <w:rFonts w:ascii="Times New Roman" w:eastAsia="Times New Roman" w:hAnsi="Times New Roman" w:cs="Times New Roman"/>
          <w:sz w:val="22"/>
          <w:szCs w:val="22"/>
        </w:rPr>
        <w:t xml:space="preserve">, </w:t>
      </w:r>
      <w:r w:rsidR="00704DF6">
        <w:rPr>
          <w:rFonts w:ascii="Times New Roman" w:eastAsia="Times New Roman" w:hAnsi="Times New Roman" w:cs="Times New Roman"/>
          <w:sz w:val="22"/>
          <w:szCs w:val="22"/>
        </w:rPr>
        <w:t>dengue</w:t>
      </w:r>
      <w:r w:rsidR="007A4DD5">
        <w:rPr>
          <w:rFonts w:ascii="Times New Roman" w:eastAsia="Times New Roman" w:hAnsi="Times New Roman" w:cs="Times New Roman"/>
          <w:sz w:val="22"/>
          <w:szCs w:val="22"/>
        </w:rPr>
        <w:t xml:space="preserve">, and </w:t>
      </w:r>
      <w:r w:rsidR="00CA48A9">
        <w:rPr>
          <w:rFonts w:ascii="Times New Roman" w:eastAsia="Times New Roman" w:hAnsi="Times New Roman" w:cs="Times New Roman"/>
          <w:sz w:val="22"/>
          <w:szCs w:val="22"/>
        </w:rPr>
        <w:t>R</w:t>
      </w:r>
      <w:r w:rsidR="00704DF6">
        <w:rPr>
          <w:rFonts w:ascii="Times New Roman" w:eastAsia="Times New Roman" w:hAnsi="Times New Roman" w:cs="Times New Roman"/>
          <w:sz w:val="22"/>
          <w:szCs w:val="22"/>
        </w:rPr>
        <w:t>ift Valley Fever virus</w:t>
      </w:r>
      <w:r w:rsidR="006D30F2">
        <w:rPr>
          <w:rFonts w:ascii="Times New Roman" w:eastAsia="Times New Roman" w:hAnsi="Times New Roman" w:cs="Times New Roman"/>
          <w:sz w:val="22"/>
          <w:szCs w:val="22"/>
        </w:rPr>
        <w:t xml:space="preserve"> immunoglobulin G </w:t>
      </w:r>
      <w:r w:rsidR="00BC0B08">
        <w:rPr>
          <w:rFonts w:ascii="Times New Roman" w:eastAsia="Times New Roman" w:hAnsi="Times New Roman" w:cs="Times New Roman"/>
          <w:sz w:val="22"/>
          <w:szCs w:val="22"/>
        </w:rPr>
        <w:t xml:space="preserve">antibodies </w:t>
      </w:r>
      <w:r>
        <w:rPr>
          <w:rFonts w:ascii="Times New Roman" w:eastAsia="Times New Roman" w:hAnsi="Times New Roman" w:cs="Times New Roman"/>
          <w:sz w:val="22"/>
          <w:szCs w:val="22"/>
        </w:rPr>
        <w:t>using a multiplex Luminex assay</w:t>
      </w:r>
      <w:r w:rsidR="006D30F2">
        <w:rPr>
          <w:rFonts w:ascii="Times New Roman" w:eastAsia="Times New Roman" w:hAnsi="Times New Roman" w:cs="Times New Roman"/>
          <w:sz w:val="22"/>
          <w:szCs w:val="22"/>
        </w:rPr>
        <w:t xml:space="preserve"> validated against pathogen-specific focus reduction neutralization tests</w:t>
      </w:r>
      <w:r>
        <w:rPr>
          <w:rFonts w:ascii="Times New Roman" w:eastAsia="Times New Roman" w:hAnsi="Times New Roman" w:cs="Times New Roman"/>
          <w:sz w:val="22"/>
          <w:szCs w:val="22"/>
        </w:rPr>
        <w:t xml:space="preserve">. </w:t>
      </w:r>
      <w:r w:rsidR="007A4DD5">
        <w:rPr>
          <w:rFonts w:ascii="Times New Roman" w:eastAsia="Times New Roman" w:hAnsi="Times New Roman" w:cs="Times New Roman"/>
          <w:sz w:val="22"/>
          <w:szCs w:val="22"/>
        </w:rPr>
        <w:t>P</w:t>
      </w:r>
      <w:r w:rsidR="004A212F">
        <w:rPr>
          <w:rFonts w:ascii="Times New Roman" w:eastAsia="Times New Roman" w:hAnsi="Times New Roman" w:cs="Times New Roman"/>
          <w:sz w:val="22"/>
          <w:szCs w:val="22"/>
        </w:rPr>
        <w:t>opul</w:t>
      </w:r>
      <w:r w:rsidR="00AA34EA">
        <w:rPr>
          <w:rFonts w:ascii="Times New Roman" w:eastAsia="Times New Roman" w:hAnsi="Times New Roman" w:cs="Times New Roman"/>
          <w:sz w:val="22"/>
          <w:szCs w:val="22"/>
        </w:rPr>
        <w:t xml:space="preserve">ation-level </w:t>
      </w:r>
      <w:r w:rsidR="00534831">
        <w:rPr>
          <w:rFonts w:ascii="Times New Roman" w:eastAsia="Times New Roman" w:hAnsi="Times New Roman" w:cs="Times New Roman"/>
          <w:sz w:val="22"/>
          <w:szCs w:val="22"/>
        </w:rPr>
        <w:t xml:space="preserve">prevalence of protective </w:t>
      </w:r>
      <w:r w:rsidR="00DE55B6">
        <w:rPr>
          <w:rFonts w:ascii="Times New Roman" w:eastAsia="Times New Roman" w:hAnsi="Times New Roman" w:cs="Times New Roman"/>
          <w:sz w:val="22"/>
          <w:szCs w:val="22"/>
        </w:rPr>
        <w:t>antibodies</w:t>
      </w:r>
      <w:r>
        <w:rPr>
          <w:rFonts w:ascii="Times New Roman" w:eastAsia="Times New Roman" w:hAnsi="Times New Roman" w:cs="Times New Roman"/>
          <w:sz w:val="22"/>
          <w:szCs w:val="22"/>
        </w:rPr>
        <w:t xml:space="preserve"> </w:t>
      </w:r>
      <w:r w:rsidR="007A4DD5">
        <w:rPr>
          <w:rFonts w:ascii="Times New Roman" w:eastAsia="Times New Roman" w:hAnsi="Times New Roman" w:cs="Times New Roman"/>
          <w:sz w:val="22"/>
          <w:szCs w:val="22"/>
        </w:rPr>
        <w:t xml:space="preserve">was estimated </w:t>
      </w:r>
      <w:r>
        <w:rPr>
          <w:rFonts w:ascii="Times New Roman" w:eastAsia="Times New Roman" w:hAnsi="Times New Roman" w:cs="Times New Roman"/>
          <w:sz w:val="22"/>
          <w:szCs w:val="22"/>
        </w:rPr>
        <w:t>account</w:t>
      </w:r>
      <w:r w:rsidR="00C6618B">
        <w:rPr>
          <w:rFonts w:ascii="Times New Roman" w:eastAsia="Times New Roman" w:hAnsi="Times New Roman" w:cs="Times New Roman"/>
          <w:sz w:val="22"/>
          <w:szCs w:val="22"/>
        </w:rPr>
        <w:t>ing for</w:t>
      </w:r>
      <w:r>
        <w:rPr>
          <w:rFonts w:ascii="Times New Roman" w:eastAsia="Times New Roman" w:hAnsi="Times New Roman" w:cs="Times New Roman"/>
          <w:sz w:val="22"/>
          <w:szCs w:val="22"/>
        </w:rPr>
        <w:t xml:space="preserve"> </w:t>
      </w:r>
      <w:r w:rsidR="00C6618B">
        <w:rPr>
          <w:rFonts w:ascii="Times New Roman" w:eastAsia="Times New Roman" w:hAnsi="Times New Roman" w:cs="Times New Roman"/>
          <w:sz w:val="22"/>
          <w:szCs w:val="22"/>
        </w:rPr>
        <w:t>test</w:t>
      </w:r>
      <w:r w:rsidR="00F16A0B">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performance</w:t>
      </w:r>
      <w:r w:rsidR="002B47BF">
        <w:rPr>
          <w:rFonts w:ascii="Times New Roman" w:eastAsia="Times New Roman" w:hAnsi="Times New Roman" w:cs="Times New Roman"/>
          <w:sz w:val="22"/>
          <w:szCs w:val="22"/>
        </w:rPr>
        <w:t>,</w:t>
      </w:r>
      <w:r w:rsidR="006D30F2">
        <w:rPr>
          <w:rFonts w:ascii="Times New Roman" w:eastAsia="Times New Roman" w:hAnsi="Times New Roman" w:cs="Times New Roman"/>
          <w:sz w:val="22"/>
          <w:szCs w:val="22"/>
        </w:rPr>
        <w:t xml:space="preserve"> </w:t>
      </w:r>
      <w:r w:rsidR="00E32833">
        <w:rPr>
          <w:rFonts w:ascii="Times New Roman" w:eastAsia="Times New Roman" w:hAnsi="Times New Roman" w:cs="Times New Roman"/>
          <w:sz w:val="22"/>
          <w:szCs w:val="22"/>
        </w:rPr>
        <w:t xml:space="preserve">site-specific </w:t>
      </w:r>
      <w:r>
        <w:rPr>
          <w:rFonts w:ascii="Times New Roman" w:eastAsia="Times New Roman" w:hAnsi="Times New Roman" w:cs="Times New Roman"/>
          <w:sz w:val="22"/>
          <w:szCs w:val="22"/>
        </w:rPr>
        <w:t>age</w:t>
      </w:r>
      <w:r w:rsidR="002B47BF">
        <w:rPr>
          <w:rFonts w:ascii="Times New Roman" w:eastAsia="Times New Roman" w:hAnsi="Times New Roman" w:cs="Times New Roman"/>
          <w:sz w:val="22"/>
          <w:szCs w:val="22"/>
        </w:rPr>
        <w:t xml:space="preserve"> distributions,</w:t>
      </w:r>
      <w:r>
        <w:rPr>
          <w:rFonts w:ascii="Times New Roman" w:eastAsia="Times New Roman" w:hAnsi="Times New Roman" w:cs="Times New Roman"/>
          <w:sz w:val="22"/>
          <w:szCs w:val="22"/>
        </w:rPr>
        <w:t xml:space="preserve"> and</w:t>
      </w:r>
      <w:r w:rsidR="002B47BF">
        <w:rPr>
          <w:rFonts w:ascii="Times New Roman" w:eastAsia="Times New Roman" w:hAnsi="Times New Roman" w:cs="Times New Roman"/>
          <w:sz w:val="22"/>
          <w:szCs w:val="22"/>
        </w:rPr>
        <w:t xml:space="preserve"> site-specific</w:t>
      </w:r>
      <w:r>
        <w:rPr>
          <w:rFonts w:ascii="Times New Roman" w:eastAsia="Times New Roman" w:hAnsi="Times New Roman" w:cs="Times New Roman"/>
          <w:sz w:val="22"/>
          <w:szCs w:val="22"/>
        </w:rPr>
        <w:t xml:space="preserve"> sex distribution</w:t>
      </w:r>
      <w:r w:rsidR="006D30F2">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 </w:t>
      </w:r>
      <w:r w:rsidR="00DE55B6">
        <w:rPr>
          <w:rFonts w:ascii="Times New Roman" w:eastAsia="Times New Roman" w:hAnsi="Times New Roman" w:cs="Times New Roman"/>
          <w:sz w:val="22"/>
          <w:szCs w:val="22"/>
        </w:rPr>
        <w:t>L</w:t>
      </w:r>
      <w:r>
        <w:rPr>
          <w:rFonts w:ascii="Times New Roman" w:eastAsia="Times New Roman" w:hAnsi="Times New Roman" w:cs="Times New Roman"/>
          <w:sz w:val="22"/>
          <w:szCs w:val="22"/>
        </w:rPr>
        <w:t>ogistic regression assess</w:t>
      </w:r>
      <w:r w:rsidR="00DE55B6">
        <w:rPr>
          <w:rFonts w:ascii="Times New Roman" w:eastAsia="Times New Roman" w:hAnsi="Times New Roman" w:cs="Times New Roman"/>
          <w:sz w:val="22"/>
          <w:szCs w:val="22"/>
        </w:rPr>
        <w:t>ed</w:t>
      </w:r>
      <w:r w:rsidR="006D30F2">
        <w:rPr>
          <w:rFonts w:ascii="Times New Roman" w:eastAsia="Times New Roman" w:hAnsi="Times New Roman" w:cs="Times New Roman"/>
          <w:sz w:val="22"/>
          <w:szCs w:val="22"/>
        </w:rPr>
        <w:t xml:space="preserve"> </w:t>
      </w:r>
      <w:r w:rsidRPr="006D30F2">
        <w:rPr>
          <w:rFonts w:ascii="Times New Roman" w:eastAsia="Times New Roman" w:hAnsi="Times New Roman" w:cs="Times New Roman"/>
          <w:sz w:val="22"/>
          <w:szCs w:val="22"/>
        </w:rPr>
        <w:t>association</w:t>
      </w:r>
      <w:r w:rsidR="006D30F2" w:rsidRPr="006D30F2">
        <w:rPr>
          <w:rFonts w:ascii="Times New Roman" w:eastAsia="Times New Roman" w:hAnsi="Times New Roman" w:cs="Times New Roman"/>
          <w:sz w:val="22"/>
          <w:szCs w:val="22"/>
        </w:rPr>
        <w:t>s</w:t>
      </w:r>
      <w:r w:rsidRPr="006D30F2">
        <w:rPr>
          <w:rFonts w:ascii="Times New Roman" w:eastAsia="Times New Roman" w:hAnsi="Times New Roman" w:cs="Times New Roman"/>
          <w:sz w:val="22"/>
          <w:szCs w:val="22"/>
        </w:rPr>
        <w:t xml:space="preserve"> between </w:t>
      </w:r>
      <w:r w:rsidR="00DE55B6">
        <w:rPr>
          <w:rFonts w:ascii="Times New Roman" w:eastAsia="Times New Roman" w:hAnsi="Times New Roman" w:cs="Times New Roman"/>
          <w:sz w:val="22"/>
          <w:szCs w:val="22"/>
        </w:rPr>
        <w:t>protection</w:t>
      </w:r>
      <w:r w:rsidRPr="006D30F2">
        <w:rPr>
          <w:rFonts w:ascii="Times New Roman" w:eastAsia="Times New Roman" w:hAnsi="Times New Roman" w:cs="Times New Roman"/>
          <w:sz w:val="22"/>
          <w:szCs w:val="22"/>
        </w:rPr>
        <w:t xml:space="preserve"> and age and sex. </w:t>
      </w:r>
      <w:r w:rsidR="006D30F2" w:rsidRPr="006D30F2">
        <w:rPr>
          <w:rFonts w:ascii="Times New Roman" w:eastAsia="Times New Roman" w:hAnsi="Times New Roman" w:cs="Times New Roman"/>
          <w:sz w:val="22"/>
          <w:szCs w:val="22"/>
        </w:rPr>
        <w:t xml:space="preserve">We </w:t>
      </w:r>
      <w:r w:rsidR="00DE55B6">
        <w:rPr>
          <w:rFonts w:ascii="Times New Roman" w:eastAsia="Times New Roman" w:hAnsi="Times New Roman" w:cs="Times New Roman"/>
          <w:sz w:val="22"/>
          <w:szCs w:val="22"/>
        </w:rPr>
        <w:t>used</w:t>
      </w:r>
      <w:r w:rsidR="006D30F2" w:rsidRPr="006D30F2">
        <w:rPr>
          <w:rFonts w:ascii="Times New Roman" w:eastAsia="Times New Roman" w:hAnsi="Times New Roman" w:cs="Times New Roman"/>
          <w:sz w:val="22"/>
          <w:szCs w:val="22"/>
        </w:rPr>
        <w:t xml:space="preserve"> </w:t>
      </w:r>
      <w:r w:rsidRPr="006D30F2">
        <w:rPr>
          <w:rFonts w:ascii="Times New Roman" w:eastAsia="Times New Roman" w:hAnsi="Times New Roman" w:cs="Times New Roman"/>
          <w:sz w:val="22"/>
          <w:szCs w:val="22"/>
        </w:rPr>
        <w:t>mixture models of antibody titre distributions</w:t>
      </w:r>
      <w:r w:rsidR="006D30F2" w:rsidRPr="006D30F2">
        <w:rPr>
          <w:rFonts w:ascii="Times New Roman" w:eastAsia="Times New Roman" w:hAnsi="Times New Roman" w:cs="Times New Roman"/>
          <w:sz w:val="22"/>
          <w:szCs w:val="22"/>
        </w:rPr>
        <w:t xml:space="preserve"> </w:t>
      </w:r>
      <w:r w:rsidR="00DE55B6">
        <w:rPr>
          <w:rFonts w:ascii="Times New Roman" w:eastAsia="Times New Roman" w:hAnsi="Times New Roman" w:cs="Times New Roman"/>
          <w:sz w:val="22"/>
          <w:szCs w:val="22"/>
        </w:rPr>
        <w:t xml:space="preserve">to estimate the prevalence of past </w:t>
      </w:r>
      <w:r w:rsidR="00704DF6">
        <w:rPr>
          <w:rFonts w:ascii="Times New Roman" w:eastAsia="Times New Roman" w:hAnsi="Times New Roman" w:cs="Times New Roman"/>
          <w:sz w:val="22"/>
          <w:szCs w:val="22"/>
        </w:rPr>
        <w:t>chikungunya</w:t>
      </w:r>
      <w:r w:rsidR="00DE55B6">
        <w:rPr>
          <w:rFonts w:ascii="Times New Roman" w:eastAsia="Times New Roman" w:hAnsi="Times New Roman" w:cs="Times New Roman"/>
          <w:sz w:val="22"/>
          <w:szCs w:val="22"/>
        </w:rPr>
        <w:t xml:space="preserve"> infection</w:t>
      </w:r>
      <w:r w:rsidRPr="006D30F2">
        <w:rPr>
          <w:rFonts w:ascii="Times New Roman" w:eastAsia="Times New Roman" w:hAnsi="Times New Roman" w:cs="Times New Roman"/>
          <w:sz w:val="22"/>
          <w:szCs w:val="22"/>
        </w:rPr>
        <w:t>.</w:t>
      </w:r>
    </w:p>
    <w:p w14:paraId="585C7C1E" w14:textId="77777777" w:rsidR="00E76E02" w:rsidRDefault="00125075" w:rsidP="00105C0E">
      <w:pPr>
        <w:pStyle w:val="Heading2"/>
        <w:spacing w:line="480" w:lineRule="auto"/>
        <w:rPr>
          <w:rFonts w:eastAsia="Times New Roman"/>
        </w:rPr>
      </w:pPr>
      <w:r w:rsidRPr="00E77467">
        <w:t>Findings</w:t>
      </w:r>
    </w:p>
    <w:p w14:paraId="6F127E5C" w14:textId="384AFF59" w:rsidR="00E76E02" w:rsidRDefault="0047391D" w:rsidP="00105C0E">
      <w:pPr>
        <w:spacing w:line="480" w:lineRule="auto"/>
        <w:jc w:val="both"/>
        <w:rPr>
          <w:rStyle w:val="Heading2Char"/>
          <w:rFonts w:ascii="Times New Roman" w:eastAsia="Times New Roman" w:hAnsi="Times New Roman" w:cs="Times New Roman"/>
          <w:color w:val="auto"/>
          <w:sz w:val="22"/>
          <w:szCs w:val="22"/>
        </w:rPr>
      </w:pPr>
      <w:r>
        <w:rPr>
          <w:rFonts w:ascii="Times New Roman" w:eastAsia="Times New Roman" w:hAnsi="Times New Roman" w:cs="Times New Roman"/>
          <w:sz w:val="22"/>
          <w:szCs w:val="22"/>
        </w:rPr>
        <w:t xml:space="preserve">Among </w:t>
      </w:r>
      <w:r w:rsidR="00DF6799">
        <w:rPr>
          <w:rFonts w:ascii="Times New Roman" w:eastAsia="Times New Roman" w:hAnsi="Times New Roman" w:cs="Times New Roman"/>
          <w:sz w:val="22"/>
          <w:szCs w:val="22"/>
        </w:rPr>
        <w:t xml:space="preserve">4,165 plasma </w:t>
      </w:r>
      <w:r>
        <w:rPr>
          <w:rFonts w:ascii="Times New Roman" w:eastAsia="Times New Roman" w:hAnsi="Times New Roman" w:cs="Times New Roman"/>
          <w:sz w:val="22"/>
          <w:szCs w:val="22"/>
        </w:rPr>
        <w:t>samples analysed,</w:t>
      </w:r>
      <w:r w:rsidR="00DF6799">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the </w:t>
      </w:r>
      <w:r w:rsidR="00DF6799">
        <w:rPr>
          <w:rFonts w:ascii="Times New Roman" w:eastAsia="Times New Roman" w:hAnsi="Times New Roman" w:cs="Times New Roman"/>
          <w:sz w:val="22"/>
          <w:szCs w:val="22"/>
        </w:rPr>
        <w:t xml:space="preserve">prevalence of </w:t>
      </w:r>
      <w:r w:rsidR="00BA148A">
        <w:rPr>
          <w:rFonts w:ascii="Times New Roman" w:eastAsia="Times New Roman" w:hAnsi="Times New Roman" w:cs="Times New Roman"/>
          <w:sz w:val="22"/>
          <w:szCs w:val="22"/>
        </w:rPr>
        <w:t xml:space="preserve">protective </w:t>
      </w:r>
      <w:r w:rsidR="00704DF6">
        <w:rPr>
          <w:rFonts w:ascii="Times New Roman" w:eastAsia="Times New Roman" w:hAnsi="Times New Roman" w:cs="Times New Roman"/>
          <w:sz w:val="22"/>
          <w:szCs w:val="22"/>
        </w:rPr>
        <w:t>chikungunya</w:t>
      </w:r>
      <w:r w:rsidR="00DF6799">
        <w:rPr>
          <w:rFonts w:ascii="Times New Roman" w:eastAsia="Times New Roman" w:hAnsi="Times New Roman" w:cs="Times New Roman"/>
          <w:sz w:val="22"/>
          <w:szCs w:val="22"/>
        </w:rPr>
        <w:t xml:space="preserve"> </w:t>
      </w:r>
      <w:r w:rsidR="00950862">
        <w:rPr>
          <w:rFonts w:ascii="Times New Roman" w:eastAsia="Times New Roman" w:hAnsi="Times New Roman" w:cs="Times New Roman"/>
          <w:sz w:val="22"/>
          <w:szCs w:val="22"/>
        </w:rPr>
        <w:t>IgG</w:t>
      </w:r>
      <w:r w:rsidR="00DF6799">
        <w:rPr>
          <w:rFonts w:ascii="Times New Roman" w:eastAsia="Times New Roman" w:hAnsi="Times New Roman" w:cs="Times New Roman"/>
          <w:sz w:val="22"/>
          <w:szCs w:val="22"/>
        </w:rPr>
        <w:t xml:space="preserve"> antibodies was</w:t>
      </w:r>
      <w:r>
        <w:rPr>
          <w:rFonts w:ascii="Times New Roman" w:eastAsia="Times New Roman" w:hAnsi="Times New Roman" w:cs="Times New Roman"/>
          <w:sz w:val="22"/>
          <w:szCs w:val="22"/>
        </w:rPr>
        <w:t xml:space="preserve"> </w:t>
      </w:r>
      <w:r w:rsidR="00BA148A">
        <w:rPr>
          <w:rFonts w:ascii="Times New Roman" w:eastAsia="Times New Roman" w:hAnsi="Times New Roman" w:cs="Times New Roman"/>
          <w:sz w:val="22"/>
          <w:szCs w:val="22"/>
        </w:rPr>
        <w:t xml:space="preserve">substantially </w:t>
      </w:r>
      <w:r>
        <w:rPr>
          <w:rFonts w:ascii="Times New Roman" w:eastAsia="Times New Roman" w:hAnsi="Times New Roman" w:cs="Times New Roman"/>
          <w:sz w:val="22"/>
          <w:szCs w:val="22"/>
        </w:rPr>
        <w:t>highe</w:t>
      </w:r>
      <w:r w:rsidR="00BA148A">
        <w:rPr>
          <w:rFonts w:ascii="Times New Roman" w:eastAsia="Times New Roman" w:hAnsi="Times New Roman" w:cs="Times New Roman"/>
          <w:sz w:val="22"/>
          <w:szCs w:val="22"/>
        </w:rPr>
        <w:t>r</w:t>
      </w:r>
      <w:r>
        <w:rPr>
          <w:rFonts w:ascii="Times New Roman" w:eastAsia="Times New Roman" w:hAnsi="Times New Roman" w:cs="Times New Roman"/>
          <w:sz w:val="22"/>
          <w:szCs w:val="22"/>
        </w:rPr>
        <w:t xml:space="preserve"> in Asembo</w:t>
      </w:r>
      <w:r w:rsidR="00DF6799">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71.7%, 95% CrI </w:t>
      </w:r>
      <w:r w:rsidR="00DF6799">
        <w:rPr>
          <w:rFonts w:ascii="Times New Roman" w:eastAsia="Times New Roman" w:hAnsi="Times New Roman" w:cs="Times New Roman"/>
          <w:sz w:val="22"/>
          <w:szCs w:val="22"/>
        </w:rPr>
        <w:t>65.0-79.1%),</w:t>
      </w:r>
      <w:r w:rsidR="00BA148A">
        <w:rPr>
          <w:rFonts w:ascii="Times New Roman" w:eastAsia="Times New Roman" w:hAnsi="Times New Roman" w:cs="Times New Roman"/>
          <w:sz w:val="22"/>
          <w:szCs w:val="22"/>
        </w:rPr>
        <w:t xml:space="preserve"> </w:t>
      </w:r>
      <w:r w:rsidR="00DF6799">
        <w:rPr>
          <w:rFonts w:ascii="Times New Roman" w:eastAsia="Times New Roman" w:hAnsi="Times New Roman" w:cs="Times New Roman"/>
          <w:sz w:val="22"/>
          <w:szCs w:val="22"/>
        </w:rPr>
        <w:t>than in Kibera (26.0%; 21.4-30.9</w:t>
      </w:r>
      <w:r w:rsidR="00FD7B56">
        <w:rPr>
          <w:rFonts w:ascii="Times New Roman" w:eastAsia="Times New Roman" w:hAnsi="Times New Roman" w:cs="Times New Roman"/>
          <w:sz w:val="22"/>
          <w:szCs w:val="22"/>
        </w:rPr>
        <w:t>%</w:t>
      </w:r>
      <w:r w:rsidR="00DF6799">
        <w:rPr>
          <w:rFonts w:ascii="Times New Roman" w:eastAsia="Times New Roman" w:hAnsi="Times New Roman" w:cs="Times New Roman"/>
          <w:sz w:val="22"/>
          <w:szCs w:val="22"/>
        </w:rPr>
        <w:t>), Manyatta (23.7%; 17.9-29.1</w:t>
      </w:r>
      <w:r w:rsidR="008B20A3">
        <w:rPr>
          <w:rFonts w:ascii="Times New Roman" w:eastAsia="Times New Roman" w:hAnsi="Times New Roman" w:cs="Times New Roman"/>
          <w:sz w:val="22"/>
          <w:szCs w:val="22"/>
        </w:rPr>
        <w:t>%</w:t>
      </w:r>
      <w:r w:rsidR="00DF6799">
        <w:rPr>
          <w:rFonts w:ascii="Times New Roman" w:eastAsia="Times New Roman" w:hAnsi="Times New Roman" w:cs="Times New Roman"/>
          <w:sz w:val="22"/>
          <w:szCs w:val="22"/>
        </w:rPr>
        <w:t>), Kilifi (17.5%; 13.6-21.8</w:t>
      </w:r>
      <w:r w:rsidR="00FD7B56">
        <w:rPr>
          <w:rFonts w:ascii="Times New Roman" w:eastAsia="Times New Roman" w:hAnsi="Times New Roman" w:cs="Times New Roman"/>
          <w:sz w:val="22"/>
          <w:szCs w:val="22"/>
        </w:rPr>
        <w:t>%)</w:t>
      </w:r>
      <w:r w:rsidR="00DF6799">
        <w:rPr>
          <w:rFonts w:ascii="Times New Roman" w:eastAsia="Times New Roman" w:hAnsi="Times New Roman" w:cs="Times New Roman"/>
          <w:sz w:val="22"/>
          <w:szCs w:val="22"/>
        </w:rPr>
        <w:t>, and Korogocho/Viwandani (5.5%; 2.0-9.1</w:t>
      </w:r>
      <w:r w:rsidR="00FD7B56">
        <w:rPr>
          <w:rFonts w:ascii="Times New Roman" w:eastAsia="Times New Roman" w:hAnsi="Times New Roman" w:cs="Times New Roman"/>
          <w:sz w:val="22"/>
          <w:szCs w:val="22"/>
        </w:rPr>
        <w:t>%</w:t>
      </w:r>
      <w:r w:rsidR="00DF679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BA148A">
        <w:rPr>
          <w:rFonts w:ascii="Times New Roman" w:eastAsia="Times New Roman" w:hAnsi="Times New Roman" w:cs="Times New Roman"/>
          <w:sz w:val="22"/>
          <w:szCs w:val="22"/>
        </w:rPr>
        <w:lastRenderedPageBreak/>
        <w:t xml:space="preserve">The prevalence of protective </w:t>
      </w:r>
      <w:r w:rsidR="004E18A7">
        <w:rPr>
          <w:rFonts w:ascii="Times New Roman" w:eastAsia="Times New Roman" w:hAnsi="Times New Roman" w:cs="Times New Roman"/>
          <w:sz w:val="22"/>
          <w:szCs w:val="22"/>
        </w:rPr>
        <w:t>dengue virus</w:t>
      </w:r>
      <w:r w:rsidR="00DF6799">
        <w:rPr>
          <w:rFonts w:ascii="Times New Roman" w:eastAsia="Times New Roman" w:hAnsi="Times New Roman" w:cs="Times New Roman"/>
          <w:sz w:val="22"/>
          <w:szCs w:val="22"/>
        </w:rPr>
        <w:t xml:space="preserve"> </w:t>
      </w:r>
      <w:r w:rsidR="00950862">
        <w:rPr>
          <w:rFonts w:ascii="Times New Roman" w:eastAsia="Times New Roman" w:hAnsi="Times New Roman" w:cs="Times New Roman"/>
          <w:sz w:val="22"/>
          <w:szCs w:val="22"/>
        </w:rPr>
        <w:t>IgG</w:t>
      </w:r>
      <w:r w:rsidR="00DF6799">
        <w:rPr>
          <w:rFonts w:ascii="Times New Roman" w:eastAsia="Times New Roman" w:hAnsi="Times New Roman" w:cs="Times New Roman"/>
          <w:sz w:val="22"/>
          <w:szCs w:val="22"/>
        </w:rPr>
        <w:t xml:space="preserve"> was 24.4% (20.0-29.4</w:t>
      </w:r>
      <w:r w:rsidR="008B20A3">
        <w:rPr>
          <w:rFonts w:ascii="Times New Roman" w:eastAsia="Times New Roman" w:hAnsi="Times New Roman" w:cs="Times New Roman"/>
          <w:sz w:val="22"/>
          <w:szCs w:val="22"/>
        </w:rPr>
        <w:t>%</w:t>
      </w:r>
      <w:r w:rsidR="00DF6799">
        <w:rPr>
          <w:rFonts w:ascii="Times New Roman" w:eastAsia="Times New Roman" w:hAnsi="Times New Roman" w:cs="Times New Roman"/>
          <w:sz w:val="22"/>
          <w:szCs w:val="22"/>
        </w:rPr>
        <w:t xml:space="preserve">) </w:t>
      </w:r>
      <w:r w:rsidR="00BA148A">
        <w:rPr>
          <w:rFonts w:ascii="Times New Roman" w:eastAsia="Times New Roman" w:hAnsi="Times New Roman" w:cs="Times New Roman"/>
          <w:sz w:val="22"/>
          <w:szCs w:val="22"/>
        </w:rPr>
        <w:t xml:space="preserve">in Kilifi and </w:t>
      </w:r>
      <w:r w:rsidR="00DF6799">
        <w:rPr>
          <w:rFonts w:ascii="Times New Roman" w:eastAsia="Times New Roman" w:hAnsi="Times New Roman" w:cs="Times New Roman"/>
          <w:sz w:val="22"/>
          <w:szCs w:val="22"/>
        </w:rPr>
        <w:t xml:space="preserve">below </w:t>
      </w:r>
      <w:r w:rsidR="006D30F2">
        <w:rPr>
          <w:rFonts w:ascii="Times New Roman" w:eastAsia="Times New Roman" w:hAnsi="Times New Roman" w:cs="Times New Roman"/>
          <w:sz w:val="22"/>
          <w:szCs w:val="22"/>
        </w:rPr>
        <w:t>1</w:t>
      </w:r>
      <w:r w:rsidR="00DF6799">
        <w:rPr>
          <w:rFonts w:ascii="Times New Roman" w:eastAsia="Times New Roman" w:hAnsi="Times New Roman" w:cs="Times New Roman"/>
          <w:sz w:val="22"/>
          <w:szCs w:val="22"/>
        </w:rPr>
        <w:t xml:space="preserve">% </w:t>
      </w:r>
      <w:r w:rsidR="00BA148A">
        <w:rPr>
          <w:rFonts w:ascii="Times New Roman" w:eastAsia="Times New Roman" w:hAnsi="Times New Roman" w:cs="Times New Roman"/>
          <w:sz w:val="22"/>
          <w:szCs w:val="22"/>
        </w:rPr>
        <w:t>elsewhere.</w:t>
      </w:r>
      <w:r w:rsidR="006E443F">
        <w:rPr>
          <w:rFonts w:ascii="Times New Roman" w:eastAsia="Times New Roman" w:hAnsi="Times New Roman" w:cs="Times New Roman"/>
          <w:sz w:val="22"/>
          <w:szCs w:val="22"/>
        </w:rPr>
        <w:t xml:space="preserve"> </w:t>
      </w:r>
      <w:r w:rsidR="007C204E">
        <w:rPr>
          <w:rFonts w:ascii="Times New Roman" w:eastAsia="Times New Roman" w:hAnsi="Times New Roman" w:cs="Times New Roman"/>
          <w:sz w:val="22"/>
          <w:szCs w:val="22"/>
        </w:rPr>
        <w:t>Protective</w:t>
      </w:r>
      <w:r w:rsidR="00BA148A">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R</w:t>
      </w:r>
      <w:r w:rsidR="00341C86">
        <w:rPr>
          <w:rFonts w:ascii="Times New Roman" w:eastAsia="Times New Roman" w:hAnsi="Times New Roman" w:cs="Times New Roman"/>
          <w:sz w:val="22"/>
          <w:szCs w:val="22"/>
        </w:rPr>
        <w:t>ift Valley Fever virus</w:t>
      </w:r>
      <w:r w:rsidR="00950862">
        <w:rPr>
          <w:rFonts w:ascii="Times New Roman" w:eastAsia="Times New Roman" w:hAnsi="Times New Roman" w:cs="Times New Roman"/>
          <w:sz w:val="22"/>
          <w:szCs w:val="22"/>
        </w:rPr>
        <w:t xml:space="preserve"> IgG </w:t>
      </w:r>
      <w:r w:rsidR="00BA148A">
        <w:rPr>
          <w:rFonts w:ascii="Times New Roman" w:eastAsia="Times New Roman" w:hAnsi="Times New Roman" w:cs="Times New Roman"/>
          <w:sz w:val="22"/>
          <w:szCs w:val="22"/>
        </w:rPr>
        <w:t xml:space="preserve">prevalence </w:t>
      </w:r>
      <w:r w:rsidR="00DF6799">
        <w:rPr>
          <w:rFonts w:ascii="Times New Roman" w:eastAsia="Times New Roman" w:hAnsi="Times New Roman" w:cs="Times New Roman"/>
          <w:sz w:val="22"/>
          <w:szCs w:val="22"/>
        </w:rPr>
        <w:t xml:space="preserve">was below </w:t>
      </w:r>
      <w:r w:rsidR="006D30F2">
        <w:rPr>
          <w:rFonts w:ascii="Times New Roman" w:eastAsia="Times New Roman" w:hAnsi="Times New Roman" w:cs="Times New Roman"/>
          <w:sz w:val="22"/>
          <w:szCs w:val="22"/>
        </w:rPr>
        <w:t>4</w:t>
      </w:r>
      <w:r w:rsidR="00DF6799">
        <w:rPr>
          <w:rFonts w:ascii="Times New Roman" w:eastAsia="Times New Roman" w:hAnsi="Times New Roman" w:cs="Times New Roman"/>
          <w:sz w:val="22"/>
          <w:szCs w:val="22"/>
        </w:rPr>
        <w:t>%</w:t>
      </w:r>
      <w:r w:rsidR="007C204E">
        <w:rPr>
          <w:rFonts w:ascii="Times New Roman" w:eastAsia="Times New Roman" w:hAnsi="Times New Roman" w:cs="Times New Roman"/>
          <w:sz w:val="22"/>
          <w:szCs w:val="22"/>
        </w:rPr>
        <w:t xml:space="preserve"> in all sites</w:t>
      </w:r>
      <w:r w:rsidR="00DF6799">
        <w:rPr>
          <w:rFonts w:ascii="Times New Roman" w:eastAsia="Times New Roman" w:hAnsi="Times New Roman" w:cs="Times New Roman"/>
          <w:sz w:val="22"/>
          <w:szCs w:val="22"/>
        </w:rPr>
        <w:t xml:space="preserve">. </w:t>
      </w:r>
      <w:r w:rsidR="00950862">
        <w:rPr>
          <w:rFonts w:ascii="Times New Roman" w:eastAsia="Times New Roman" w:hAnsi="Times New Roman" w:cs="Times New Roman"/>
          <w:sz w:val="22"/>
          <w:szCs w:val="22"/>
        </w:rPr>
        <w:t>C</w:t>
      </w:r>
      <w:r w:rsidR="00704DF6">
        <w:rPr>
          <w:rFonts w:ascii="Times New Roman" w:eastAsia="Times New Roman" w:hAnsi="Times New Roman" w:cs="Times New Roman"/>
          <w:sz w:val="22"/>
          <w:szCs w:val="22"/>
        </w:rPr>
        <w:t>hikungunya</w:t>
      </w:r>
      <w:r w:rsidR="00DF6799">
        <w:rPr>
          <w:rFonts w:ascii="Times New Roman" w:eastAsia="Times New Roman" w:hAnsi="Times New Roman" w:cs="Times New Roman"/>
          <w:sz w:val="22"/>
          <w:szCs w:val="22"/>
        </w:rPr>
        <w:t xml:space="preserve"> </w:t>
      </w:r>
      <w:r w:rsidR="00950862">
        <w:rPr>
          <w:rFonts w:ascii="Times New Roman" w:eastAsia="Times New Roman" w:hAnsi="Times New Roman" w:cs="Times New Roman"/>
          <w:sz w:val="22"/>
          <w:szCs w:val="22"/>
        </w:rPr>
        <w:t>sero</w:t>
      </w:r>
      <w:r w:rsidR="00DF6799">
        <w:rPr>
          <w:rFonts w:ascii="Times New Roman" w:eastAsia="Times New Roman" w:hAnsi="Times New Roman" w:cs="Times New Roman"/>
          <w:sz w:val="22"/>
          <w:szCs w:val="22"/>
        </w:rPr>
        <w:t xml:space="preserve">prevalence </w:t>
      </w:r>
      <w:r w:rsidR="007C204E">
        <w:rPr>
          <w:rFonts w:ascii="Times New Roman" w:eastAsia="Times New Roman" w:hAnsi="Times New Roman" w:cs="Times New Roman"/>
          <w:sz w:val="22"/>
          <w:szCs w:val="22"/>
        </w:rPr>
        <w:t xml:space="preserve">of past infection </w:t>
      </w:r>
      <w:r w:rsidR="008E7609">
        <w:rPr>
          <w:rFonts w:ascii="Times New Roman" w:eastAsia="Times New Roman" w:hAnsi="Times New Roman" w:cs="Times New Roman"/>
          <w:sz w:val="22"/>
          <w:szCs w:val="22"/>
        </w:rPr>
        <w:t>was</w:t>
      </w:r>
      <w:r w:rsidR="009016C0">
        <w:rPr>
          <w:rFonts w:ascii="Times New Roman" w:eastAsia="Times New Roman" w:hAnsi="Times New Roman" w:cs="Times New Roman"/>
          <w:sz w:val="22"/>
          <w:szCs w:val="22"/>
        </w:rPr>
        <w:t xml:space="preserve"> approximately1.2-3.4 times </w:t>
      </w:r>
      <w:r w:rsidR="00DF6799">
        <w:rPr>
          <w:rFonts w:ascii="Times New Roman" w:eastAsia="Times New Roman" w:hAnsi="Times New Roman" w:cs="Times New Roman"/>
          <w:sz w:val="22"/>
          <w:szCs w:val="22"/>
        </w:rPr>
        <w:t>higher than</w:t>
      </w:r>
      <w:r w:rsidR="00950862">
        <w:rPr>
          <w:rFonts w:ascii="Times New Roman" w:eastAsia="Times New Roman" w:hAnsi="Times New Roman" w:cs="Times New Roman"/>
          <w:sz w:val="22"/>
          <w:szCs w:val="22"/>
        </w:rPr>
        <w:t xml:space="preserve"> </w:t>
      </w:r>
      <w:r w:rsidR="008E7609">
        <w:rPr>
          <w:rFonts w:ascii="Times New Roman" w:eastAsia="Times New Roman" w:hAnsi="Times New Roman" w:cs="Times New Roman"/>
          <w:sz w:val="22"/>
          <w:szCs w:val="22"/>
        </w:rPr>
        <w:t>prevalence</w:t>
      </w:r>
      <w:r w:rsidR="007C204E">
        <w:rPr>
          <w:rFonts w:ascii="Times New Roman" w:eastAsia="Times New Roman" w:hAnsi="Times New Roman" w:cs="Times New Roman"/>
          <w:sz w:val="22"/>
          <w:szCs w:val="22"/>
        </w:rPr>
        <w:t xml:space="preserve"> of protective antibodies</w:t>
      </w:r>
      <w:r w:rsidR="000A5C3E">
        <w:rPr>
          <w:rFonts w:ascii="Times New Roman" w:eastAsia="Times New Roman" w:hAnsi="Times New Roman" w:cs="Times New Roman"/>
          <w:sz w:val="22"/>
          <w:szCs w:val="22"/>
        </w:rPr>
        <w:t xml:space="preserve"> across all the sites</w:t>
      </w:r>
      <w:r w:rsidR="007C204E">
        <w:rPr>
          <w:rFonts w:ascii="Times New Roman" w:eastAsia="Times New Roman" w:hAnsi="Times New Roman" w:cs="Times New Roman"/>
          <w:sz w:val="22"/>
          <w:szCs w:val="22"/>
        </w:rPr>
        <w:t xml:space="preserve">. </w:t>
      </w:r>
    </w:p>
    <w:p w14:paraId="33868C1B" w14:textId="77777777" w:rsidR="00E76E02" w:rsidRPr="00E77467" w:rsidRDefault="00125075" w:rsidP="00105C0E">
      <w:pPr>
        <w:pStyle w:val="Heading2"/>
        <w:spacing w:line="480" w:lineRule="auto"/>
      </w:pPr>
      <w:r w:rsidRPr="00E77467">
        <w:t>Interpretation</w:t>
      </w:r>
    </w:p>
    <w:p w14:paraId="6F6E4E97" w14:textId="5F8DD267" w:rsidR="006E443F" w:rsidRPr="006E443F" w:rsidRDefault="007C204E" w:rsidP="00105C0E">
      <w:pPr>
        <w:spacing w:line="480" w:lineRule="auto"/>
        <w:jc w:val="both"/>
        <w:rPr>
          <w:rFonts w:ascii="Times New Roman" w:eastAsiaTheme="majorEastAsia" w:hAnsi="Times New Roman" w:cs="Times New Roman"/>
          <w:color w:val="000000" w:themeColor="text1"/>
          <w:sz w:val="22"/>
          <w:szCs w:val="22"/>
        </w:rPr>
      </w:pPr>
      <w:r>
        <w:rPr>
          <w:rStyle w:val="Heading2Char"/>
          <w:rFonts w:ascii="Times New Roman" w:hAnsi="Times New Roman" w:cs="Times New Roman"/>
          <w:color w:val="000000" w:themeColor="text1"/>
          <w:sz w:val="22"/>
          <w:szCs w:val="22"/>
        </w:rPr>
        <w:t>We find evidence for substantial</w:t>
      </w:r>
      <w:r w:rsidR="00704DF6">
        <w:rPr>
          <w:rStyle w:val="Heading2Char"/>
          <w:rFonts w:ascii="Times New Roman" w:hAnsi="Times New Roman" w:cs="Times New Roman"/>
          <w:color w:val="000000" w:themeColor="text1"/>
          <w:sz w:val="22"/>
          <w:szCs w:val="22"/>
        </w:rPr>
        <w:t xml:space="preserve"> chikungunya</w:t>
      </w:r>
      <w:r w:rsidR="00AC6427">
        <w:rPr>
          <w:rStyle w:val="Heading2Char"/>
          <w:rFonts w:ascii="Times New Roman" w:hAnsi="Times New Roman" w:cs="Times New Roman"/>
          <w:color w:val="000000" w:themeColor="text1"/>
          <w:sz w:val="22"/>
          <w:szCs w:val="22"/>
        </w:rPr>
        <w:t xml:space="preserve"> </w:t>
      </w:r>
      <w:r>
        <w:rPr>
          <w:rStyle w:val="Heading2Char"/>
          <w:rFonts w:ascii="Times New Roman" w:hAnsi="Times New Roman" w:cs="Times New Roman"/>
          <w:color w:val="000000" w:themeColor="text1"/>
          <w:sz w:val="22"/>
          <w:szCs w:val="22"/>
        </w:rPr>
        <w:t xml:space="preserve">circulation </w:t>
      </w:r>
      <w:r w:rsidR="00AC6427">
        <w:rPr>
          <w:rStyle w:val="Heading2Char"/>
          <w:rFonts w:ascii="Times New Roman" w:hAnsi="Times New Roman" w:cs="Times New Roman"/>
          <w:color w:val="000000" w:themeColor="text1"/>
          <w:sz w:val="22"/>
          <w:szCs w:val="22"/>
        </w:rPr>
        <w:t>in western Kenya</w:t>
      </w:r>
      <w:r w:rsidR="00A24E5D">
        <w:rPr>
          <w:rStyle w:val="Heading2Char"/>
          <w:rFonts w:ascii="Times New Roman" w:hAnsi="Times New Roman" w:cs="Times New Roman"/>
          <w:color w:val="000000" w:themeColor="text1"/>
          <w:sz w:val="22"/>
          <w:szCs w:val="22"/>
        </w:rPr>
        <w:t xml:space="preserve"> </w:t>
      </w:r>
      <w:r>
        <w:rPr>
          <w:rStyle w:val="Heading2Char"/>
          <w:rFonts w:ascii="Times New Roman" w:hAnsi="Times New Roman" w:cs="Times New Roman"/>
          <w:color w:val="000000" w:themeColor="text1"/>
          <w:sz w:val="22"/>
          <w:szCs w:val="22"/>
        </w:rPr>
        <w:t xml:space="preserve">and for moderate circulation of </w:t>
      </w:r>
      <w:r w:rsidR="00AC6427">
        <w:rPr>
          <w:rStyle w:val="Heading2Char"/>
          <w:rFonts w:ascii="Times New Roman" w:hAnsi="Times New Roman" w:cs="Times New Roman"/>
          <w:color w:val="000000" w:themeColor="text1"/>
          <w:sz w:val="22"/>
          <w:szCs w:val="22"/>
        </w:rPr>
        <w:t xml:space="preserve">dengue </w:t>
      </w:r>
      <w:r>
        <w:rPr>
          <w:rStyle w:val="Heading2Char"/>
          <w:rFonts w:ascii="Times New Roman" w:hAnsi="Times New Roman" w:cs="Times New Roman"/>
          <w:color w:val="000000" w:themeColor="text1"/>
          <w:sz w:val="22"/>
          <w:szCs w:val="22"/>
        </w:rPr>
        <w:t>in</w:t>
      </w:r>
      <w:r w:rsidR="00AC6427">
        <w:rPr>
          <w:rStyle w:val="Heading2Char"/>
          <w:rFonts w:ascii="Times New Roman" w:hAnsi="Times New Roman" w:cs="Times New Roman"/>
          <w:color w:val="000000" w:themeColor="text1"/>
          <w:sz w:val="22"/>
          <w:szCs w:val="22"/>
        </w:rPr>
        <w:t xml:space="preserve"> coastal </w:t>
      </w:r>
      <w:r w:rsidR="00041B19">
        <w:rPr>
          <w:rStyle w:val="Heading2Char"/>
          <w:rFonts w:ascii="Times New Roman" w:hAnsi="Times New Roman" w:cs="Times New Roman"/>
          <w:color w:val="000000" w:themeColor="text1"/>
          <w:sz w:val="22"/>
          <w:szCs w:val="22"/>
        </w:rPr>
        <w:t>Kenya</w:t>
      </w:r>
      <w:r w:rsidR="00AC6427">
        <w:rPr>
          <w:rStyle w:val="Heading2Char"/>
          <w:rFonts w:ascii="Times New Roman" w:hAnsi="Times New Roman" w:cs="Times New Roman"/>
          <w:color w:val="000000" w:themeColor="text1"/>
          <w:sz w:val="22"/>
          <w:szCs w:val="22"/>
        </w:rPr>
        <w:t>.</w:t>
      </w:r>
    </w:p>
    <w:p w14:paraId="2BF700A4" w14:textId="74AEC2A6" w:rsidR="00E76E02" w:rsidRDefault="00125075" w:rsidP="00105C0E">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Funding: Gates Foundation (INV-039626</w:t>
      </w:r>
      <w:r w:rsidR="00A24E5D">
        <w:rPr>
          <w:rFonts w:ascii="Times New Roman" w:eastAsia="Times New Roman" w:hAnsi="Times New Roman" w:cs="Times New Roman"/>
          <w:sz w:val="22"/>
          <w:szCs w:val="22"/>
        </w:rPr>
        <w:t xml:space="preserve">; </w:t>
      </w:r>
      <w:r w:rsidR="002B47BF" w:rsidRPr="002B47BF">
        <w:rPr>
          <w:rFonts w:ascii="Times New Roman" w:eastAsia="Times New Roman" w:hAnsi="Times New Roman" w:cs="Times New Roman"/>
          <w:sz w:val="22"/>
          <w:szCs w:val="22"/>
        </w:rPr>
        <w:t>INV-076405</w:t>
      </w:r>
      <w:r w:rsidR="002B47BF">
        <w:rPr>
          <w:rFonts w:ascii="Times New Roman" w:eastAsia="Times New Roman" w:hAnsi="Times New Roman" w:cs="Times New Roman"/>
          <w:sz w:val="22"/>
          <w:szCs w:val="22"/>
        </w:rPr>
        <w:t xml:space="preserve">; </w:t>
      </w:r>
      <w:r w:rsidR="002B47BF" w:rsidRPr="002B47BF">
        <w:rPr>
          <w:rFonts w:ascii="Times New Roman" w:eastAsia="Times New Roman" w:hAnsi="Times New Roman" w:cs="Times New Roman"/>
          <w:sz w:val="22"/>
          <w:szCs w:val="22"/>
        </w:rPr>
        <w:t>INV-073033</w:t>
      </w:r>
      <w:r>
        <w:rPr>
          <w:rFonts w:ascii="Times New Roman" w:eastAsia="Times New Roman" w:hAnsi="Times New Roman" w:cs="Times New Roman"/>
          <w:sz w:val="22"/>
          <w:szCs w:val="22"/>
        </w:rPr>
        <w:t>)</w:t>
      </w:r>
    </w:p>
    <w:p w14:paraId="5275694D" w14:textId="31C92F2C" w:rsidR="003C6641" w:rsidRPr="006E443F" w:rsidRDefault="00125075" w:rsidP="006E443F">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rPr>
        <w:t xml:space="preserve">Key words: </w:t>
      </w:r>
      <w:r>
        <w:rPr>
          <w:rFonts w:ascii="Times New Roman" w:eastAsia="Times New Roman" w:hAnsi="Times New Roman" w:cs="Times New Roman"/>
          <w:sz w:val="22"/>
          <w:szCs w:val="22"/>
        </w:rPr>
        <w:t>chikungunya, dengue, Rift Valley Fever,</w:t>
      </w:r>
      <w:r>
        <w:rPr>
          <w:rFonts w:ascii="Times New Roman" w:eastAsia="Times New Roman" w:hAnsi="Times New Roman" w:cs="Times New Roman"/>
          <w:color w:val="000000" w:themeColor="text1"/>
          <w:sz w:val="22"/>
          <w:szCs w:val="22"/>
        </w:rPr>
        <w:t xml:space="preserve"> seroepidemiology</w:t>
      </w:r>
      <w:r>
        <w:rPr>
          <w:rFonts w:ascii="Times New Roman" w:eastAsia="Times New Roman" w:hAnsi="Times New Roman" w:cs="Times New Roman"/>
          <w:sz w:val="22"/>
          <w:szCs w:val="22"/>
        </w:rPr>
        <w:t xml:space="preserve">, HDSS, Kenya, </w:t>
      </w:r>
      <w:r w:rsidR="002B47BF">
        <w:rPr>
          <w:rFonts w:ascii="Times New Roman" w:eastAsia="Times New Roman" w:hAnsi="Times New Roman" w:cs="Times New Roman"/>
          <w:sz w:val="22"/>
          <w:szCs w:val="22"/>
        </w:rPr>
        <w:t xml:space="preserve">multi-pathogen </w:t>
      </w:r>
      <w:r>
        <w:rPr>
          <w:rFonts w:ascii="Times New Roman" w:eastAsia="Times New Roman" w:hAnsi="Times New Roman" w:cs="Times New Roman"/>
          <w:sz w:val="22"/>
          <w:szCs w:val="22"/>
        </w:rPr>
        <w:t>serosurveillance</w:t>
      </w:r>
      <w:r w:rsidR="006E443F">
        <w:rPr>
          <w:rFonts w:ascii="Times New Roman" w:eastAsia="Times New Roman" w:hAnsi="Times New Roman" w:cs="Times New Roman"/>
          <w:sz w:val="22"/>
          <w:szCs w:val="22"/>
        </w:rPr>
        <w:t>.</w:t>
      </w:r>
    </w:p>
    <w:p w14:paraId="2FE7FDF4" w14:textId="77777777" w:rsidR="002B47BF" w:rsidRDefault="002B47BF">
      <w:pPr>
        <w:spacing w:after="0" w:line="240" w:lineRule="auto"/>
        <w:rPr>
          <w:rFonts w:ascii="Play" w:eastAsia="Play" w:hAnsi="Play" w:cs="Play"/>
          <w:color w:val="0F4761"/>
          <w:sz w:val="40"/>
          <w:szCs w:val="40"/>
        </w:rPr>
      </w:pPr>
      <w:r>
        <w:br w:type="page"/>
      </w:r>
    </w:p>
    <w:p w14:paraId="2DBBBC2D" w14:textId="79D65E2E" w:rsidR="00E76E02" w:rsidRDefault="00125075" w:rsidP="00C45AE3">
      <w:pPr>
        <w:pStyle w:val="Heading1"/>
        <w:spacing w:line="480" w:lineRule="auto"/>
      </w:pPr>
      <w:r>
        <w:lastRenderedPageBreak/>
        <w:t>Introduction</w:t>
      </w:r>
    </w:p>
    <w:p w14:paraId="162EC791" w14:textId="5365D30E" w:rsidR="00E76E02" w:rsidRDefault="005810C4" w:rsidP="00C45AE3">
      <w:pPr>
        <w:spacing w:line="480" w:lineRule="auto"/>
        <w:jc w:val="both"/>
        <w:rPr>
          <w:rFonts w:ascii="Times New Roman" w:eastAsia="Times New Roman" w:hAnsi="Times New Roman" w:cs="Times New Roman"/>
          <w:color w:val="000000"/>
          <w:sz w:val="22"/>
          <w:szCs w:val="22"/>
        </w:rPr>
      </w:pPr>
      <w:r>
        <w:rPr>
          <w:rFonts w:ascii="Times New Roman" w:hAnsi="Times New Roman" w:cs="Times New Roman"/>
          <w:sz w:val="22"/>
          <w:szCs w:val="22"/>
        </w:rPr>
        <w:t>Mosquito-borne a</w:t>
      </w:r>
      <w:r w:rsidR="00125075">
        <w:rPr>
          <w:rFonts w:ascii="Times New Roman" w:hAnsi="Times New Roman" w:cs="Times New Roman"/>
          <w:sz w:val="22"/>
          <w:szCs w:val="22"/>
        </w:rPr>
        <w:t xml:space="preserve">rboviruses such as chikungunya virus </w:t>
      </w:r>
      <w:r w:rsidR="00125075">
        <w:rPr>
          <w:rFonts w:ascii="Times New Roman" w:eastAsia="Times New Roman" w:hAnsi="Times New Roman" w:cs="Times New Roman"/>
          <w:color w:val="000000"/>
          <w:sz w:val="22"/>
          <w:szCs w:val="22"/>
        </w:rPr>
        <w:t>(CHIKV)</w:t>
      </w:r>
      <w:r w:rsidR="00125075">
        <w:rPr>
          <w:rFonts w:ascii="Times New Roman" w:hAnsi="Times New Roman" w:cs="Times New Roman"/>
          <w:sz w:val="22"/>
          <w:szCs w:val="22"/>
        </w:rPr>
        <w:t>, dengue virus (DENV), and Rift Valley Fever virus (RVFV) pose a major and growing global public health threat</w:t>
      </w:r>
      <w:r w:rsidR="00125075">
        <w:rPr>
          <w:rFonts w:ascii="Times New Roman" w:eastAsia="Times New Roman" w:hAnsi="Times New Roman" w:cs="Times New Roman"/>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"/>
          <w:id w:val="910435242"/>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1</w:t>
          </w:r>
        </w:sdtContent>
      </w:sdt>
      <w:r w:rsidR="003C6641">
        <w:rPr>
          <w:rFonts w:ascii="Times New Roman" w:eastAsia="Times New Roman" w:hAnsi="Times New Roman" w:cs="Times New Roman"/>
          <w:color w:val="000000"/>
          <w:sz w:val="22"/>
          <w:szCs w:val="22"/>
        </w:rPr>
        <w:t xml:space="preserve"> </w:t>
      </w:r>
      <w:r w:rsidR="00C77212">
        <w:rPr>
          <w:rFonts w:ascii="Times New Roman" w:eastAsia="Times New Roman" w:hAnsi="Times New Roman" w:cs="Times New Roman"/>
          <w:color w:val="000000"/>
          <w:sz w:val="22"/>
          <w:szCs w:val="22"/>
        </w:rPr>
        <w:t>Climate change, urbanisation, and international travel have fuelled the global expansion of Aedes mosquitoes, thereby increasing the risk of infection</w:t>
      </w:r>
      <w:r w:rsidR="00125075">
        <w:rPr>
          <w:rFonts w:ascii="Times New Roman" w:eastAsia="Times New Roman" w:hAnsi="Times New Roman" w:cs="Times New Roman"/>
          <w:color w:val="000000"/>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"/>
          <w:id w:val="-1"/>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2,3</w:t>
          </w:r>
        </w:sdtContent>
      </w:sdt>
      <w:r w:rsidR="00125075">
        <w:rPr>
          <w:rFonts w:ascii="Times New Roman" w:eastAsia="Times New Roman" w:hAnsi="Times New Roman" w:cs="Times New Roman"/>
          <w:color w:val="000000"/>
          <w:sz w:val="22"/>
          <w:szCs w:val="22"/>
          <w:vertAlign w:val="superscript"/>
        </w:rPr>
        <w:t xml:space="preserve">  </w:t>
      </w:r>
      <w:r w:rsidR="00125075">
        <w:rPr>
          <w:rFonts w:ascii="Times New Roman" w:eastAsia="Times New Roman" w:hAnsi="Times New Roman" w:cs="Times New Roman"/>
          <w:color w:val="000000"/>
          <w:sz w:val="22"/>
          <w:szCs w:val="22"/>
        </w:rPr>
        <w:t>DENV is estimated to cause approximately 390 million infections annually, while CHIKV, and RVFV have demonstrated the capacity to cause large outbreaks when introduced into susceptible populations, highlighting the urgent need to understand population-level exposure and immunity to inform control strategies.</w:t>
      </w:r>
      <w:sdt>
        <w:sdtPr>
          <w:rPr>
            <w:rFonts w:ascii="Times New Roman" w:eastAsia="Times New Roman" w:hAnsi="Times New Roman" w:cs="Times New Roman"/>
            <w:color w:val="000000"/>
            <w:sz w:val="22"/>
            <w:szCs w:val="22"/>
            <w:vertAlign w:val="superscript"/>
          </w:rPr>
          <w:tag w:val="MENDELEY_CITATION_v3_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"/>
          <w:id w:val="534155818"/>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4–6</w:t>
          </w:r>
        </w:sdtContent>
      </w:sdt>
    </w:p>
    <w:p w14:paraId="3A55C006" w14:textId="3435A067" w:rsidR="0070661A" w:rsidRPr="00915C81"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In sub-Saharan Africa, and particularly in Kenya, </w:t>
      </w:r>
      <w:r w:rsidR="0070661A">
        <w:rPr>
          <w:rFonts w:ascii="Times New Roman" w:eastAsia="Times New Roman" w:hAnsi="Times New Roman" w:cs="Times New Roman"/>
          <w:color w:val="000000"/>
          <w:sz w:val="22"/>
          <w:szCs w:val="22"/>
        </w:rPr>
        <w:t xml:space="preserve">serological </w:t>
      </w:r>
      <w:r w:rsidR="00875B67">
        <w:rPr>
          <w:rFonts w:ascii="Times New Roman" w:eastAsia="Times New Roman" w:hAnsi="Times New Roman" w:cs="Times New Roman"/>
          <w:color w:val="000000"/>
          <w:sz w:val="22"/>
          <w:szCs w:val="22"/>
        </w:rPr>
        <w:t xml:space="preserve">and mosquito </w:t>
      </w:r>
      <w:r w:rsidR="0070661A">
        <w:rPr>
          <w:rFonts w:ascii="Times New Roman" w:eastAsia="Times New Roman" w:hAnsi="Times New Roman" w:cs="Times New Roman"/>
          <w:color w:val="000000"/>
          <w:sz w:val="22"/>
          <w:szCs w:val="22"/>
        </w:rPr>
        <w:t xml:space="preserve">studies have shown widespread distribution of </w:t>
      </w:r>
      <w:r>
        <w:rPr>
          <w:rFonts w:ascii="Times New Roman" w:eastAsia="Times New Roman" w:hAnsi="Times New Roman" w:cs="Times New Roman"/>
          <w:color w:val="000000"/>
          <w:sz w:val="22"/>
          <w:szCs w:val="22"/>
        </w:rPr>
        <w:t>CHIKV, DENV and RVFV</w:t>
      </w:r>
      <w:r w:rsidR="00C77212">
        <w:rPr>
          <w:rFonts w:ascii="Times New Roman" w:eastAsia="Times New Roman" w:hAnsi="Times New Roman" w:cs="Times New Roman"/>
          <w:color w:val="000000"/>
          <w:sz w:val="22"/>
          <w:szCs w:val="22"/>
        </w:rPr>
        <w:t xml:space="preserve"> as well as Aedes mosquitoes, indicating the potential risk of infection</w:t>
      </w:r>
      <w:r>
        <w:rPr>
          <w:rFonts w:ascii="Times New Roman" w:eastAsia="Times New Roman" w:hAnsi="Times New Roman" w:cs="Times New Roman"/>
          <w:color w:val="000000"/>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"/>
          <w:id w:val="1802034601"/>
          <w:placeholder>
            <w:docPart w:val="6B19D74127FEE746BBBFBFDF07EE3714"/>
          </w:placeholder>
        </w:sdtPr>
        <w:sdtContent>
          <w:r w:rsidR="00AE5EED" w:rsidRPr="00AE5EED">
            <w:rPr>
              <w:rFonts w:ascii="Times New Roman" w:eastAsia="Times New Roman" w:hAnsi="Times New Roman" w:cs="Times New Roman"/>
              <w:color w:val="000000"/>
              <w:sz w:val="22"/>
              <w:szCs w:val="22"/>
              <w:vertAlign w:val="superscript"/>
            </w:rPr>
            <w:t>7–10</w:t>
          </w:r>
        </w:sdtContent>
      </w:sdt>
      <w:r w:rsidR="00C77212">
        <w:rPr>
          <w:rFonts w:ascii="Times New Roman" w:eastAsia="Times New Roman" w:hAnsi="Times New Roman" w:cs="Times New Roman"/>
          <w:color w:val="000000"/>
          <w:sz w:val="22"/>
          <w:szCs w:val="22"/>
        </w:rPr>
        <w:t xml:space="preserve"> </w:t>
      </w:r>
      <w:r w:rsidR="003E0AD7">
        <w:rPr>
          <w:rFonts w:ascii="Times New Roman" w:eastAsia="Times New Roman" w:hAnsi="Times New Roman" w:cs="Times New Roman"/>
          <w:color w:val="000000"/>
          <w:sz w:val="22"/>
          <w:szCs w:val="22"/>
        </w:rPr>
        <w:t>However</w:t>
      </w:r>
      <w:r w:rsidR="005D574E">
        <w:rPr>
          <w:rFonts w:ascii="Times New Roman" w:eastAsia="Times New Roman" w:hAnsi="Times New Roman" w:cs="Times New Roman"/>
          <w:color w:val="000000"/>
          <w:sz w:val="22"/>
          <w:szCs w:val="22"/>
        </w:rPr>
        <w:t xml:space="preserve">, </w:t>
      </w:r>
      <w:r w:rsidR="003B0868">
        <w:rPr>
          <w:rFonts w:ascii="Times New Roman" w:eastAsia="Times New Roman" w:hAnsi="Times New Roman" w:cs="Times New Roman"/>
          <w:color w:val="000000"/>
          <w:sz w:val="22"/>
          <w:szCs w:val="22"/>
        </w:rPr>
        <w:t>human infections are</w:t>
      </w:r>
      <w:r w:rsidR="007E3FD0">
        <w:rPr>
          <w:rFonts w:ascii="Times New Roman" w:eastAsia="Times New Roman" w:hAnsi="Times New Roman" w:cs="Times New Roman"/>
          <w:color w:val="000000"/>
          <w:sz w:val="22"/>
          <w:szCs w:val="22"/>
        </w:rPr>
        <w:t xml:space="preserve"> currently</w:t>
      </w:r>
      <w:r w:rsidR="003B0868">
        <w:rPr>
          <w:rFonts w:ascii="Times New Roman" w:eastAsia="Times New Roman" w:hAnsi="Times New Roman" w:cs="Times New Roman"/>
          <w:color w:val="000000"/>
          <w:sz w:val="22"/>
          <w:szCs w:val="22"/>
        </w:rPr>
        <w:t xml:space="preserve"> underestimated due to limited countrywide surveillance and clinical misdiagnosis</w:t>
      </w:r>
      <w:r w:rsidR="003C6641">
        <w:rPr>
          <w:rFonts w:ascii="Times New Roman" w:eastAsia="Times New Roman" w:hAnsi="Times New Roman" w:cs="Times New Roman"/>
          <w:color w:val="000000"/>
          <w:sz w:val="22"/>
          <w:szCs w:val="22"/>
        </w:rPr>
        <w:t>. This systematic underestimation of infections undermines outbreak forecasting and limits implementation of population-level prevention and control measures.</w:t>
      </w:r>
    </w:p>
    <w:p w14:paraId="7D251A09" w14:textId="77777777" w:rsidR="006F36F8"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Global initiatives have been established to prevent and control arboviral diseases, including vaccine development. The World Health Organization’s Global Arbovirus Initiative </w:t>
      </w:r>
      <w:r w:rsidR="003C6641">
        <w:rPr>
          <w:rFonts w:ascii="Times New Roman" w:eastAsia="Times New Roman" w:hAnsi="Times New Roman" w:cs="Times New Roman"/>
          <w:color w:val="000000"/>
          <w:sz w:val="22"/>
          <w:szCs w:val="22"/>
        </w:rPr>
        <w:t>was established</w:t>
      </w:r>
      <w:r>
        <w:rPr>
          <w:rFonts w:ascii="Times New Roman" w:eastAsia="Times New Roman" w:hAnsi="Times New Roman" w:cs="Times New Roman"/>
          <w:color w:val="000000"/>
          <w:sz w:val="22"/>
          <w:szCs w:val="22"/>
        </w:rPr>
        <w:t xml:space="preserve"> to reduce the global </w:t>
      </w:r>
      <w:r w:rsidR="00821AA7">
        <w:rPr>
          <w:rFonts w:ascii="Times New Roman" w:eastAsia="Times New Roman" w:hAnsi="Times New Roman" w:cs="Times New Roman"/>
          <w:color w:val="000000"/>
          <w:sz w:val="22"/>
          <w:szCs w:val="22"/>
        </w:rPr>
        <w:t>risk of arboviral infections by</w:t>
      </w:r>
      <w:r>
        <w:rPr>
          <w:rFonts w:ascii="Times New Roman" w:eastAsia="Times New Roman" w:hAnsi="Times New Roman" w:cs="Times New Roman"/>
          <w:color w:val="000000"/>
          <w:sz w:val="22"/>
          <w:szCs w:val="22"/>
        </w:rPr>
        <w:t xml:space="preserve"> strengthen</w:t>
      </w:r>
      <w:r w:rsidR="00821AA7">
        <w:rPr>
          <w:rFonts w:ascii="Times New Roman" w:eastAsia="Times New Roman" w:hAnsi="Times New Roman" w:cs="Times New Roman"/>
          <w:color w:val="000000"/>
          <w:sz w:val="22"/>
          <w:szCs w:val="22"/>
        </w:rPr>
        <w:t>ing</w:t>
      </w:r>
      <w:r>
        <w:rPr>
          <w:rFonts w:ascii="Times New Roman" w:eastAsia="Times New Roman" w:hAnsi="Times New Roman" w:cs="Times New Roman"/>
          <w:color w:val="000000"/>
          <w:sz w:val="22"/>
          <w:szCs w:val="22"/>
        </w:rPr>
        <w:t xml:space="preserve"> surveillance, early detection, and rapid response.</w:t>
      </w:r>
      <w:sdt>
        <w:sdtPr>
          <w:rPr>
            <w:rFonts w:ascii="Times New Roman" w:eastAsia="Times New Roman" w:hAnsi="Times New Roman" w:cs="Times New Roman"/>
            <w:color w:val="000000"/>
            <w:sz w:val="22"/>
            <w:szCs w:val="22"/>
            <w:vertAlign w:val="superscript"/>
          </w:rPr>
          <w:tag w:val="MENDELEY_CITATION_v3_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"/>
          <w:id w:val="2124265940"/>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11</w:t>
          </w:r>
        </w:sdtContent>
      </w:sdt>
      <w:r>
        <w:rPr>
          <w:rFonts w:ascii="Times New Roman" w:eastAsia="Times New Roman" w:hAnsi="Times New Roman" w:cs="Times New Roman"/>
          <w:color w:val="000000"/>
          <w:sz w:val="22"/>
          <w:szCs w:val="22"/>
        </w:rPr>
        <w:t xml:space="preserve"> </w:t>
      </w:r>
      <w:r w:rsidR="00FE729F">
        <w:rPr>
          <w:rFonts w:ascii="Times New Roman" w:eastAsia="Times New Roman" w:hAnsi="Times New Roman" w:cs="Times New Roman"/>
          <w:color w:val="000000"/>
          <w:sz w:val="22"/>
          <w:szCs w:val="22"/>
        </w:rPr>
        <w:t xml:space="preserve"> Due to their pandemic potential, </w:t>
      </w:r>
      <w:r>
        <w:rPr>
          <w:rFonts w:ascii="Times New Roman" w:eastAsia="Times New Roman" w:hAnsi="Times New Roman" w:cs="Times New Roman"/>
          <w:color w:val="000000"/>
          <w:sz w:val="22"/>
          <w:szCs w:val="22"/>
        </w:rPr>
        <w:t>WHO listed RVFV as a priority pathogen for research and development, prioritised CHIKV for accelerated research and classified DENV among the top global public health threats.</w:t>
      </w:r>
      <w:sdt>
        <w:sdtPr>
          <w:rPr>
            <w:rFonts w:ascii="Times New Roman" w:eastAsia="Times New Roman" w:hAnsi="Times New Roman" w:cs="Times New Roman"/>
            <w:color w:val="000000"/>
            <w:sz w:val="22"/>
            <w:szCs w:val="22"/>
            <w:vertAlign w:val="superscript"/>
          </w:rPr>
          <w:tag w:val="MENDELEY_CITATION_v3_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"/>
          <w:id w:val="632741762"/>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12,13</w:t>
          </w:r>
        </w:sdtContent>
      </w:sdt>
      <w:r>
        <w:rPr>
          <w:rFonts w:ascii="Times New Roman" w:eastAsia="Times New Roman" w:hAnsi="Times New Roman" w:cs="Times New Roman"/>
          <w:color w:val="000000"/>
          <w:sz w:val="22"/>
          <w:szCs w:val="22"/>
        </w:rPr>
        <w:t xml:space="preserve"> </w:t>
      </w:r>
      <w:r w:rsidR="007E3FD0">
        <w:rPr>
          <w:rFonts w:ascii="Times New Roman" w:eastAsia="Times New Roman" w:hAnsi="Times New Roman" w:cs="Times New Roman"/>
          <w:color w:val="000000"/>
          <w:sz w:val="22"/>
          <w:szCs w:val="22"/>
        </w:rPr>
        <w:t xml:space="preserve">The </w:t>
      </w:r>
      <w:r w:rsidR="00821AA7">
        <w:rPr>
          <w:rFonts w:ascii="Times New Roman" w:eastAsia="Times New Roman" w:hAnsi="Times New Roman" w:cs="Times New Roman"/>
          <w:color w:val="000000"/>
          <w:sz w:val="22"/>
          <w:szCs w:val="22"/>
        </w:rPr>
        <w:t>C</w:t>
      </w:r>
      <w:r>
        <w:rPr>
          <w:rFonts w:ascii="Times New Roman" w:eastAsia="Times New Roman" w:hAnsi="Times New Roman" w:cs="Times New Roman"/>
          <w:color w:val="000000"/>
          <w:sz w:val="22"/>
          <w:szCs w:val="22"/>
        </w:rPr>
        <w:t>oalition for Epidemic Preparedness Innovation (CEPI) has supported the development of vaccines against CHIKV and RVFV.</w:t>
      </w:r>
      <w:sdt>
        <w:sdtPr>
          <w:rPr>
            <w:rFonts w:ascii="Times New Roman" w:eastAsia="Times New Roman" w:hAnsi="Times New Roman" w:cs="Times New Roman"/>
            <w:color w:val="000000"/>
            <w:sz w:val="22"/>
            <w:szCs w:val="22"/>
            <w:vertAlign w:val="superscript"/>
          </w:rPr>
          <w:tag w:val="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"/>
          <w:id w:val="944752568"/>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14,15</w:t>
          </w:r>
        </w:sdtContent>
      </w:sdt>
      <w:r>
        <w:rPr>
          <w:rFonts w:ascii="Times New Roman" w:eastAsia="Times New Roman" w:hAnsi="Times New Roman" w:cs="Times New Roman"/>
          <w:color w:val="000000"/>
          <w:sz w:val="22"/>
          <w:szCs w:val="22"/>
        </w:rPr>
        <w:t xml:space="preserve"> Several vaccines against CHIKV and DENV have been licensed</w:t>
      </w:r>
      <w:r w:rsidR="00821AA7">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t>primarily for travellers from high-income countries</w:t>
      </w:r>
      <w:r w:rsidR="000923CF">
        <w:rPr>
          <w:rFonts w:ascii="Times New Roman" w:eastAsia="Times New Roman" w:hAnsi="Times New Roman" w:cs="Times New Roman"/>
          <w:color w:val="000000"/>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"/>
          <w:id w:val="66008039"/>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16,17</w:t>
          </w:r>
        </w:sdtContent>
      </w:sdt>
      <w:r>
        <w:rPr>
          <w:rFonts w:ascii="Times New Roman" w:eastAsia="Times New Roman" w:hAnsi="Times New Roman" w:cs="Times New Roman"/>
          <w:color w:val="000000"/>
          <w:sz w:val="22"/>
          <w:szCs w:val="22"/>
        </w:rPr>
        <w:t xml:space="preserve">  However, these vaccines have</w:t>
      </w:r>
      <w:r w:rsidR="007E3FD0">
        <w:rPr>
          <w:rFonts w:ascii="Times New Roman" w:eastAsia="Times New Roman" w:hAnsi="Times New Roman" w:cs="Times New Roman"/>
          <w:color w:val="000000"/>
          <w:sz w:val="22"/>
          <w:szCs w:val="22"/>
        </w:rPr>
        <w:t xml:space="preserve"> not</w:t>
      </w:r>
      <w:r>
        <w:rPr>
          <w:rFonts w:ascii="Times New Roman" w:eastAsia="Times New Roman" w:hAnsi="Times New Roman" w:cs="Times New Roman"/>
          <w:color w:val="000000"/>
          <w:sz w:val="22"/>
          <w:szCs w:val="22"/>
        </w:rPr>
        <w:t xml:space="preserve"> been widely introduced in low-and middle-income countries where arboviruses are endemic, largely due to limited epidemiological data and understanding of the disease burden.</w:t>
      </w:r>
      <w:sdt>
        <w:sdtPr>
          <w:rPr>
            <w:rFonts w:ascii="Times New Roman" w:eastAsia="Times New Roman" w:hAnsi="Times New Roman" w:cs="Times New Roman"/>
            <w:color w:val="000000"/>
            <w:sz w:val="22"/>
            <w:szCs w:val="22"/>
            <w:vertAlign w:val="superscript"/>
          </w:rPr>
          <w:tag w:val="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"/>
          <w:id w:val="205455244"/>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14,18</w:t>
          </w:r>
        </w:sdtContent>
      </w:sdt>
    </w:p>
    <w:p w14:paraId="4F0D8315" w14:textId="4D818701" w:rsidR="00E76E02"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Population-based serosurveys play a critical role in understanding the epidemiology of infection and levels of population immunity.</w:t>
      </w:r>
      <w:sdt>
        <w:sdtPr>
          <w:rPr>
            <w:rFonts w:ascii="Times New Roman" w:eastAsia="Times New Roman" w:hAnsi="Times New Roman" w:cs="Times New Roman"/>
            <w:color w:val="000000"/>
            <w:sz w:val="22"/>
            <w:szCs w:val="22"/>
            <w:vertAlign w:val="superscript"/>
          </w:rPr>
          <w:tag w:val="MENDELEY_CITATION_v3_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"/>
          <w:id w:val="294841471"/>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19</w:t>
          </w:r>
        </w:sdtContent>
      </w:sdt>
      <w:r>
        <w:rPr>
          <w:rFonts w:ascii="Times New Roman" w:eastAsia="Times New Roman" w:hAnsi="Times New Roman" w:cs="Times New Roman"/>
          <w:color w:val="000000"/>
          <w:sz w:val="22"/>
          <w:szCs w:val="22"/>
          <w:vertAlign w:val="superscript"/>
        </w:rPr>
        <w:t xml:space="preserve"> </w:t>
      </w:r>
      <w:r>
        <w:rPr>
          <w:rFonts w:ascii="Times New Roman" w:eastAsia="Times New Roman" w:hAnsi="Times New Roman" w:cs="Times New Roman"/>
          <w:color w:val="000000"/>
          <w:sz w:val="22"/>
          <w:szCs w:val="22"/>
        </w:rPr>
        <w:t>These studies are particularly valuable in African settings where routine surveillance is limited or fragmented, as they provide robust cumulative infection estimates at the population level, capturing both symptomatic and asymptomatic transmissions.</w:t>
      </w:r>
      <w:sdt>
        <w:sdtPr>
          <w:rPr>
            <w:rFonts w:ascii="Times New Roman" w:eastAsia="Times New Roman" w:hAnsi="Times New Roman" w:cs="Times New Roman"/>
            <w:color w:val="000000"/>
            <w:sz w:val="22"/>
            <w:szCs w:val="22"/>
            <w:vertAlign w:val="superscript"/>
          </w:rPr>
          <w:tag w:val="MENDELEY_CITATION_v3_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"/>
          <w:id w:val="155829468"/>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20</w:t>
          </w:r>
        </w:sdtContent>
      </w:sdt>
      <w:r>
        <w:rPr>
          <w:rFonts w:ascii="Times New Roman" w:eastAsia="Times New Roman" w:hAnsi="Times New Roman" w:cs="Times New Roman"/>
          <w:color w:val="000000"/>
          <w:sz w:val="22"/>
          <w:szCs w:val="22"/>
        </w:rPr>
        <w:t xml:space="preserve"> Such data are essential for informing epidemic preparedness, guiding prevention and control strategies, and supporting equitable implementation of emerging interventions, including vaccines, in setting where arboviruses are endemic.</w:t>
      </w:r>
    </w:p>
    <w:p w14:paraId="546A8AEE" w14:textId="2291B9AA" w:rsidR="00E76E02"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Although several serosurveys of CHIKV, DENV and RVFV have been conducted in different parts of Kenya, a critical gap remains in generating representative, population-level estimates of cumulative exposure across multiple pathogens. Most existing serosurveys </w:t>
      </w:r>
      <w:r w:rsidR="00552AC2">
        <w:rPr>
          <w:rFonts w:ascii="Times New Roman" w:eastAsia="Times New Roman" w:hAnsi="Times New Roman" w:cs="Times New Roman"/>
          <w:color w:val="000000"/>
          <w:sz w:val="22"/>
          <w:szCs w:val="22"/>
        </w:rPr>
        <w:t xml:space="preserve">rely on </w:t>
      </w:r>
      <w:r>
        <w:rPr>
          <w:rFonts w:ascii="Times New Roman" w:eastAsia="Times New Roman" w:hAnsi="Times New Roman" w:cs="Times New Roman"/>
          <w:color w:val="000000"/>
          <w:sz w:val="22"/>
          <w:szCs w:val="22"/>
        </w:rPr>
        <w:t xml:space="preserve">health facility sampling, outbreak investigations, or surveys restricted to specific age groups or geographic locations, resulting in biased </w:t>
      </w:r>
      <w:r w:rsidR="00FE729F">
        <w:rPr>
          <w:rFonts w:ascii="Times New Roman" w:eastAsia="Times New Roman" w:hAnsi="Times New Roman" w:cs="Times New Roman"/>
          <w:color w:val="000000"/>
          <w:sz w:val="22"/>
          <w:szCs w:val="22"/>
        </w:rPr>
        <w:t>estimates of</w:t>
      </w:r>
      <w:r>
        <w:rPr>
          <w:rFonts w:ascii="Times New Roman" w:eastAsia="Times New Roman" w:hAnsi="Times New Roman" w:cs="Times New Roman"/>
          <w:color w:val="000000"/>
          <w:sz w:val="22"/>
          <w:szCs w:val="22"/>
        </w:rPr>
        <w:t xml:space="preserve"> population-level seroprevalence.</w:t>
      </w:r>
      <w:sdt>
        <w:sdtPr>
          <w:rPr>
            <w:rFonts w:ascii="Times New Roman" w:eastAsia="Times New Roman" w:hAnsi="Times New Roman" w:cs="Times New Roman"/>
            <w:color w:val="000000"/>
            <w:sz w:val="22"/>
            <w:szCs w:val="22"/>
            <w:vertAlign w:val="superscript"/>
          </w:rPr>
          <w:tag w:val="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Jpc2FuemlvIiwiZ2l2ZW4iOiJEb25hbC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"/>
          <w:id w:val="304055031"/>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21–25</w:t>
          </w:r>
        </w:sdtContent>
      </w:sdt>
    </w:p>
    <w:p w14:paraId="1660B630" w14:textId="0E609E76" w:rsidR="00E76E02" w:rsidRDefault="00125075" w:rsidP="00C45AE3">
      <w:pPr>
        <w:spacing w:line="480" w:lineRule="auto"/>
        <w:jc w:val="both"/>
        <w:rPr>
          <w:rFonts w:ascii="Times New Roman" w:eastAsia="Times New Roman" w:hAnsi="Times New Roman" w:cs="Times New Roman"/>
          <w:color w:val="000000"/>
          <w:sz w:val="22"/>
          <w:szCs w:val="22"/>
        </w:rPr>
      </w:pPr>
      <w:r w:rsidRPr="008E7609">
        <w:rPr>
          <w:rFonts w:ascii="Times New Roman" w:eastAsia="Times New Roman" w:hAnsi="Times New Roman" w:cs="Times New Roman"/>
          <w:color w:val="000000"/>
          <w:sz w:val="22"/>
          <w:szCs w:val="22"/>
        </w:rPr>
        <w:t xml:space="preserve">We conducted a large population-based retrospective serosurvey across five </w:t>
      </w:r>
      <w:r w:rsidR="00AC4344">
        <w:rPr>
          <w:rFonts w:ascii="Times New Roman" w:eastAsia="Times New Roman" w:hAnsi="Times New Roman" w:cs="Times New Roman"/>
          <w:color w:val="000000"/>
          <w:sz w:val="22"/>
          <w:szCs w:val="22"/>
        </w:rPr>
        <w:t>geographically and ecologically</w:t>
      </w:r>
      <w:r w:rsidRPr="008E7609">
        <w:rPr>
          <w:rFonts w:ascii="Times New Roman" w:eastAsia="Times New Roman" w:hAnsi="Times New Roman" w:cs="Times New Roman"/>
          <w:color w:val="000000"/>
          <w:sz w:val="22"/>
          <w:szCs w:val="22"/>
        </w:rPr>
        <w:t xml:space="preserve"> diverse sites in Kenya to estimate</w:t>
      </w:r>
      <w:r w:rsidR="007E3FD0" w:rsidRPr="008E7609">
        <w:rPr>
          <w:rFonts w:ascii="Times New Roman" w:eastAsia="Times New Roman" w:hAnsi="Times New Roman" w:cs="Times New Roman"/>
          <w:color w:val="000000"/>
          <w:sz w:val="22"/>
          <w:szCs w:val="22"/>
        </w:rPr>
        <w:t xml:space="preserve"> the</w:t>
      </w:r>
      <w:r w:rsidRPr="008E7609">
        <w:rPr>
          <w:rFonts w:ascii="Times New Roman" w:eastAsia="Times New Roman" w:hAnsi="Times New Roman" w:cs="Times New Roman"/>
          <w:color w:val="000000"/>
          <w:sz w:val="22"/>
          <w:szCs w:val="22"/>
        </w:rPr>
        <w:t xml:space="preserve"> </w:t>
      </w:r>
      <w:r w:rsidR="008E7609">
        <w:rPr>
          <w:rFonts w:ascii="Times New Roman" w:eastAsia="Times New Roman" w:hAnsi="Times New Roman" w:cs="Times New Roman"/>
          <w:color w:val="000000"/>
          <w:sz w:val="22"/>
          <w:szCs w:val="22"/>
        </w:rPr>
        <w:t>extent of previous infection</w:t>
      </w:r>
      <w:r w:rsidR="00430000">
        <w:rPr>
          <w:rFonts w:ascii="Times New Roman" w:eastAsia="Times New Roman" w:hAnsi="Times New Roman" w:cs="Times New Roman"/>
          <w:color w:val="000000"/>
          <w:sz w:val="22"/>
          <w:szCs w:val="22"/>
        </w:rPr>
        <w:t xml:space="preserve"> and population level protection</w:t>
      </w:r>
      <w:r w:rsidR="008E7609">
        <w:rPr>
          <w:rFonts w:ascii="Times New Roman" w:eastAsia="Times New Roman" w:hAnsi="Times New Roman" w:cs="Times New Roman"/>
          <w:color w:val="000000"/>
          <w:sz w:val="22"/>
          <w:szCs w:val="22"/>
        </w:rPr>
        <w:t xml:space="preserve"> using serological surveillance</w:t>
      </w:r>
      <w:r w:rsidRPr="008E7609">
        <w:rPr>
          <w:rFonts w:ascii="Times New Roman" w:eastAsia="Times New Roman" w:hAnsi="Times New Roman" w:cs="Times New Roman"/>
          <w:color w:val="000000"/>
          <w:sz w:val="22"/>
          <w:szCs w:val="22"/>
        </w:rPr>
        <w:t>.</w:t>
      </w:r>
    </w:p>
    <w:p w14:paraId="173A0E3B" w14:textId="77777777" w:rsidR="00E76E02" w:rsidRDefault="00125075" w:rsidP="00C45AE3">
      <w:pPr>
        <w:pStyle w:val="Heading1"/>
        <w:spacing w:line="480" w:lineRule="auto"/>
      </w:pPr>
      <w:r>
        <w:t>Research in context</w:t>
      </w:r>
    </w:p>
    <w:p w14:paraId="2940A927" w14:textId="77777777" w:rsidR="00E76E02" w:rsidRDefault="00125075" w:rsidP="00C45AE3">
      <w:pPr>
        <w:pStyle w:val="Heading2"/>
        <w:spacing w:line="480" w:lineRule="auto"/>
      </w:pPr>
      <w:r>
        <w:t>Evidence before this study</w:t>
      </w:r>
    </w:p>
    <w:p w14:paraId="30A60E17" w14:textId="49D66B71" w:rsidR="00E76E02"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Kenya experiences recurrent outbreaks of arboviral infections, including chikungunya, dengue and Rift Valley </w:t>
      </w:r>
      <w:r w:rsidR="002620CB">
        <w:rPr>
          <w:rFonts w:ascii="Times New Roman" w:eastAsia="Times New Roman" w:hAnsi="Times New Roman" w:cs="Times New Roman"/>
          <w:color w:val="000000"/>
          <w:sz w:val="22"/>
          <w:szCs w:val="22"/>
        </w:rPr>
        <w:t>F</w:t>
      </w:r>
      <w:r>
        <w:rPr>
          <w:rFonts w:ascii="Times New Roman" w:eastAsia="Times New Roman" w:hAnsi="Times New Roman" w:cs="Times New Roman"/>
          <w:color w:val="000000"/>
          <w:sz w:val="22"/>
          <w:szCs w:val="22"/>
        </w:rPr>
        <w:t xml:space="preserve">ever. Serological surveys are valuable tools for assessing transmission dynamics, particularly in settings where disease surveillance is limited and identifying populations at risk to inform public health policy. We searched PubMed for epidemiological studies published up to December 2025 using terms, “seroepidemiologic studies” AND (“chikungunya fever”, OR “dengue fever”, OR “Rift Valley fever”) AND “Kenya”. We found 75 articles published in the last 10 years and further selected 62 articles </w:t>
      </w:r>
      <w:r w:rsidR="002620CB">
        <w:rPr>
          <w:rFonts w:ascii="Times New Roman" w:eastAsia="Times New Roman" w:hAnsi="Times New Roman" w:cs="Times New Roman"/>
          <w:color w:val="000000"/>
          <w:sz w:val="22"/>
          <w:szCs w:val="22"/>
        </w:rPr>
        <w:t xml:space="preserve">which </w:t>
      </w:r>
      <w:r w:rsidR="002620CB">
        <w:rPr>
          <w:rFonts w:ascii="Times New Roman" w:eastAsia="Times New Roman" w:hAnsi="Times New Roman" w:cs="Times New Roman"/>
          <w:color w:val="000000"/>
          <w:sz w:val="22"/>
          <w:szCs w:val="22"/>
        </w:rPr>
        <w:lastRenderedPageBreak/>
        <w:t xml:space="preserve">were </w:t>
      </w:r>
      <w:r>
        <w:rPr>
          <w:rFonts w:ascii="Times New Roman" w:eastAsia="Times New Roman" w:hAnsi="Times New Roman" w:cs="Times New Roman"/>
          <w:color w:val="000000"/>
          <w:sz w:val="22"/>
          <w:szCs w:val="22"/>
        </w:rPr>
        <w:t>relevant to our study. Most identified studies were hospital-based or focused on specific populations or specific geographic areas. Consequently, population-level estimates of arboviral exposure in Kenya remain limited.</w:t>
      </w:r>
    </w:p>
    <w:p w14:paraId="6D7768C9" w14:textId="77777777" w:rsidR="00E76E02" w:rsidRPr="00C03421" w:rsidRDefault="00125075" w:rsidP="00C45AE3">
      <w:pPr>
        <w:pStyle w:val="Heading2"/>
        <w:spacing w:line="480" w:lineRule="auto"/>
      </w:pPr>
      <w:r w:rsidRPr="00C03421">
        <w:t>Added value of this study</w:t>
      </w:r>
    </w:p>
    <w:p w14:paraId="18FBDE75" w14:textId="55A8B3AF" w:rsidR="00E76E02"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This study provides the first comprehensive population-based estimates of IgG seroprevalence for CHIKV, DENV and RVFV in Kenya. Including</w:t>
      </w:r>
      <w:r w:rsidR="008E7609">
        <w:rPr>
          <w:rFonts w:ascii="Times New Roman" w:eastAsia="Times New Roman" w:hAnsi="Times New Roman" w:cs="Times New Roman"/>
          <w:color w:val="000000"/>
          <w:sz w:val="22"/>
          <w:szCs w:val="22"/>
        </w:rPr>
        <w:t xml:space="preserve"> samples collected from</w:t>
      </w:r>
      <w:r>
        <w:rPr>
          <w:rFonts w:ascii="Times New Roman" w:eastAsia="Times New Roman" w:hAnsi="Times New Roman" w:cs="Times New Roman"/>
          <w:color w:val="000000"/>
          <w:sz w:val="22"/>
          <w:szCs w:val="22"/>
        </w:rPr>
        <w:t xml:space="preserve"> 4165 individuals across five </w:t>
      </w:r>
      <w:r w:rsidR="00D37656">
        <w:rPr>
          <w:rFonts w:ascii="Times New Roman" w:eastAsia="Times New Roman" w:hAnsi="Times New Roman" w:cs="Times New Roman"/>
          <w:color w:val="000000"/>
          <w:sz w:val="22"/>
          <w:szCs w:val="22"/>
        </w:rPr>
        <w:t>geographically</w:t>
      </w:r>
      <w:r>
        <w:rPr>
          <w:rFonts w:ascii="Times New Roman" w:eastAsia="Times New Roman" w:hAnsi="Times New Roman" w:cs="Times New Roman"/>
          <w:color w:val="000000"/>
          <w:sz w:val="22"/>
          <w:szCs w:val="22"/>
        </w:rPr>
        <w:t xml:space="preserve"> and ecologically diverse sites, the study generates robust estimates by age and sex across </w:t>
      </w:r>
      <w:r w:rsidR="008E7609">
        <w:rPr>
          <w:rFonts w:ascii="Times New Roman" w:eastAsia="Times New Roman" w:hAnsi="Times New Roman" w:cs="Times New Roman"/>
          <w:color w:val="000000"/>
          <w:sz w:val="22"/>
          <w:szCs w:val="22"/>
        </w:rPr>
        <w:t xml:space="preserve">the </w:t>
      </w:r>
      <w:r>
        <w:rPr>
          <w:rFonts w:ascii="Times New Roman" w:eastAsia="Times New Roman" w:hAnsi="Times New Roman" w:cs="Times New Roman"/>
          <w:color w:val="000000"/>
          <w:sz w:val="22"/>
          <w:szCs w:val="22"/>
        </w:rPr>
        <w:t xml:space="preserve">life course. We found substantial geographic heterogeneity in exposure, with evidence of high chikungunya seroprevalence in </w:t>
      </w:r>
      <w:r w:rsidR="00302E63">
        <w:rPr>
          <w:rFonts w:ascii="Times New Roman" w:eastAsia="Times New Roman" w:hAnsi="Times New Roman" w:cs="Times New Roman"/>
          <w:color w:val="000000"/>
          <w:sz w:val="22"/>
          <w:szCs w:val="22"/>
        </w:rPr>
        <w:t>western Kenya (</w:t>
      </w:r>
      <w:r>
        <w:rPr>
          <w:rFonts w:ascii="Times New Roman" w:eastAsia="Times New Roman" w:hAnsi="Times New Roman" w:cs="Times New Roman"/>
          <w:color w:val="000000"/>
          <w:sz w:val="22"/>
          <w:szCs w:val="22"/>
        </w:rPr>
        <w:t>Asembo</w:t>
      </w:r>
      <w:r w:rsidR="00302E63">
        <w:rPr>
          <w:rFonts w:ascii="Times New Roman" w:eastAsia="Times New Roman" w:hAnsi="Times New Roman" w:cs="Times New Roman"/>
          <w:color w:val="000000"/>
          <w:sz w:val="22"/>
          <w:szCs w:val="22"/>
        </w:rPr>
        <w:t xml:space="preserve"> area, Siaya County)</w:t>
      </w:r>
      <w:r>
        <w:rPr>
          <w:rFonts w:ascii="Times New Roman" w:eastAsia="Times New Roman" w:hAnsi="Times New Roman" w:cs="Times New Roman"/>
          <w:color w:val="000000"/>
          <w:sz w:val="22"/>
          <w:szCs w:val="22"/>
        </w:rPr>
        <w:t xml:space="preserve"> and substantial dengue exposure in </w:t>
      </w:r>
      <w:r w:rsidR="00302E63">
        <w:rPr>
          <w:rFonts w:ascii="Times New Roman" w:eastAsia="Times New Roman" w:hAnsi="Times New Roman" w:cs="Times New Roman"/>
          <w:color w:val="000000"/>
          <w:sz w:val="22"/>
          <w:szCs w:val="22"/>
        </w:rPr>
        <w:t>coastal Kenya (</w:t>
      </w:r>
      <w:r>
        <w:rPr>
          <w:rFonts w:ascii="Times New Roman" w:eastAsia="Times New Roman" w:hAnsi="Times New Roman" w:cs="Times New Roman"/>
          <w:color w:val="000000"/>
          <w:sz w:val="22"/>
          <w:szCs w:val="22"/>
        </w:rPr>
        <w:t>Kilifi</w:t>
      </w:r>
      <w:r w:rsidR="00302E63">
        <w:rPr>
          <w:rFonts w:ascii="Times New Roman" w:eastAsia="Times New Roman" w:hAnsi="Times New Roman" w:cs="Times New Roman"/>
          <w:color w:val="000000"/>
          <w:sz w:val="22"/>
          <w:szCs w:val="22"/>
        </w:rPr>
        <w:t xml:space="preserve"> area, Kilifi County)</w:t>
      </w:r>
      <w:r>
        <w:rPr>
          <w:rFonts w:ascii="Times New Roman" w:eastAsia="Times New Roman" w:hAnsi="Times New Roman" w:cs="Times New Roman"/>
          <w:color w:val="000000"/>
          <w:sz w:val="22"/>
          <w:szCs w:val="22"/>
        </w:rPr>
        <w:t xml:space="preserve">. </w:t>
      </w:r>
      <w:r w:rsidR="00302E63">
        <w:rPr>
          <w:rFonts w:ascii="Times New Roman" w:eastAsia="Times New Roman" w:hAnsi="Times New Roman" w:cs="Times New Roman"/>
          <w:color w:val="000000"/>
          <w:sz w:val="22"/>
          <w:szCs w:val="22"/>
        </w:rPr>
        <w:t xml:space="preserve">Notably, in western Kenya, CHIKV seroprevalence among young children was relatively higher than at the other sites, demonstrating the role of ongoing transmission, rather than periodic outbreaks, in the epidemiology of CHIKV infections in that setting. </w:t>
      </w:r>
      <w:r>
        <w:rPr>
          <w:rFonts w:ascii="Times New Roman" w:eastAsia="Times New Roman" w:hAnsi="Times New Roman" w:cs="Times New Roman"/>
          <w:color w:val="000000"/>
          <w:sz w:val="22"/>
          <w:szCs w:val="22"/>
        </w:rPr>
        <w:t xml:space="preserve">Additionally, children younger than 15 years had lower </w:t>
      </w:r>
      <w:r w:rsidR="00957B0D">
        <w:rPr>
          <w:rFonts w:ascii="Times New Roman" w:eastAsia="Times New Roman" w:hAnsi="Times New Roman" w:cs="Times New Roman"/>
          <w:color w:val="000000"/>
          <w:sz w:val="22"/>
          <w:szCs w:val="22"/>
        </w:rPr>
        <w:t>prevalence</w:t>
      </w:r>
      <w:r>
        <w:rPr>
          <w:rFonts w:ascii="Times New Roman" w:eastAsia="Times New Roman" w:hAnsi="Times New Roman" w:cs="Times New Roman"/>
          <w:color w:val="000000"/>
          <w:sz w:val="22"/>
          <w:szCs w:val="22"/>
        </w:rPr>
        <w:t xml:space="preserve"> of C</w:t>
      </w:r>
      <w:r w:rsidR="00957B0D">
        <w:rPr>
          <w:rFonts w:ascii="Times New Roman" w:eastAsia="Times New Roman" w:hAnsi="Times New Roman" w:cs="Times New Roman"/>
          <w:color w:val="000000"/>
          <w:sz w:val="22"/>
          <w:szCs w:val="22"/>
        </w:rPr>
        <w:t>HIKV protective antibodies</w:t>
      </w:r>
      <w:r>
        <w:rPr>
          <w:rFonts w:ascii="Times New Roman" w:eastAsia="Times New Roman" w:hAnsi="Times New Roman" w:cs="Times New Roman"/>
          <w:color w:val="000000"/>
          <w:sz w:val="22"/>
          <w:szCs w:val="22"/>
        </w:rPr>
        <w:t xml:space="preserve"> than adults across the sites. Finally, our comparative analyses demonstrate that mixture models can be useful complementary approach for estimating seroprevalence in settings of high prevalence and heterogeneous antibody responses.</w:t>
      </w:r>
    </w:p>
    <w:p w14:paraId="1191F683" w14:textId="77777777" w:rsidR="00E76E02" w:rsidRPr="00C03421" w:rsidRDefault="00125075" w:rsidP="00C45AE3">
      <w:pPr>
        <w:pStyle w:val="Heading2"/>
        <w:spacing w:line="480" w:lineRule="auto"/>
      </w:pPr>
      <w:r w:rsidRPr="00C03421">
        <w:t>Implications of all available evidence</w:t>
      </w:r>
    </w:p>
    <w:p w14:paraId="27AAC86C" w14:textId="6985548A" w:rsidR="00E76E02"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Marked geographic heterogeneity in arboviral exposure across the five HDSS sites in Kenya highlight the need for</w:t>
      </w:r>
      <w:r w:rsidR="00302E63">
        <w:rPr>
          <w:rFonts w:ascii="Times New Roman" w:eastAsia="Times New Roman" w:hAnsi="Times New Roman" w:cs="Times New Roman"/>
          <w:color w:val="000000"/>
          <w:sz w:val="22"/>
          <w:szCs w:val="22"/>
        </w:rPr>
        <w:t xml:space="preserve"> sub-national</w:t>
      </w:r>
      <w:r>
        <w:rPr>
          <w:rFonts w:ascii="Times New Roman" w:eastAsia="Times New Roman" w:hAnsi="Times New Roman" w:cs="Times New Roman"/>
          <w:color w:val="000000"/>
          <w:sz w:val="22"/>
          <w:szCs w:val="22"/>
        </w:rPr>
        <w:t xml:space="preserve"> surveillance and prevention strategies. Together with existing evidence, these findings demonstrate that arboviral transmission intensity varies substantially with</w:t>
      </w:r>
      <w:r w:rsidR="00302E63">
        <w:rPr>
          <w:rFonts w:ascii="Times New Roman" w:eastAsia="Times New Roman" w:hAnsi="Times New Roman" w:cs="Times New Roman"/>
          <w:color w:val="000000"/>
          <w:sz w:val="22"/>
          <w:szCs w:val="22"/>
        </w:rPr>
        <w:t>in</w:t>
      </w:r>
      <w:r>
        <w:rPr>
          <w:rFonts w:ascii="Times New Roman" w:eastAsia="Times New Roman" w:hAnsi="Times New Roman" w:cs="Times New Roman"/>
          <w:color w:val="000000"/>
          <w:sz w:val="22"/>
          <w:szCs w:val="22"/>
        </w:rPr>
        <w:t xml:space="preserve"> the country, with important implications for outbreak preparedness, vaccine deployment and vector control. These data provide valuable evidence base for the national government through the ministry health and international partners, to inform arboviral epidemic preparedness, prioritisation of high-risk areas</w:t>
      </w:r>
      <w:r w:rsidR="00302E63">
        <w:rPr>
          <w:rFonts w:ascii="Times New Roman" w:eastAsia="Times New Roman" w:hAnsi="Times New Roman" w:cs="Times New Roman"/>
          <w:color w:val="000000"/>
          <w:sz w:val="22"/>
          <w:szCs w:val="22"/>
        </w:rPr>
        <w:t>,</w:t>
      </w:r>
      <w:r>
        <w:rPr>
          <w:rFonts w:ascii="Times New Roman" w:eastAsia="Times New Roman" w:hAnsi="Times New Roman" w:cs="Times New Roman"/>
          <w:color w:val="000000"/>
          <w:sz w:val="22"/>
          <w:szCs w:val="22"/>
        </w:rPr>
        <w:t xml:space="preserve"> and the design of future intervention strategies.</w:t>
      </w:r>
    </w:p>
    <w:p w14:paraId="5DD79FFD" w14:textId="77777777" w:rsidR="00E76E02" w:rsidRDefault="00125075" w:rsidP="00C45AE3">
      <w:pPr>
        <w:pStyle w:val="Heading1"/>
        <w:spacing w:line="480" w:lineRule="auto"/>
        <w:rPr>
          <w:rFonts w:eastAsia="Times New Roman"/>
          <w:color w:val="000000"/>
          <w:sz w:val="22"/>
          <w:szCs w:val="22"/>
        </w:rPr>
      </w:pPr>
      <w:r>
        <w:lastRenderedPageBreak/>
        <w:t>Materials and Methods</w:t>
      </w:r>
      <w:r>
        <w:rPr>
          <w:sz w:val="28"/>
          <w:szCs w:val="28"/>
        </w:rPr>
        <w:t xml:space="preserve"> </w:t>
      </w:r>
    </w:p>
    <w:p w14:paraId="34219510" w14:textId="77777777" w:rsidR="00E76E02" w:rsidRPr="0046076C" w:rsidRDefault="00125075" w:rsidP="00C45AE3">
      <w:pPr>
        <w:pStyle w:val="Heading2"/>
        <w:spacing w:line="480" w:lineRule="auto"/>
      </w:pPr>
      <w:r w:rsidRPr="0046076C">
        <w:t>Study design and participants</w:t>
      </w:r>
    </w:p>
    <w:p w14:paraId="07604CB9" w14:textId="66331D5F" w:rsidR="00E76E02" w:rsidRPr="009402DC" w:rsidRDefault="00125075" w:rsidP="00C45AE3">
      <w:pPr>
        <w:spacing w:line="480" w:lineRule="auto"/>
        <w:jc w:val="both"/>
        <w:rPr>
          <w:rFonts w:ascii="Times New Roman" w:eastAsia="Times New Roman" w:hAnsi="Times New Roman" w:cs="Times New Roman"/>
          <w:sz w:val="22"/>
          <w:szCs w:val="22"/>
        </w:rPr>
      </w:pPr>
      <w:r>
        <w:rPr>
          <w:rFonts w:ascii="Times New Roman" w:hAnsi="Times New Roman" w:cs="Times New Roman"/>
          <w:sz w:val="22"/>
          <w:szCs w:val="22"/>
        </w:rPr>
        <w:t xml:space="preserve">This retrospective </w:t>
      </w:r>
      <w:r w:rsidR="004C6D68">
        <w:rPr>
          <w:rFonts w:ascii="Times New Roman" w:hAnsi="Times New Roman" w:cs="Times New Roman"/>
          <w:sz w:val="22"/>
          <w:szCs w:val="22"/>
        </w:rPr>
        <w:t>serosurvey</w:t>
      </w:r>
      <w:r>
        <w:rPr>
          <w:rFonts w:ascii="Times New Roman" w:hAnsi="Times New Roman" w:cs="Times New Roman"/>
          <w:sz w:val="22"/>
          <w:szCs w:val="22"/>
        </w:rPr>
        <w:t xml:space="preserve"> was conducted as part of the Kenya </w:t>
      </w:r>
      <w:r w:rsidR="007E3FD0">
        <w:rPr>
          <w:rFonts w:ascii="Times New Roman" w:hAnsi="Times New Roman" w:cs="Times New Roman"/>
          <w:sz w:val="22"/>
          <w:szCs w:val="22"/>
        </w:rPr>
        <w:t>M</w:t>
      </w:r>
      <w:r>
        <w:rPr>
          <w:rFonts w:ascii="Times New Roman" w:hAnsi="Times New Roman" w:cs="Times New Roman"/>
          <w:sz w:val="22"/>
          <w:szCs w:val="22"/>
        </w:rPr>
        <w:t xml:space="preserve">ulti-site </w:t>
      </w:r>
      <w:r w:rsidR="007E3FD0">
        <w:rPr>
          <w:rFonts w:ascii="Times New Roman" w:hAnsi="Times New Roman" w:cs="Times New Roman"/>
          <w:sz w:val="22"/>
          <w:szCs w:val="22"/>
        </w:rPr>
        <w:t>Integrated S</w:t>
      </w:r>
      <w:r>
        <w:rPr>
          <w:rFonts w:ascii="Times New Roman" w:hAnsi="Times New Roman" w:cs="Times New Roman"/>
          <w:sz w:val="22"/>
          <w:szCs w:val="22"/>
        </w:rPr>
        <w:t xml:space="preserve">erosurveillance (KEMIS) </w:t>
      </w:r>
      <w:r w:rsidR="007E3FD0">
        <w:rPr>
          <w:rFonts w:ascii="Times New Roman" w:hAnsi="Times New Roman" w:cs="Times New Roman"/>
          <w:sz w:val="22"/>
          <w:szCs w:val="22"/>
        </w:rPr>
        <w:t>collaboration</w:t>
      </w:r>
      <w:r>
        <w:rPr>
          <w:rFonts w:ascii="Times New Roman" w:hAnsi="Times New Roman" w:cs="Times New Roman"/>
          <w:sz w:val="22"/>
          <w:szCs w:val="22"/>
        </w:rPr>
        <w:t>, described in detail elsewhere.</w:t>
      </w:r>
      <w:sdt>
        <w:sdtPr>
          <w:rPr>
            <w:rFonts w:ascii="Times New Roman" w:hAnsi="Times New Roman" w:cs="Times New Roman"/>
            <w:color w:val="000000"/>
            <w:sz w:val="22"/>
            <w:szCs w:val="22"/>
            <w:vertAlign w:val="superscript"/>
          </w:rPr>
          <w:tag w:val="MENDELEY_CITATION_v3_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"/>
          <w:id w:val="36281561"/>
          <w:placeholder>
            <w:docPart w:val="DefaultPlaceholder_-1854013440"/>
          </w:placeholder>
        </w:sdtPr>
        <w:sdtContent>
          <w:r w:rsidR="00AE5EED" w:rsidRPr="00AE5EED">
            <w:rPr>
              <w:rFonts w:ascii="Times New Roman" w:hAnsi="Times New Roman" w:cs="Times New Roman"/>
              <w:color w:val="000000"/>
              <w:sz w:val="22"/>
              <w:szCs w:val="22"/>
              <w:vertAlign w:val="superscript"/>
            </w:rPr>
            <w:t>26</w:t>
          </w:r>
        </w:sdtContent>
      </w:sdt>
      <w:r>
        <w:rPr>
          <w:rFonts w:ascii="Times New Roman" w:hAnsi="Times New Roman" w:cs="Times New Roman"/>
          <w:color w:val="000000"/>
          <w:sz w:val="22"/>
          <w:szCs w:val="22"/>
        </w:rPr>
        <w:t xml:space="preserve"> We used banked plasma samples collected </w:t>
      </w:r>
      <w:r w:rsidR="001E474A">
        <w:rPr>
          <w:rFonts w:ascii="Times New Roman" w:hAnsi="Times New Roman" w:cs="Times New Roman"/>
          <w:color w:val="000000"/>
          <w:sz w:val="22"/>
          <w:szCs w:val="22"/>
        </w:rPr>
        <w:t xml:space="preserve">between </w:t>
      </w:r>
      <w:r w:rsidR="004A71C6">
        <w:rPr>
          <w:rFonts w:ascii="Times New Roman" w:hAnsi="Times New Roman" w:cs="Times New Roman"/>
          <w:color w:val="000000"/>
          <w:sz w:val="22"/>
          <w:szCs w:val="22"/>
        </w:rPr>
        <w:t xml:space="preserve">February 15, </w:t>
      </w:r>
      <w:r w:rsidR="002620CB">
        <w:rPr>
          <w:rFonts w:ascii="Times New Roman" w:hAnsi="Times New Roman" w:cs="Times New Roman"/>
          <w:color w:val="000000"/>
          <w:sz w:val="22"/>
          <w:szCs w:val="22"/>
        </w:rPr>
        <w:t>2022,</w:t>
      </w:r>
      <w:r w:rsidR="001E474A">
        <w:rPr>
          <w:rFonts w:ascii="Times New Roman" w:hAnsi="Times New Roman" w:cs="Times New Roman"/>
          <w:color w:val="000000"/>
          <w:sz w:val="22"/>
          <w:szCs w:val="22"/>
        </w:rPr>
        <w:t xml:space="preserve"> </w:t>
      </w:r>
      <w:r w:rsidR="00284ACC">
        <w:rPr>
          <w:rFonts w:ascii="Times New Roman" w:hAnsi="Times New Roman" w:cs="Times New Roman"/>
          <w:color w:val="000000"/>
          <w:sz w:val="22"/>
          <w:szCs w:val="22"/>
        </w:rPr>
        <w:t>and</w:t>
      </w:r>
      <w:r w:rsidR="001E474A">
        <w:rPr>
          <w:rFonts w:ascii="Times New Roman" w:hAnsi="Times New Roman" w:cs="Times New Roman"/>
          <w:color w:val="000000"/>
          <w:sz w:val="22"/>
          <w:szCs w:val="22"/>
        </w:rPr>
        <w:t xml:space="preserve"> </w:t>
      </w:r>
      <w:r w:rsidR="004A71C6">
        <w:rPr>
          <w:rFonts w:ascii="Times New Roman" w:hAnsi="Times New Roman" w:cs="Times New Roman"/>
          <w:color w:val="000000"/>
          <w:sz w:val="22"/>
          <w:szCs w:val="22"/>
        </w:rPr>
        <w:t>September 3</w:t>
      </w:r>
      <w:r w:rsidR="001E474A">
        <w:rPr>
          <w:rFonts w:ascii="Times New Roman" w:hAnsi="Times New Roman" w:cs="Times New Roman"/>
          <w:color w:val="000000"/>
          <w:sz w:val="22"/>
          <w:szCs w:val="22"/>
        </w:rPr>
        <w:t>, 2022,</w:t>
      </w:r>
      <w:r>
        <w:rPr>
          <w:rFonts w:ascii="Times New Roman" w:hAnsi="Times New Roman" w:cs="Times New Roman"/>
          <w:color w:val="000000"/>
          <w:sz w:val="22"/>
          <w:szCs w:val="22"/>
        </w:rPr>
        <w:t xml:space="preserve"> during population-based COVID-19 serosurveys conducted across five health and demographic surveillance system (HDSS) sites in Kenya. The</w:t>
      </w:r>
      <w:r w:rsidR="0022279E">
        <w:rPr>
          <w:rFonts w:ascii="Times New Roman" w:hAnsi="Times New Roman" w:cs="Times New Roman"/>
          <w:color w:val="000000"/>
          <w:sz w:val="22"/>
          <w:szCs w:val="22"/>
        </w:rPr>
        <w:t>se</w:t>
      </w:r>
      <w:r>
        <w:rPr>
          <w:rFonts w:ascii="Times New Roman" w:hAnsi="Times New Roman" w:cs="Times New Roman"/>
          <w:color w:val="000000"/>
          <w:sz w:val="22"/>
          <w:szCs w:val="22"/>
        </w:rPr>
        <w:t xml:space="preserve"> sites included </w:t>
      </w:r>
      <w:r>
        <w:rPr>
          <w:rFonts w:ascii="Times New Roman" w:eastAsia="Times New Roman" w:hAnsi="Times New Roman" w:cs="Times New Roman"/>
          <w:sz w:val="22"/>
          <w:szCs w:val="22"/>
        </w:rPr>
        <w:t xml:space="preserve">Manyatta HDSS (located in Kisumu County), Asembo </w:t>
      </w:r>
      <w:r w:rsidR="005B7C5C">
        <w:rPr>
          <w:rFonts w:ascii="Times New Roman" w:eastAsia="Times New Roman" w:hAnsi="Times New Roman" w:cs="Times New Roman"/>
          <w:sz w:val="22"/>
          <w:szCs w:val="22"/>
        </w:rPr>
        <w:t>P</w:t>
      </w:r>
      <w:r>
        <w:rPr>
          <w:rFonts w:ascii="Times New Roman" w:eastAsia="Times New Roman" w:hAnsi="Times New Roman" w:cs="Times New Roman"/>
          <w:sz w:val="22"/>
          <w:szCs w:val="22"/>
        </w:rPr>
        <w:t>opulation-</w:t>
      </w:r>
      <w:r w:rsidR="005B7C5C">
        <w:rPr>
          <w:rFonts w:ascii="Times New Roman" w:eastAsia="Times New Roman" w:hAnsi="Times New Roman" w:cs="Times New Roman"/>
          <w:sz w:val="22"/>
          <w:szCs w:val="22"/>
        </w:rPr>
        <w:t>B</w:t>
      </w:r>
      <w:r>
        <w:rPr>
          <w:rFonts w:ascii="Times New Roman" w:eastAsia="Times New Roman" w:hAnsi="Times New Roman" w:cs="Times New Roman"/>
          <w:sz w:val="22"/>
          <w:szCs w:val="22"/>
        </w:rPr>
        <w:t xml:space="preserve">ased </w:t>
      </w:r>
      <w:r w:rsidR="005B7C5C">
        <w:rPr>
          <w:rFonts w:ascii="Times New Roman" w:eastAsia="Times New Roman" w:hAnsi="Times New Roman" w:cs="Times New Roman"/>
          <w:sz w:val="22"/>
          <w:szCs w:val="22"/>
        </w:rPr>
        <w:t>I</w:t>
      </w:r>
      <w:r>
        <w:rPr>
          <w:rFonts w:ascii="Times New Roman" w:eastAsia="Times New Roman" w:hAnsi="Times New Roman" w:cs="Times New Roman"/>
          <w:sz w:val="22"/>
          <w:szCs w:val="22"/>
        </w:rPr>
        <w:t xml:space="preserve">nfectious </w:t>
      </w:r>
      <w:r w:rsidR="005B7C5C">
        <w:rPr>
          <w:rFonts w:ascii="Times New Roman" w:eastAsia="Times New Roman" w:hAnsi="Times New Roman" w:cs="Times New Roman"/>
          <w:sz w:val="22"/>
          <w:szCs w:val="22"/>
        </w:rPr>
        <w:t>D</w:t>
      </w:r>
      <w:r>
        <w:rPr>
          <w:rFonts w:ascii="Times New Roman" w:eastAsia="Times New Roman" w:hAnsi="Times New Roman" w:cs="Times New Roman"/>
          <w:sz w:val="22"/>
          <w:szCs w:val="22"/>
        </w:rPr>
        <w:t xml:space="preserve">isease </w:t>
      </w:r>
      <w:r w:rsidR="005B7C5C">
        <w:rPr>
          <w:rFonts w:ascii="Times New Roman" w:eastAsia="Times New Roman" w:hAnsi="Times New Roman" w:cs="Times New Roman"/>
          <w:sz w:val="22"/>
          <w:szCs w:val="22"/>
        </w:rPr>
        <w:t>S</w:t>
      </w:r>
      <w:r>
        <w:rPr>
          <w:rFonts w:ascii="Times New Roman" w:eastAsia="Times New Roman" w:hAnsi="Times New Roman" w:cs="Times New Roman"/>
          <w:sz w:val="22"/>
          <w:szCs w:val="22"/>
        </w:rPr>
        <w:t>urveillance (PBIDS) (Siaya County), Kilifi HDSS (Kilifi County), Kibera PBIDS</w:t>
      </w:r>
      <w:r w:rsidR="005B7C5C">
        <w:rPr>
          <w:rFonts w:ascii="Times New Roman" w:eastAsia="Times New Roman" w:hAnsi="Times New Roman" w:cs="Times New Roman"/>
          <w:sz w:val="22"/>
          <w:szCs w:val="22"/>
        </w:rPr>
        <w:t xml:space="preserve"> (Nairobi County)</w:t>
      </w:r>
      <w:r>
        <w:rPr>
          <w:rFonts w:ascii="Times New Roman" w:eastAsia="Times New Roman" w:hAnsi="Times New Roman" w:cs="Times New Roman"/>
          <w:sz w:val="22"/>
          <w:szCs w:val="22"/>
        </w:rPr>
        <w:t xml:space="preserve"> and</w:t>
      </w:r>
      <w:r w:rsidR="005B7C5C">
        <w:rPr>
          <w:rFonts w:ascii="Times New Roman" w:eastAsia="Times New Roman" w:hAnsi="Times New Roman" w:cs="Times New Roman"/>
          <w:sz w:val="22"/>
          <w:szCs w:val="22"/>
        </w:rPr>
        <w:t xml:space="preserve"> the Nairobi Urban HDSS (covering</w:t>
      </w:r>
      <w:r>
        <w:rPr>
          <w:rFonts w:ascii="Times New Roman" w:eastAsia="Times New Roman" w:hAnsi="Times New Roman" w:cs="Times New Roman"/>
          <w:sz w:val="22"/>
          <w:szCs w:val="22"/>
        </w:rPr>
        <w:t xml:space="preserve"> Korogocho</w:t>
      </w:r>
      <w:r w:rsidR="005B7C5C">
        <w:rPr>
          <w:rFonts w:ascii="Times New Roman" w:eastAsia="Times New Roman" w:hAnsi="Times New Roman" w:cs="Times New Roman"/>
          <w:sz w:val="22"/>
          <w:szCs w:val="22"/>
        </w:rPr>
        <w:t xml:space="preserve"> and </w:t>
      </w:r>
      <w:r>
        <w:rPr>
          <w:rFonts w:ascii="Times New Roman" w:eastAsia="Times New Roman" w:hAnsi="Times New Roman" w:cs="Times New Roman"/>
          <w:sz w:val="22"/>
          <w:szCs w:val="22"/>
        </w:rPr>
        <w:t>Viwandani</w:t>
      </w:r>
      <w:r w:rsidR="005B7C5C">
        <w:rPr>
          <w:rFonts w:ascii="Times New Roman" w:eastAsia="Times New Roman" w:hAnsi="Times New Roman" w:cs="Times New Roman"/>
          <w:sz w:val="22"/>
          <w:szCs w:val="22"/>
        </w:rPr>
        <w:t xml:space="preserve"> areas</w:t>
      </w:r>
      <w:r>
        <w:rPr>
          <w:rFonts w:ascii="Times New Roman" w:eastAsia="Times New Roman" w:hAnsi="Times New Roman" w:cs="Times New Roman"/>
          <w:sz w:val="22"/>
          <w:szCs w:val="22"/>
        </w:rPr>
        <w:t xml:space="preserve"> in Nairobi County).</w:t>
      </w:r>
      <w:r w:rsidR="0024021F">
        <w:rPr>
          <w:rFonts w:ascii="Times New Roman" w:eastAsia="Times New Roman" w:hAnsi="Times New Roman" w:cs="Times New Roman"/>
          <w:sz w:val="22"/>
          <w:szCs w:val="22"/>
        </w:rPr>
        <w:t xml:space="preserve"> Participant identification for the COVID-19 serosurveys at the Kilifi and Nairobi Urban HDSS sites was performed by drawing random age-stratified samples from the respective HDSS population registers while at the other sites it was performed by randomly selecting households whose members were invited to participate in the site-specific serosurveys.</w:t>
      </w:r>
      <w:r>
        <w:rPr>
          <w:rFonts w:ascii="Times New Roman" w:eastAsia="Times New Roman" w:hAnsi="Times New Roman" w:cs="Times New Roman"/>
          <w:sz w:val="22"/>
          <w:szCs w:val="22"/>
        </w:rPr>
        <w:t xml:space="preserve"> </w:t>
      </w:r>
      <w:r w:rsidR="00284ACC">
        <w:rPr>
          <w:rFonts w:ascii="Times New Roman" w:eastAsia="Times New Roman" w:hAnsi="Times New Roman" w:cs="Times New Roman"/>
          <w:sz w:val="22"/>
          <w:szCs w:val="22"/>
        </w:rPr>
        <w:t>Detailed description of these surveillance platforms and study populations have been published previously</w:t>
      </w:r>
      <w:r>
        <w:rPr>
          <w:rFonts w:ascii="Times New Roman" w:eastAsia="Times New Roman" w:hAnsi="Times New Roman" w:cs="Times New Roman"/>
          <w:color w:val="000000"/>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"/>
          <w:id w:val="484797135"/>
          <w:placeholder>
            <w:docPart w:val="B1077C3C0A7C5B47B8FF78A928676DAC"/>
          </w:placeholder>
        </w:sdtPr>
        <w:sdtContent>
          <w:r w:rsidR="00AE5EED" w:rsidRPr="00AE5EED">
            <w:rPr>
              <w:rFonts w:ascii="Times New Roman" w:eastAsia="Times New Roman" w:hAnsi="Times New Roman" w:cs="Times New Roman"/>
              <w:color w:val="000000"/>
              <w:sz w:val="22"/>
              <w:szCs w:val="22"/>
              <w:vertAlign w:val="superscript"/>
            </w:rPr>
            <w:t>27–32</w:t>
          </w:r>
        </w:sdtContent>
      </w:sdt>
      <w:r>
        <w:rPr>
          <w:rFonts w:ascii="Times New Roman" w:eastAsia="Times New Roman" w:hAnsi="Times New Roman" w:cs="Times New Roman"/>
          <w:color w:val="000000"/>
          <w:sz w:val="22"/>
          <w:szCs w:val="22"/>
          <w:vertAlign w:val="superscript"/>
        </w:rPr>
        <w:t xml:space="preserve"> </w:t>
      </w:r>
      <w:r w:rsidR="0022279E">
        <w:rPr>
          <w:rFonts w:ascii="Times New Roman" w:eastAsia="Times New Roman" w:hAnsi="Times New Roman" w:cs="Times New Roman"/>
          <w:color w:val="000000"/>
          <w:sz w:val="22"/>
          <w:szCs w:val="22"/>
        </w:rPr>
        <w:t xml:space="preserve">Sample collection dates by site </w:t>
      </w:r>
      <w:r w:rsidR="009402DC">
        <w:rPr>
          <w:rFonts w:ascii="Times New Roman" w:eastAsia="Times New Roman" w:hAnsi="Times New Roman" w:cs="Times New Roman"/>
          <w:color w:val="000000"/>
          <w:sz w:val="22"/>
          <w:szCs w:val="22"/>
        </w:rPr>
        <w:t>are provided in supplementary table</w:t>
      </w:r>
      <w:r w:rsidR="0022279E">
        <w:rPr>
          <w:rFonts w:ascii="Times New Roman" w:eastAsia="Times New Roman" w:hAnsi="Times New Roman" w:cs="Times New Roman"/>
          <w:color w:val="000000"/>
          <w:sz w:val="22"/>
          <w:szCs w:val="22"/>
        </w:rPr>
        <w:t xml:space="preserve"> </w:t>
      </w:r>
      <w:r w:rsidR="009402DC">
        <w:rPr>
          <w:rFonts w:ascii="Times New Roman" w:eastAsia="Times New Roman" w:hAnsi="Times New Roman" w:cs="Times New Roman"/>
          <w:color w:val="000000"/>
          <w:sz w:val="22"/>
          <w:szCs w:val="22"/>
        </w:rPr>
        <w:t>1.</w:t>
      </w:r>
    </w:p>
    <w:p w14:paraId="146C1ABE" w14:textId="61CA4048" w:rsidR="00E76E02" w:rsidRDefault="005B7C5C" w:rsidP="00C45AE3">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Following testing </w:t>
      </w:r>
      <w:r w:rsidR="0022279E">
        <w:rPr>
          <w:rFonts w:ascii="Times New Roman" w:eastAsia="Times New Roman" w:hAnsi="Times New Roman" w:cs="Times New Roman"/>
          <w:sz w:val="22"/>
          <w:szCs w:val="22"/>
        </w:rPr>
        <w:t>for SARS-CoV-2 antibodies</w:t>
      </w:r>
      <w:r>
        <w:rPr>
          <w:rFonts w:ascii="Times New Roman" w:eastAsia="Times New Roman" w:hAnsi="Times New Roman" w:cs="Times New Roman"/>
          <w:sz w:val="22"/>
          <w:szCs w:val="22"/>
        </w:rPr>
        <w:t>, residual plasma samples were</w:t>
      </w:r>
      <w:r w:rsidR="0022279E">
        <w:rPr>
          <w:rFonts w:ascii="Times New Roman" w:eastAsia="Times New Roman" w:hAnsi="Times New Roman" w:cs="Times New Roman"/>
          <w:sz w:val="22"/>
          <w:szCs w:val="22"/>
        </w:rPr>
        <w:t xml:space="preserve"> stored at -80</w:t>
      </w:r>
      <w:r w:rsidR="0022279E">
        <w:rPr>
          <w:rFonts w:ascii="Times New Roman" w:eastAsia="Times New Roman" w:hAnsi="Times New Roman" w:cs="Times New Roman"/>
          <w:sz w:val="22"/>
          <w:szCs w:val="22"/>
          <w:vertAlign w:val="superscript"/>
        </w:rPr>
        <w:t>0</w:t>
      </w:r>
      <w:r w:rsidR="0022279E">
        <w:rPr>
          <w:rFonts w:ascii="Times New Roman" w:eastAsia="Times New Roman" w:hAnsi="Times New Roman" w:cs="Times New Roman"/>
          <w:sz w:val="22"/>
          <w:szCs w:val="22"/>
        </w:rPr>
        <w:t xml:space="preserve">C. For the present study, we </w:t>
      </w:r>
      <w:r w:rsidR="0024021F">
        <w:rPr>
          <w:rFonts w:ascii="Times New Roman" w:eastAsia="Times New Roman" w:hAnsi="Times New Roman" w:cs="Times New Roman"/>
          <w:sz w:val="22"/>
          <w:szCs w:val="22"/>
        </w:rPr>
        <w:t>tested</w:t>
      </w:r>
      <w:r w:rsidR="0022279E">
        <w:rPr>
          <w:rFonts w:ascii="Times New Roman" w:eastAsia="Times New Roman" w:hAnsi="Times New Roman" w:cs="Times New Roman"/>
          <w:sz w:val="22"/>
          <w:szCs w:val="22"/>
        </w:rPr>
        <w:t xml:space="preserve"> 4,165 plasma samples from individuals of all ages who had</w:t>
      </w:r>
      <w:r w:rsidR="0024021F">
        <w:rPr>
          <w:rFonts w:ascii="Times New Roman" w:eastAsia="Times New Roman" w:hAnsi="Times New Roman" w:cs="Times New Roman"/>
          <w:sz w:val="22"/>
          <w:szCs w:val="22"/>
        </w:rPr>
        <w:t xml:space="preserve"> participated in</w:t>
      </w:r>
      <w:r w:rsidR="00C64A81">
        <w:rPr>
          <w:rFonts w:ascii="Times New Roman" w:eastAsia="Times New Roman" w:hAnsi="Times New Roman" w:cs="Times New Roman"/>
          <w:sz w:val="22"/>
          <w:szCs w:val="22"/>
        </w:rPr>
        <w:t xml:space="preserve"> </w:t>
      </w:r>
      <w:r w:rsidR="00F801F7">
        <w:rPr>
          <w:rFonts w:ascii="Times New Roman" w:eastAsia="Times New Roman" w:hAnsi="Times New Roman" w:cs="Times New Roman"/>
          <w:sz w:val="22"/>
          <w:szCs w:val="22"/>
        </w:rPr>
        <w:t xml:space="preserve">the </w:t>
      </w:r>
      <w:r w:rsidR="0024021F">
        <w:rPr>
          <w:rFonts w:ascii="Times New Roman" w:eastAsia="Times New Roman" w:hAnsi="Times New Roman" w:cs="Times New Roman"/>
          <w:sz w:val="22"/>
          <w:szCs w:val="22"/>
        </w:rPr>
        <w:t>COVID-19 serosurveys</w:t>
      </w:r>
      <w:r w:rsidR="00F801F7">
        <w:rPr>
          <w:rFonts w:ascii="Times New Roman" w:eastAsia="Times New Roman" w:hAnsi="Times New Roman" w:cs="Times New Roman"/>
          <w:sz w:val="22"/>
          <w:szCs w:val="22"/>
        </w:rPr>
        <w:t xml:space="preserve"> outlined in supplementary Table 1</w:t>
      </w:r>
      <w:r w:rsidR="00C64A81">
        <w:rPr>
          <w:rFonts w:ascii="Times New Roman" w:eastAsia="Times New Roman" w:hAnsi="Times New Roman" w:cs="Times New Roman"/>
          <w:sz w:val="22"/>
          <w:szCs w:val="22"/>
        </w:rPr>
        <w:t xml:space="preserve"> and who had</w:t>
      </w:r>
      <w:r w:rsidR="0022279E">
        <w:rPr>
          <w:rFonts w:ascii="Times New Roman" w:eastAsia="Times New Roman" w:hAnsi="Times New Roman" w:cs="Times New Roman"/>
          <w:sz w:val="22"/>
          <w:szCs w:val="22"/>
        </w:rPr>
        <w:t xml:space="preserve"> provided written informed consent for storage and future use of their samples. </w:t>
      </w:r>
      <w:r w:rsidR="0022279E">
        <w:rPr>
          <w:rFonts w:ascii="Times New Roman" w:eastAsia="Times New Roman" w:hAnsi="Times New Roman" w:cs="Times New Roman"/>
          <w:sz w:val="22"/>
          <w:szCs w:val="22"/>
          <w:lang w:val="en-US"/>
        </w:rPr>
        <w:t>A</w:t>
      </w:r>
      <w:r w:rsidR="0022279E">
        <w:rPr>
          <w:rFonts w:ascii="Times New Roman" w:eastAsia="Times New Roman" w:hAnsi="Times New Roman" w:cs="Times New Roman"/>
          <w:sz w:val="22"/>
          <w:szCs w:val="22"/>
        </w:rPr>
        <w:t>rboviral serological testing was conducted in 2023.</w:t>
      </w:r>
    </w:p>
    <w:p w14:paraId="124AB415" w14:textId="762722F7" w:rsidR="00E76E02" w:rsidRPr="0046076C" w:rsidRDefault="00125075" w:rsidP="00C45AE3">
      <w:pPr>
        <w:pStyle w:val="Heading2"/>
        <w:spacing w:line="480" w:lineRule="auto"/>
      </w:pPr>
      <w:r w:rsidRPr="0046076C">
        <w:t>Procedures</w:t>
      </w:r>
      <w:r w:rsidR="00201E6B">
        <w:t xml:space="preserve"> and serological analysis</w:t>
      </w:r>
    </w:p>
    <w:p w14:paraId="56D08E7F" w14:textId="6A324D7D" w:rsidR="00E76E02" w:rsidRDefault="001E474A" w:rsidP="00C45AE3">
      <w:pPr>
        <w:spacing w:line="480" w:lineRule="auto"/>
        <w:jc w:val="both"/>
        <w:rPr>
          <w:lang w:val="en-US"/>
        </w:rPr>
      </w:pPr>
      <w:r>
        <w:rPr>
          <w:rFonts w:ascii="Times New Roman" w:eastAsia="Times New Roman" w:hAnsi="Times New Roman" w:cs="Times New Roman"/>
          <w:sz w:val="22"/>
          <w:szCs w:val="22"/>
        </w:rPr>
        <w:t>Banked</w:t>
      </w:r>
      <w:r w:rsidR="00201E6B">
        <w:rPr>
          <w:rFonts w:ascii="Times New Roman" w:eastAsia="Times New Roman" w:hAnsi="Times New Roman" w:cs="Times New Roman"/>
          <w:sz w:val="22"/>
          <w:szCs w:val="22"/>
        </w:rPr>
        <w:t xml:space="preserve"> plasma</w:t>
      </w:r>
      <w:r>
        <w:rPr>
          <w:rFonts w:ascii="Times New Roman" w:eastAsia="Times New Roman" w:hAnsi="Times New Roman" w:cs="Times New Roman"/>
          <w:sz w:val="22"/>
          <w:szCs w:val="22"/>
        </w:rPr>
        <w:t xml:space="preserve"> samples </w:t>
      </w:r>
      <w:r w:rsidR="003D4B26">
        <w:rPr>
          <w:rFonts w:ascii="Times New Roman" w:eastAsia="Times New Roman" w:hAnsi="Times New Roman" w:cs="Times New Roman"/>
          <w:sz w:val="22"/>
          <w:szCs w:val="22"/>
        </w:rPr>
        <w:t xml:space="preserve">were screened for the presence of </w:t>
      </w:r>
      <w:r>
        <w:rPr>
          <w:rFonts w:ascii="Times New Roman" w:eastAsia="Times New Roman" w:hAnsi="Times New Roman" w:cs="Times New Roman"/>
          <w:sz w:val="22"/>
          <w:szCs w:val="22"/>
        </w:rPr>
        <w:t>IgG antibodies against CHIKV, DENV</w:t>
      </w:r>
      <w:r w:rsidR="00201E6B">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and RVFV using a validated in-house multiplex bead-based immunoassay (arbo-plex MIA)</w:t>
      </w:r>
      <w:r w:rsidR="00886689">
        <w:rPr>
          <w:rFonts w:ascii="Times New Roman" w:eastAsia="Times New Roman" w:hAnsi="Times New Roman" w:cs="Times New Roman"/>
          <w:sz w:val="22"/>
          <w:szCs w:val="22"/>
        </w:rPr>
        <w:t xml:space="preserve"> described elsewhere (cite Nyagwange’s blood donor paper)</w:t>
      </w:r>
      <w:r w:rsidR="00201E6B">
        <w:rPr>
          <w:rFonts w:ascii="Times New Roman" w:eastAsia="Times New Roman" w:hAnsi="Times New Roman" w:cs="Times New Roman"/>
          <w:sz w:val="22"/>
          <w:szCs w:val="22"/>
        </w:rPr>
        <w:t xml:space="preserve">. </w:t>
      </w:r>
      <w:r w:rsidR="00886689">
        <w:rPr>
          <w:rFonts w:ascii="Times New Roman" w:eastAsia="Times New Roman" w:hAnsi="Times New Roman" w:cs="Times New Roman"/>
          <w:sz w:val="22"/>
          <w:szCs w:val="22"/>
        </w:rPr>
        <w:t>Briefly, t</w:t>
      </w:r>
      <w:r w:rsidR="00201E6B">
        <w:rPr>
          <w:rFonts w:ascii="Times New Roman" w:eastAsia="Times New Roman" w:hAnsi="Times New Roman" w:cs="Times New Roman"/>
          <w:sz w:val="22"/>
          <w:szCs w:val="22"/>
        </w:rPr>
        <w:t>he assay</w:t>
      </w:r>
      <w:r>
        <w:rPr>
          <w:rFonts w:ascii="Times New Roman" w:eastAsia="Times New Roman" w:hAnsi="Times New Roman" w:cs="Times New Roman"/>
          <w:sz w:val="22"/>
          <w:szCs w:val="22"/>
        </w:rPr>
        <w:t xml:space="preserve"> </w:t>
      </w:r>
      <w:r w:rsidR="003A738E">
        <w:rPr>
          <w:rFonts w:ascii="Times New Roman" w:eastAsia="Times New Roman" w:hAnsi="Times New Roman" w:cs="Times New Roman"/>
          <w:sz w:val="22"/>
          <w:szCs w:val="22"/>
        </w:rPr>
        <w:t>antigens are</w:t>
      </w:r>
      <w:r>
        <w:rPr>
          <w:rFonts w:ascii="Times New Roman" w:eastAsia="Times New Roman" w:hAnsi="Times New Roman" w:cs="Times New Roman"/>
          <w:sz w:val="22"/>
          <w:szCs w:val="22"/>
        </w:rPr>
        <w:t xml:space="preserve"> recombinant CHIKV </w:t>
      </w:r>
      <w:r>
        <w:rPr>
          <w:rFonts w:ascii="Times New Roman" w:eastAsia="Times New Roman" w:hAnsi="Times New Roman" w:cs="Times New Roman"/>
          <w:sz w:val="22"/>
          <w:szCs w:val="22"/>
        </w:rPr>
        <w:lastRenderedPageBreak/>
        <w:t>envelope protein 2 (E2), DENV</w:t>
      </w:r>
      <w:r w:rsidR="00201E6B">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2 non-structural protein 1 (NS1) and RVFV glycoprotein </w:t>
      </w:r>
      <w:r w:rsidR="00201E6B">
        <w:rPr>
          <w:rFonts w:ascii="Times New Roman" w:eastAsia="Times New Roman" w:hAnsi="Times New Roman" w:cs="Times New Roman"/>
          <w:sz w:val="22"/>
          <w:szCs w:val="22"/>
        </w:rPr>
        <w:t>Gc</w:t>
      </w:r>
      <w:r>
        <w:rPr>
          <w:rFonts w:ascii="Times New Roman" w:eastAsia="Times New Roman" w:hAnsi="Times New Roman" w:cs="Times New Roman"/>
          <w:sz w:val="22"/>
          <w:szCs w:val="22"/>
        </w:rPr>
        <w:t>.</w:t>
      </w:r>
      <w:r w:rsidR="00201E6B">
        <w:rPr>
          <w:rFonts w:ascii="Times New Roman" w:eastAsia="Times New Roman" w:hAnsi="Times New Roman" w:cs="Times New Roman"/>
          <w:sz w:val="22"/>
          <w:szCs w:val="22"/>
        </w:rPr>
        <w:t xml:space="preserve"> </w:t>
      </w:r>
      <w:r w:rsidR="00682B5B">
        <w:rPr>
          <w:rFonts w:ascii="Times New Roman" w:eastAsia="Times New Roman" w:hAnsi="Times New Roman" w:cs="Times New Roman"/>
          <w:sz w:val="22"/>
          <w:szCs w:val="22"/>
        </w:rPr>
        <w:t xml:space="preserve">The </w:t>
      </w:r>
      <w:r w:rsidR="00886689">
        <w:rPr>
          <w:rFonts w:ascii="Times New Roman" w:eastAsia="Times New Roman" w:hAnsi="Times New Roman" w:cs="Times New Roman"/>
          <w:sz w:val="22"/>
          <w:szCs w:val="22"/>
        </w:rPr>
        <w:t xml:space="preserve">assay </w:t>
      </w:r>
      <w:r w:rsidR="00682B5B">
        <w:rPr>
          <w:rFonts w:ascii="Times New Roman" w:eastAsia="Times New Roman" w:hAnsi="Times New Roman" w:cs="Times New Roman"/>
          <w:sz w:val="22"/>
          <w:szCs w:val="22"/>
        </w:rPr>
        <w:t xml:space="preserve">validation sample set included samples from clinical and population-based surveillance conducted by researchers at the KEMRI-Wellcome Trust Research Programme. </w:t>
      </w:r>
      <w:r w:rsidR="00201E6B">
        <w:rPr>
          <w:rFonts w:ascii="Times New Roman" w:eastAsia="Times New Roman" w:hAnsi="Times New Roman" w:cs="Times New Roman"/>
          <w:sz w:val="22"/>
          <w:szCs w:val="22"/>
        </w:rPr>
        <w:t>N</w:t>
      </w:r>
      <w:r>
        <w:rPr>
          <w:rFonts w:ascii="Times New Roman" w:eastAsia="Times New Roman" w:hAnsi="Times New Roman" w:cs="Times New Roman"/>
          <w:sz w:val="22"/>
          <w:szCs w:val="22"/>
        </w:rPr>
        <w:t>eutralising antibody activity was measured</w:t>
      </w:r>
      <w:r w:rsidR="00886689">
        <w:rPr>
          <w:rFonts w:ascii="Times New Roman" w:eastAsia="Times New Roman" w:hAnsi="Times New Roman" w:cs="Times New Roman"/>
          <w:sz w:val="22"/>
          <w:szCs w:val="22"/>
        </w:rPr>
        <w:t xml:space="preserve"> in the validation sample set</w:t>
      </w:r>
      <w:r>
        <w:rPr>
          <w:rFonts w:ascii="Times New Roman" w:eastAsia="Times New Roman" w:hAnsi="Times New Roman" w:cs="Times New Roman"/>
          <w:sz w:val="22"/>
          <w:szCs w:val="22"/>
        </w:rPr>
        <w:t xml:space="preserve"> using focus reduction neutralisation tests (FRNT), which served as the </w:t>
      </w:r>
      <w:r w:rsidR="00F801F7">
        <w:rPr>
          <w:rFonts w:ascii="Times New Roman" w:eastAsia="Times New Roman" w:hAnsi="Times New Roman" w:cs="Times New Roman"/>
          <w:sz w:val="22"/>
          <w:szCs w:val="22"/>
        </w:rPr>
        <w:t>gold-standard against which the arbo-plex MIA was validated</w:t>
      </w:r>
      <w:r>
        <w:rPr>
          <w:rFonts w:ascii="Times New Roman" w:eastAsia="Times New Roman" w:hAnsi="Times New Roman" w:cs="Times New Roman"/>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"/>
          <w:id w:val="1610164027"/>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33,34</w:t>
          </w:r>
        </w:sdtContent>
      </w:sdt>
      <w:r w:rsidR="00886689">
        <w:rPr>
          <w:rFonts w:ascii="Times New Roman" w:eastAsia="Times New Roman" w:hAnsi="Times New Roman" w:cs="Times New Roman"/>
          <w:color w:val="000000"/>
          <w:sz w:val="22"/>
          <w:szCs w:val="22"/>
          <w:vertAlign w:val="superscript"/>
        </w:rPr>
        <w:t xml:space="preserve"> </w:t>
      </w:r>
      <w:r>
        <w:rPr>
          <w:rFonts w:ascii="Times New Roman" w:eastAsia="Times New Roman" w:hAnsi="Times New Roman" w:cs="Times New Roman"/>
          <w:color w:val="000000"/>
          <w:sz w:val="22"/>
          <w:szCs w:val="22"/>
        </w:rPr>
        <w:t xml:space="preserve"> </w:t>
      </w:r>
      <w:r w:rsidR="00886689">
        <w:rPr>
          <w:rFonts w:ascii="Times New Roman" w:eastAsia="Times New Roman" w:hAnsi="Times New Roman" w:cs="Times New Roman"/>
          <w:color w:val="000000"/>
          <w:sz w:val="22"/>
          <w:szCs w:val="22"/>
        </w:rPr>
        <w:t>Gold standard s</w:t>
      </w:r>
      <w:r>
        <w:rPr>
          <w:rFonts w:ascii="Times New Roman" w:eastAsia="Times New Roman" w:hAnsi="Times New Roman" w:cs="Times New Roman"/>
          <w:color w:val="000000"/>
          <w:sz w:val="22"/>
          <w:szCs w:val="22"/>
        </w:rPr>
        <w:t xml:space="preserve">eropositivity </w:t>
      </w:r>
      <w:r w:rsidR="00201E6B">
        <w:rPr>
          <w:rFonts w:ascii="Times New Roman" w:eastAsia="Times New Roman" w:hAnsi="Times New Roman" w:cs="Times New Roman"/>
          <w:color w:val="000000"/>
          <w:sz w:val="22"/>
          <w:szCs w:val="22"/>
        </w:rPr>
        <w:t>thresholds were</w:t>
      </w:r>
      <w:r>
        <w:rPr>
          <w:rFonts w:ascii="Times New Roman" w:eastAsia="Times New Roman" w:hAnsi="Times New Roman" w:cs="Times New Roman"/>
          <w:color w:val="000000"/>
          <w:sz w:val="22"/>
          <w:szCs w:val="22"/>
        </w:rPr>
        <w:t xml:space="preserve"> defined as </w:t>
      </w:r>
      <w:r>
        <w:rPr>
          <w:rFonts w:ascii="Times New Roman" w:hAnsi="Times New Roman"/>
          <w:color w:val="000000"/>
          <w:sz w:val="22"/>
          <w:szCs w:val="22"/>
        </w:rPr>
        <w:sym w:font="Symbol" w:char="F0B3"/>
      </w:r>
      <w:r>
        <w:rPr>
          <w:rFonts w:ascii="Times New Roman" w:hAnsi="Times New Roman"/>
          <w:color w:val="000000"/>
          <w:sz w:val="22"/>
          <w:szCs w:val="22"/>
        </w:rPr>
        <w:t>50% neutralisation for CHIKV (FRNT</w:t>
      </w:r>
      <w:r w:rsidRPr="00201E6B">
        <w:rPr>
          <w:rFonts w:ascii="Times New Roman" w:hAnsi="Times New Roman"/>
          <w:color w:val="000000"/>
          <w:sz w:val="22"/>
          <w:szCs w:val="22"/>
          <w:vertAlign w:val="subscript"/>
        </w:rPr>
        <w:t>50</w:t>
      </w:r>
      <w:r>
        <w:rPr>
          <w:rFonts w:ascii="Times New Roman" w:hAnsi="Times New Roman"/>
          <w:color w:val="000000"/>
          <w:sz w:val="22"/>
          <w:szCs w:val="22"/>
        </w:rPr>
        <w:t xml:space="preserve">), </w:t>
      </w:r>
      <w:r>
        <w:rPr>
          <w:rFonts w:ascii="Times New Roman" w:hAnsi="Times New Roman"/>
          <w:color w:val="000000"/>
          <w:sz w:val="22"/>
          <w:szCs w:val="22"/>
        </w:rPr>
        <w:sym w:font="Symbol" w:char="F0B3"/>
      </w:r>
      <w:r>
        <w:rPr>
          <w:rFonts w:ascii="Times New Roman" w:hAnsi="Times New Roman"/>
          <w:color w:val="000000"/>
          <w:sz w:val="22"/>
          <w:szCs w:val="22"/>
        </w:rPr>
        <w:t>90% for DENV(FRNT</w:t>
      </w:r>
      <w:r w:rsidRPr="00201E6B">
        <w:rPr>
          <w:rFonts w:ascii="Times New Roman" w:hAnsi="Times New Roman"/>
          <w:color w:val="000000"/>
          <w:sz w:val="22"/>
          <w:szCs w:val="22"/>
          <w:vertAlign w:val="subscript"/>
        </w:rPr>
        <w:t>90</w:t>
      </w:r>
      <w:r>
        <w:rPr>
          <w:rFonts w:ascii="Times New Roman" w:hAnsi="Times New Roman"/>
          <w:color w:val="000000"/>
          <w:sz w:val="22"/>
          <w:szCs w:val="22"/>
        </w:rPr>
        <w:t xml:space="preserve">), and </w:t>
      </w:r>
      <w:r>
        <w:rPr>
          <w:rFonts w:ascii="Times New Roman" w:hAnsi="Times New Roman"/>
          <w:color w:val="000000"/>
          <w:sz w:val="22"/>
          <w:szCs w:val="22"/>
        </w:rPr>
        <w:sym w:font="Symbol" w:char="F0B3"/>
      </w:r>
      <w:r>
        <w:rPr>
          <w:rFonts w:ascii="Times New Roman" w:hAnsi="Times New Roman"/>
          <w:color w:val="000000"/>
          <w:sz w:val="22"/>
          <w:szCs w:val="22"/>
        </w:rPr>
        <w:t>80% for RVFV(FRNT</w:t>
      </w:r>
      <w:r w:rsidRPr="00201E6B">
        <w:rPr>
          <w:rFonts w:ascii="Times New Roman" w:hAnsi="Times New Roman"/>
          <w:color w:val="000000"/>
          <w:sz w:val="22"/>
          <w:szCs w:val="22"/>
          <w:vertAlign w:val="subscript"/>
        </w:rPr>
        <w:t>80</w:t>
      </w:r>
      <w:r>
        <w:rPr>
          <w:rFonts w:ascii="Times New Roman" w:hAnsi="Times New Roman"/>
          <w:color w:val="000000"/>
          <w:sz w:val="22"/>
          <w:szCs w:val="22"/>
        </w:rPr>
        <w:t>)</w:t>
      </w:r>
      <w:r w:rsidR="00793E04">
        <w:rPr>
          <w:rFonts w:ascii="Times New Roman" w:hAnsi="Times New Roman"/>
          <w:color w:val="000000"/>
          <w:sz w:val="22"/>
          <w:szCs w:val="22"/>
        </w:rPr>
        <w:t xml:space="preserve"> (Cite James Nyangwange paper)</w:t>
      </w:r>
      <w:r>
        <w:rPr>
          <w:rFonts w:ascii="Times New Roman" w:hAnsi="Times New Roman"/>
          <w:color w:val="000000"/>
          <w:sz w:val="22"/>
          <w:szCs w:val="22"/>
        </w:rPr>
        <w:t xml:space="preserve">. </w:t>
      </w:r>
      <w:r w:rsidR="00201E6B">
        <w:rPr>
          <w:rFonts w:ascii="Times New Roman" w:hAnsi="Times New Roman"/>
          <w:color w:val="000000"/>
          <w:sz w:val="22"/>
          <w:szCs w:val="22"/>
        </w:rPr>
        <w:t>Based on validation against FRNT, t</w:t>
      </w:r>
      <w:r>
        <w:rPr>
          <w:rFonts w:ascii="Times New Roman" w:hAnsi="Times New Roman"/>
          <w:color w:val="000000"/>
          <w:sz w:val="22"/>
          <w:szCs w:val="22"/>
        </w:rPr>
        <w:t>he arbo-plex MIA demonstrated sensitivity and specificity of 94.2% and 91.8% for CHKV, 91.2% and 85.5% for DENV, and 100% and 95.2% for RVFV</w:t>
      </w:r>
      <w:r w:rsidR="005B7C5C">
        <w:rPr>
          <w:rFonts w:ascii="Times New Roman" w:hAnsi="Times New Roman"/>
          <w:color w:val="000000"/>
          <w:sz w:val="22"/>
          <w:szCs w:val="22"/>
        </w:rPr>
        <w:t>,</w:t>
      </w:r>
      <w:r>
        <w:rPr>
          <w:rFonts w:ascii="Times New Roman" w:hAnsi="Times New Roman"/>
          <w:color w:val="000000"/>
          <w:sz w:val="22"/>
          <w:szCs w:val="22"/>
        </w:rPr>
        <w:t xml:space="preserve"> respectively</w:t>
      </w:r>
      <w:r w:rsidR="00793E04">
        <w:rPr>
          <w:rFonts w:ascii="Times New Roman" w:hAnsi="Times New Roman"/>
          <w:color w:val="000000"/>
          <w:sz w:val="22"/>
          <w:szCs w:val="22"/>
        </w:rPr>
        <w:t xml:space="preserve"> (cite James’s paper)</w:t>
      </w:r>
      <w:r>
        <w:rPr>
          <w:rFonts w:ascii="Times New Roman" w:hAnsi="Times New Roman"/>
          <w:color w:val="000000"/>
          <w:sz w:val="22"/>
          <w:szCs w:val="22"/>
        </w:rPr>
        <w:t>.</w:t>
      </w:r>
    </w:p>
    <w:p w14:paraId="19F77F79" w14:textId="573A5799" w:rsidR="00E76E02" w:rsidRDefault="00125075">
      <w:pPr>
        <w:pStyle w:val="Heading2"/>
        <w:spacing w:line="480" w:lineRule="auto"/>
      </w:pPr>
      <w:r w:rsidRPr="0046076C">
        <w:t>Statistical analysis</w:t>
      </w:r>
    </w:p>
    <w:p w14:paraId="26392573" w14:textId="05B37974" w:rsidR="00CD195D" w:rsidRPr="00CD195D" w:rsidRDefault="00CD195D" w:rsidP="005633C2">
      <w:pPr>
        <w:pStyle w:val="Heading3"/>
      </w:pPr>
      <w:r>
        <w:t>Prevalence of protective antibodies</w:t>
      </w:r>
    </w:p>
    <w:p w14:paraId="1A021562" w14:textId="77777777" w:rsidR="006E443F" w:rsidRDefault="00886689" w:rsidP="005633C2">
      <w:pPr>
        <w:spacing w:line="480" w:lineRule="auto"/>
        <w:jc w:val="both"/>
        <w:rPr>
          <w:rFonts w:ascii="Times New Roman" w:eastAsia="Times New Roman" w:hAnsi="Times New Roman" w:cs="Times New Roman"/>
          <w:color w:val="000000"/>
          <w:sz w:val="22"/>
          <w:szCs w:val="22"/>
          <w:vertAlign w:val="superscript"/>
        </w:rPr>
      </w:pPr>
      <w:r>
        <w:rPr>
          <w:rFonts w:ascii="Times New Roman" w:eastAsia="Times New Roman" w:hAnsi="Times New Roman" w:cs="Times New Roman"/>
          <w:sz w:val="22"/>
          <w:szCs w:val="22"/>
        </w:rPr>
        <w:t>As the arbo-plex MIA was validated against FRNT, we assumed that seropositivity corre</w:t>
      </w:r>
      <w:r w:rsidR="00F801F7">
        <w:rPr>
          <w:rFonts w:ascii="Times New Roman" w:eastAsia="Times New Roman" w:hAnsi="Times New Roman" w:cs="Times New Roman"/>
          <w:sz w:val="22"/>
          <w:szCs w:val="22"/>
        </w:rPr>
        <w:t>lated to neutralization capacity</w:t>
      </w:r>
      <w:r>
        <w:rPr>
          <w:rFonts w:ascii="Times New Roman" w:eastAsia="Times New Roman" w:hAnsi="Times New Roman" w:cs="Times New Roman"/>
          <w:sz w:val="22"/>
          <w:szCs w:val="22"/>
        </w:rPr>
        <w:t xml:space="preserve">. </w:t>
      </w:r>
      <w:r w:rsidR="00F801F7">
        <w:rPr>
          <w:rFonts w:ascii="Times New Roman" w:eastAsia="Times New Roman" w:hAnsi="Times New Roman" w:cs="Times New Roman"/>
          <w:sz w:val="22"/>
          <w:szCs w:val="22"/>
        </w:rPr>
        <w:t>Using the arbo-plex MIA</w:t>
      </w:r>
      <w:r w:rsidR="003A738E">
        <w:rPr>
          <w:rFonts w:ascii="Times New Roman" w:eastAsia="Times New Roman" w:hAnsi="Times New Roman" w:cs="Times New Roman"/>
          <w:sz w:val="22"/>
          <w:szCs w:val="22"/>
        </w:rPr>
        <w:t xml:space="preserve"> seropositivity</w:t>
      </w:r>
      <w:r w:rsidR="00F801F7">
        <w:rPr>
          <w:rFonts w:ascii="Times New Roman" w:eastAsia="Times New Roman" w:hAnsi="Times New Roman" w:cs="Times New Roman"/>
          <w:sz w:val="22"/>
          <w:szCs w:val="22"/>
        </w:rPr>
        <w:t xml:space="preserve"> cutoffs, w</w:t>
      </w:r>
      <w:r w:rsidR="00125075">
        <w:rPr>
          <w:rFonts w:ascii="Times New Roman" w:eastAsia="Times New Roman" w:hAnsi="Times New Roman" w:cs="Times New Roman"/>
          <w:sz w:val="22"/>
          <w:szCs w:val="22"/>
        </w:rPr>
        <w:t xml:space="preserve">e estimated </w:t>
      </w:r>
      <w:r w:rsidR="003D4B26">
        <w:rPr>
          <w:rFonts w:ascii="Times New Roman" w:eastAsia="Times New Roman" w:hAnsi="Times New Roman" w:cs="Times New Roman"/>
          <w:sz w:val="22"/>
          <w:szCs w:val="22"/>
        </w:rPr>
        <w:t xml:space="preserve">prevalence of </w:t>
      </w:r>
      <w:r w:rsidR="003A738E">
        <w:rPr>
          <w:rFonts w:ascii="Times New Roman" w:eastAsia="Times New Roman" w:hAnsi="Times New Roman" w:cs="Times New Roman"/>
          <w:sz w:val="22"/>
          <w:szCs w:val="22"/>
        </w:rPr>
        <w:t>pathogen-specific</w:t>
      </w:r>
      <w:r w:rsidR="00DD66E4">
        <w:rPr>
          <w:rFonts w:ascii="Times New Roman" w:eastAsia="Times New Roman" w:hAnsi="Times New Roman" w:cs="Times New Roman"/>
          <w:sz w:val="22"/>
          <w:szCs w:val="22"/>
        </w:rPr>
        <w:t xml:space="preserve"> protective</w:t>
      </w:r>
      <w:r w:rsidR="003A738E">
        <w:rPr>
          <w:rFonts w:ascii="Times New Roman" w:eastAsia="Times New Roman" w:hAnsi="Times New Roman" w:cs="Times New Roman"/>
          <w:sz w:val="22"/>
          <w:szCs w:val="22"/>
        </w:rPr>
        <w:t xml:space="preserve"> IgG</w:t>
      </w:r>
      <w:r w:rsidR="00125075">
        <w:rPr>
          <w:rFonts w:ascii="Times New Roman" w:eastAsia="Times New Roman" w:hAnsi="Times New Roman" w:cs="Times New Roman"/>
          <w:sz w:val="22"/>
          <w:szCs w:val="22"/>
        </w:rPr>
        <w:t xml:space="preserve"> antibodies using a Bayesian multilevel logistic regression </w:t>
      </w:r>
      <w:r w:rsidR="00CB0B65">
        <w:rPr>
          <w:rFonts w:ascii="Times New Roman" w:eastAsia="Times New Roman" w:hAnsi="Times New Roman" w:cs="Times New Roman"/>
          <w:sz w:val="22"/>
          <w:szCs w:val="22"/>
        </w:rPr>
        <w:t>framework that</w:t>
      </w:r>
      <w:r w:rsidR="00125075">
        <w:rPr>
          <w:rFonts w:ascii="Times New Roman" w:eastAsia="Times New Roman" w:hAnsi="Times New Roman" w:cs="Times New Roman"/>
          <w:sz w:val="22"/>
          <w:szCs w:val="22"/>
        </w:rPr>
        <w:t xml:space="preserve"> account</w:t>
      </w:r>
      <w:r w:rsidR="00CB0B65">
        <w:rPr>
          <w:rFonts w:ascii="Times New Roman" w:eastAsia="Times New Roman" w:hAnsi="Times New Roman" w:cs="Times New Roman"/>
          <w:sz w:val="22"/>
          <w:szCs w:val="22"/>
        </w:rPr>
        <w:t>ed</w:t>
      </w:r>
      <w:r w:rsidR="00125075">
        <w:rPr>
          <w:rFonts w:ascii="Times New Roman" w:eastAsia="Times New Roman" w:hAnsi="Times New Roman" w:cs="Times New Roman"/>
          <w:sz w:val="22"/>
          <w:szCs w:val="22"/>
        </w:rPr>
        <w:t xml:space="preserve"> for age</w:t>
      </w:r>
      <w:r w:rsidR="00CB0B65">
        <w:rPr>
          <w:rFonts w:ascii="Times New Roman" w:eastAsia="Times New Roman" w:hAnsi="Times New Roman" w:cs="Times New Roman"/>
          <w:sz w:val="22"/>
          <w:szCs w:val="22"/>
        </w:rPr>
        <w:t>-</w:t>
      </w:r>
      <w:r w:rsidR="00125075">
        <w:rPr>
          <w:rFonts w:ascii="Times New Roman" w:eastAsia="Times New Roman" w:hAnsi="Times New Roman" w:cs="Times New Roman"/>
          <w:sz w:val="22"/>
          <w:szCs w:val="22"/>
        </w:rPr>
        <w:t>and sex</w:t>
      </w:r>
      <w:r w:rsidR="00CB0B65">
        <w:rPr>
          <w:rFonts w:ascii="Times New Roman" w:eastAsia="Times New Roman" w:hAnsi="Times New Roman" w:cs="Times New Roman"/>
          <w:sz w:val="22"/>
          <w:szCs w:val="22"/>
        </w:rPr>
        <w:t>-specific differences in</w:t>
      </w:r>
      <w:r w:rsidR="00125075">
        <w:rPr>
          <w:rFonts w:ascii="Times New Roman" w:eastAsia="Times New Roman" w:hAnsi="Times New Roman" w:cs="Times New Roman"/>
          <w:sz w:val="22"/>
          <w:szCs w:val="22"/>
        </w:rPr>
        <w:t xml:space="preserve"> sampling</w:t>
      </w:r>
      <w:r w:rsidR="00CB0B65">
        <w:rPr>
          <w:rFonts w:ascii="Times New Roman" w:eastAsia="Times New Roman" w:hAnsi="Times New Roman" w:cs="Times New Roman"/>
          <w:sz w:val="22"/>
          <w:szCs w:val="22"/>
        </w:rPr>
        <w:t xml:space="preserve"> across sites</w:t>
      </w:r>
      <w:r w:rsidR="00125075">
        <w:rPr>
          <w:rFonts w:ascii="Times New Roman" w:eastAsia="Times New Roman" w:hAnsi="Times New Roman" w:cs="Times New Roman"/>
          <w:sz w:val="22"/>
          <w:szCs w:val="22"/>
        </w:rPr>
        <w:t xml:space="preserve">. </w:t>
      </w:r>
      <w:r w:rsidR="00CB0B65">
        <w:rPr>
          <w:rFonts w:ascii="Times New Roman" w:eastAsia="Times New Roman" w:hAnsi="Times New Roman" w:cs="Times New Roman"/>
          <w:sz w:val="22"/>
          <w:szCs w:val="22"/>
        </w:rPr>
        <w:t>A</w:t>
      </w:r>
      <w:r w:rsidR="00125075">
        <w:rPr>
          <w:rFonts w:ascii="Times New Roman" w:eastAsia="Times New Roman" w:hAnsi="Times New Roman" w:cs="Times New Roman"/>
          <w:sz w:val="22"/>
          <w:szCs w:val="22"/>
        </w:rPr>
        <w:t xml:space="preserve">ssay performance </w:t>
      </w:r>
      <w:r w:rsidR="00CB0B65">
        <w:rPr>
          <w:rFonts w:ascii="Times New Roman" w:eastAsia="Times New Roman" w:hAnsi="Times New Roman" w:cs="Times New Roman"/>
          <w:sz w:val="22"/>
          <w:szCs w:val="22"/>
        </w:rPr>
        <w:t xml:space="preserve">was </w:t>
      </w:r>
      <w:r w:rsidR="003E06F3">
        <w:rPr>
          <w:rFonts w:ascii="Times New Roman" w:eastAsia="Times New Roman" w:hAnsi="Times New Roman" w:cs="Times New Roman"/>
          <w:sz w:val="22"/>
          <w:szCs w:val="22"/>
        </w:rPr>
        <w:t xml:space="preserve">incorporated </w:t>
      </w:r>
      <w:r w:rsidR="00125075">
        <w:rPr>
          <w:rFonts w:ascii="Times New Roman" w:eastAsia="Times New Roman" w:hAnsi="Times New Roman" w:cs="Times New Roman"/>
          <w:sz w:val="22"/>
          <w:szCs w:val="22"/>
        </w:rPr>
        <w:t>by integrating the regression model with</w:t>
      </w:r>
      <w:r w:rsidR="003E06F3">
        <w:rPr>
          <w:rFonts w:ascii="Times New Roman" w:eastAsia="Times New Roman" w:hAnsi="Times New Roman" w:cs="Times New Roman"/>
          <w:sz w:val="22"/>
          <w:szCs w:val="22"/>
        </w:rPr>
        <w:t xml:space="preserve"> a</w:t>
      </w:r>
      <w:r w:rsidR="00125075">
        <w:rPr>
          <w:rFonts w:ascii="Times New Roman" w:eastAsia="Times New Roman" w:hAnsi="Times New Roman" w:cs="Times New Roman"/>
          <w:sz w:val="22"/>
          <w:szCs w:val="22"/>
        </w:rPr>
        <w:t xml:space="preserve"> binomial model </w:t>
      </w:r>
      <w:r w:rsidR="003E06F3">
        <w:rPr>
          <w:rFonts w:ascii="Times New Roman" w:eastAsia="Times New Roman" w:hAnsi="Times New Roman" w:cs="Times New Roman"/>
          <w:sz w:val="22"/>
          <w:szCs w:val="22"/>
        </w:rPr>
        <w:t xml:space="preserve">for the </w:t>
      </w:r>
      <w:r w:rsidR="00125075">
        <w:rPr>
          <w:rFonts w:ascii="Times New Roman" w:eastAsia="Times New Roman" w:hAnsi="Times New Roman" w:cs="Times New Roman"/>
          <w:sz w:val="22"/>
          <w:szCs w:val="22"/>
        </w:rPr>
        <w:t>sensitivity and specificity</w:t>
      </w:r>
      <w:r w:rsidR="003E06F3">
        <w:rPr>
          <w:rFonts w:ascii="Times New Roman" w:eastAsia="Times New Roman" w:hAnsi="Times New Roman" w:cs="Times New Roman"/>
          <w:sz w:val="22"/>
          <w:szCs w:val="22"/>
        </w:rPr>
        <w:t xml:space="preserve"> of the arbo-plex MIA, </w:t>
      </w:r>
      <w:r w:rsidR="00125075">
        <w:rPr>
          <w:rFonts w:ascii="Times New Roman" w:eastAsia="Times New Roman" w:hAnsi="Times New Roman" w:cs="Times New Roman"/>
          <w:sz w:val="22"/>
          <w:szCs w:val="22"/>
        </w:rPr>
        <w:t>informed by validation data</w:t>
      </w:r>
      <w:r w:rsidR="003E06F3">
        <w:rPr>
          <w:rFonts w:ascii="Times New Roman" w:eastAsia="Times New Roman" w:hAnsi="Times New Roman" w:cs="Times New Roman"/>
          <w:sz w:val="22"/>
          <w:szCs w:val="22"/>
        </w:rPr>
        <w:t xml:space="preserve">, with </w:t>
      </w:r>
      <w:r w:rsidR="00125075">
        <w:rPr>
          <w:rFonts w:ascii="Times New Roman" w:eastAsia="Times New Roman" w:hAnsi="Times New Roman" w:cs="Times New Roman"/>
          <w:sz w:val="22"/>
          <w:szCs w:val="22"/>
        </w:rPr>
        <w:t xml:space="preserve">uncertainty in </w:t>
      </w:r>
      <w:r w:rsidR="003E06F3">
        <w:rPr>
          <w:rFonts w:ascii="Times New Roman" w:eastAsia="Times New Roman" w:hAnsi="Times New Roman" w:cs="Times New Roman"/>
          <w:sz w:val="22"/>
          <w:szCs w:val="22"/>
        </w:rPr>
        <w:t>test</w:t>
      </w:r>
      <w:r w:rsidR="00125075">
        <w:rPr>
          <w:rFonts w:ascii="Times New Roman" w:eastAsia="Times New Roman" w:hAnsi="Times New Roman" w:cs="Times New Roman"/>
          <w:sz w:val="22"/>
          <w:szCs w:val="22"/>
        </w:rPr>
        <w:t xml:space="preserve"> performance </w:t>
      </w:r>
      <w:r w:rsidR="003E06F3">
        <w:rPr>
          <w:rFonts w:ascii="Times New Roman" w:eastAsia="Times New Roman" w:hAnsi="Times New Roman" w:cs="Times New Roman"/>
          <w:sz w:val="22"/>
          <w:szCs w:val="22"/>
        </w:rPr>
        <w:t xml:space="preserve">propagated </w:t>
      </w:r>
      <w:r w:rsidR="00125075">
        <w:rPr>
          <w:rFonts w:ascii="Times New Roman" w:eastAsia="Times New Roman" w:hAnsi="Times New Roman" w:cs="Times New Roman"/>
          <w:sz w:val="22"/>
          <w:szCs w:val="22"/>
        </w:rPr>
        <w:t>to final estimates.</w:t>
      </w:r>
      <w:sdt>
        <w:sdtPr>
          <w:rPr>
            <w:rFonts w:ascii="Times New Roman" w:eastAsia="Times New Roman" w:hAnsi="Times New Roman" w:cs="Times New Roman"/>
            <w:color w:val="000000"/>
            <w:sz w:val="22"/>
            <w:szCs w:val="22"/>
            <w:vertAlign w:val="superscript"/>
          </w:rPr>
          <w:tag w:val="MENDELEY_CITATION_v3_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"/>
          <w:id w:val="-1369376096"/>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35</w:t>
          </w:r>
        </w:sdtContent>
      </w:sdt>
      <w:r w:rsidR="00125075">
        <w:rPr>
          <w:rFonts w:ascii="Times New Roman" w:eastAsia="Times New Roman" w:hAnsi="Times New Roman" w:cs="Times New Roman"/>
          <w:sz w:val="22"/>
          <w:szCs w:val="22"/>
        </w:rPr>
        <w:t xml:space="preserve"> To obtain population-representative estimates, modelled age-and sex-specific </w:t>
      </w:r>
      <w:r w:rsidR="003E06F3">
        <w:rPr>
          <w:rFonts w:ascii="Times New Roman" w:eastAsia="Times New Roman" w:hAnsi="Times New Roman" w:cs="Times New Roman"/>
          <w:sz w:val="22"/>
          <w:szCs w:val="22"/>
        </w:rPr>
        <w:t xml:space="preserve">seroprevalence </w:t>
      </w:r>
      <w:r w:rsidR="00125075">
        <w:rPr>
          <w:rFonts w:ascii="Times New Roman" w:eastAsia="Times New Roman" w:hAnsi="Times New Roman" w:cs="Times New Roman"/>
          <w:sz w:val="22"/>
          <w:szCs w:val="22"/>
        </w:rPr>
        <w:t xml:space="preserve">estimates </w:t>
      </w:r>
      <w:r w:rsidR="003E06F3">
        <w:rPr>
          <w:rFonts w:ascii="Times New Roman" w:eastAsia="Times New Roman" w:hAnsi="Times New Roman" w:cs="Times New Roman"/>
          <w:sz w:val="22"/>
          <w:szCs w:val="22"/>
        </w:rPr>
        <w:t xml:space="preserve">were post-stratified </w:t>
      </w:r>
      <w:r w:rsidR="00125075">
        <w:rPr>
          <w:rFonts w:ascii="Times New Roman" w:eastAsia="Times New Roman" w:hAnsi="Times New Roman" w:cs="Times New Roman"/>
          <w:sz w:val="22"/>
          <w:szCs w:val="22"/>
        </w:rPr>
        <w:t>using population weights reflecting the age and sex distribution of each HDSS site.</w:t>
      </w:r>
      <w:r w:rsidR="003E06F3">
        <w:rPr>
          <w:rFonts w:ascii="Times New Roman" w:eastAsia="Times New Roman" w:hAnsi="Times New Roman" w:cs="Times New Roman"/>
          <w:sz w:val="22"/>
          <w:szCs w:val="22"/>
        </w:rPr>
        <w:t xml:space="preserve"> M</w:t>
      </w:r>
      <w:r w:rsidR="00125075">
        <w:rPr>
          <w:rFonts w:ascii="Times New Roman" w:eastAsia="Times New Roman" w:hAnsi="Times New Roman" w:cs="Times New Roman"/>
          <w:sz w:val="22"/>
          <w:szCs w:val="22"/>
        </w:rPr>
        <w:t>odel</w:t>
      </w:r>
      <w:r w:rsidR="003E06F3">
        <w:rPr>
          <w:rFonts w:ascii="Times New Roman" w:eastAsia="Times New Roman" w:hAnsi="Times New Roman" w:cs="Times New Roman"/>
          <w:sz w:val="22"/>
          <w:szCs w:val="22"/>
        </w:rPr>
        <w:t>s</w:t>
      </w:r>
      <w:r w:rsidR="00125075">
        <w:rPr>
          <w:rFonts w:ascii="Times New Roman" w:eastAsia="Times New Roman" w:hAnsi="Times New Roman" w:cs="Times New Roman"/>
          <w:sz w:val="22"/>
          <w:szCs w:val="22"/>
        </w:rPr>
        <w:t xml:space="preserve"> w</w:t>
      </w:r>
      <w:r w:rsidR="003E06F3">
        <w:rPr>
          <w:rFonts w:ascii="Times New Roman" w:eastAsia="Times New Roman" w:hAnsi="Times New Roman" w:cs="Times New Roman"/>
          <w:sz w:val="22"/>
          <w:szCs w:val="22"/>
        </w:rPr>
        <w:t>ere</w:t>
      </w:r>
      <w:r w:rsidR="00125075">
        <w:rPr>
          <w:rFonts w:ascii="Times New Roman" w:eastAsia="Times New Roman" w:hAnsi="Times New Roman" w:cs="Times New Roman"/>
          <w:sz w:val="22"/>
          <w:szCs w:val="22"/>
        </w:rPr>
        <w:t xml:space="preserve"> implemented in the stan probabilistic programming language and fitted using the </w:t>
      </w:r>
      <w:r w:rsidR="00125075" w:rsidRPr="003E06F3">
        <w:rPr>
          <w:rFonts w:ascii="Times New Roman" w:eastAsia="Times New Roman" w:hAnsi="Times New Roman" w:cs="Times New Roman"/>
          <w:i/>
          <w:iCs/>
          <w:sz w:val="22"/>
          <w:szCs w:val="22"/>
        </w:rPr>
        <w:t>rstan</w:t>
      </w:r>
      <w:r w:rsidR="00125075">
        <w:rPr>
          <w:rFonts w:ascii="Times New Roman" w:eastAsia="Times New Roman" w:hAnsi="Times New Roman" w:cs="Times New Roman"/>
          <w:sz w:val="22"/>
          <w:szCs w:val="22"/>
        </w:rPr>
        <w:t xml:space="preserve"> package</w:t>
      </w:r>
      <w:r w:rsidR="003E06F3">
        <w:rPr>
          <w:rFonts w:ascii="Times New Roman" w:eastAsia="Times New Roman" w:hAnsi="Times New Roman" w:cs="Times New Roman"/>
          <w:sz w:val="22"/>
          <w:szCs w:val="22"/>
        </w:rPr>
        <w:t xml:space="preserve"> in R</w:t>
      </w:r>
      <w:r w:rsidR="00125075">
        <w:rPr>
          <w:rFonts w:ascii="Times New Roman" w:eastAsia="Times New Roman" w:hAnsi="Times New Roman" w:cs="Times New Roman"/>
          <w:sz w:val="22"/>
          <w:szCs w:val="22"/>
        </w:rPr>
        <w:t xml:space="preserve">. Posterior inference was based on 10,000 </w:t>
      </w:r>
      <w:r w:rsidR="00DD66E4">
        <w:rPr>
          <w:rFonts w:ascii="Times New Roman" w:eastAsia="Times New Roman" w:hAnsi="Times New Roman" w:cs="Times New Roman"/>
          <w:sz w:val="22"/>
          <w:szCs w:val="22"/>
        </w:rPr>
        <w:t xml:space="preserve">samples </w:t>
      </w:r>
      <w:r w:rsidR="00125075">
        <w:rPr>
          <w:rFonts w:ascii="Times New Roman" w:eastAsia="Times New Roman" w:hAnsi="Times New Roman" w:cs="Times New Roman"/>
          <w:sz w:val="22"/>
          <w:szCs w:val="22"/>
        </w:rPr>
        <w:t xml:space="preserve">across three chains, with convergence assessed using trace plots and the potential reduction statistic (R-hat). </w:t>
      </w:r>
      <w:r w:rsidR="003E06F3">
        <w:rPr>
          <w:rFonts w:ascii="Times New Roman" w:eastAsia="Times New Roman" w:hAnsi="Times New Roman" w:cs="Times New Roman"/>
          <w:sz w:val="22"/>
          <w:szCs w:val="22"/>
        </w:rPr>
        <w:t>Details of the</w:t>
      </w:r>
      <w:r w:rsidR="00125075">
        <w:rPr>
          <w:rFonts w:ascii="Times New Roman" w:eastAsia="Times New Roman" w:hAnsi="Times New Roman" w:cs="Times New Roman"/>
          <w:sz w:val="22"/>
          <w:szCs w:val="22"/>
        </w:rPr>
        <w:t xml:space="preserve"> Bayesian framework ha</w:t>
      </w:r>
      <w:r w:rsidR="003E06F3">
        <w:rPr>
          <w:rFonts w:ascii="Times New Roman" w:eastAsia="Times New Roman" w:hAnsi="Times New Roman" w:cs="Times New Roman"/>
          <w:sz w:val="22"/>
          <w:szCs w:val="22"/>
        </w:rPr>
        <w:t>ve</w:t>
      </w:r>
      <w:r w:rsidR="00125075">
        <w:rPr>
          <w:rFonts w:ascii="Times New Roman" w:eastAsia="Times New Roman" w:hAnsi="Times New Roman" w:cs="Times New Roman"/>
          <w:sz w:val="22"/>
          <w:szCs w:val="22"/>
        </w:rPr>
        <w:t xml:space="preserve"> been described </w:t>
      </w:r>
      <w:r w:rsidR="003E06F3">
        <w:rPr>
          <w:rFonts w:ascii="Times New Roman" w:eastAsia="Times New Roman" w:hAnsi="Times New Roman" w:cs="Times New Roman"/>
          <w:sz w:val="22"/>
          <w:szCs w:val="22"/>
        </w:rPr>
        <w:t>previously</w:t>
      </w:r>
      <w:r w:rsidR="00125075">
        <w:rPr>
          <w:rFonts w:ascii="Times New Roman" w:eastAsia="Times New Roman" w:hAnsi="Times New Roman" w:cs="Times New Roman"/>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"/>
          <w:id w:val="225469805"/>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35</w:t>
          </w:r>
        </w:sdtContent>
      </w:sdt>
    </w:p>
    <w:p w14:paraId="65BCAF3A" w14:textId="678FFDA2" w:rsidR="00E76E02" w:rsidRPr="006E443F" w:rsidRDefault="003E06F3" w:rsidP="005633C2">
      <w:pPr>
        <w:spacing w:line="480" w:lineRule="auto"/>
        <w:jc w:val="both"/>
        <w:rPr>
          <w:rFonts w:ascii="Times New Roman" w:eastAsia="Times New Roman" w:hAnsi="Times New Roman" w:cs="Times New Roman"/>
          <w:color w:val="000000"/>
          <w:sz w:val="22"/>
          <w:szCs w:val="22"/>
          <w:vertAlign w:val="superscript"/>
        </w:rPr>
      </w:pPr>
      <w:r>
        <w:rPr>
          <w:rFonts w:ascii="Times New Roman" w:eastAsia="Times New Roman" w:hAnsi="Times New Roman" w:cs="Times New Roman"/>
          <w:sz w:val="22"/>
          <w:szCs w:val="22"/>
        </w:rPr>
        <w:lastRenderedPageBreak/>
        <w:t xml:space="preserve">Age was categorised into five groups (&lt;5, 5-14, 15-44, 45-64, and </w:t>
      </w:r>
      <w:r w:rsidR="0088668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65 years) to reflect differences in exposure and immunity across the life course. Female sex and age 15-44 years were used as reference categories, as these groups had </w:t>
      </w:r>
      <w:r w:rsidR="00CD195D">
        <w:rPr>
          <w:rFonts w:ascii="Times New Roman" w:eastAsia="Times New Roman" w:hAnsi="Times New Roman" w:cs="Times New Roman"/>
          <w:sz w:val="22"/>
          <w:szCs w:val="22"/>
        </w:rPr>
        <w:t xml:space="preserve">the </w:t>
      </w:r>
      <w:r>
        <w:rPr>
          <w:rFonts w:ascii="Times New Roman" w:eastAsia="Times New Roman" w:hAnsi="Times New Roman" w:cs="Times New Roman"/>
          <w:sz w:val="22"/>
          <w:szCs w:val="22"/>
        </w:rPr>
        <w:t>largest sample sizes. Associations between arbovirus serop</w:t>
      </w:r>
      <w:r w:rsidR="00CD195D">
        <w:rPr>
          <w:rFonts w:ascii="Times New Roman" w:eastAsia="Times New Roman" w:hAnsi="Times New Roman" w:cs="Times New Roman"/>
          <w:sz w:val="22"/>
          <w:szCs w:val="22"/>
        </w:rPr>
        <w:t>rotection prevalence</w:t>
      </w:r>
      <w:r w:rsidR="002D1950">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age</w:t>
      </w:r>
      <w:r w:rsidR="00886689">
        <w:rPr>
          <w:rFonts w:ascii="Times New Roman" w:eastAsia="Times New Roman" w:hAnsi="Times New Roman" w:cs="Times New Roman"/>
          <w:sz w:val="22"/>
          <w:szCs w:val="22"/>
        </w:rPr>
        <w:t xml:space="preserve"> and</w:t>
      </w:r>
      <w:r>
        <w:rPr>
          <w:rFonts w:ascii="Times New Roman" w:eastAsia="Times New Roman" w:hAnsi="Times New Roman" w:cs="Times New Roman"/>
          <w:sz w:val="22"/>
          <w:szCs w:val="22"/>
        </w:rPr>
        <w:t xml:space="preserve"> sex</w:t>
      </w:r>
      <w:r w:rsidR="00636F0E">
        <w:rPr>
          <w:rFonts w:ascii="Times New Roman" w:eastAsia="Times New Roman" w:hAnsi="Times New Roman" w:cs="Times New Roman"/>
          <w:sz w:val="22"/>
          <w:szCs w:val="22"/>
        </w:rPr>
        <w:t xml:space="preserve"> were assessed using</w:t>
      </w:r>
      <w:r>
        <w:rPr>
          <w:rFonts w:ascii="Times New Roman" w:eastAsia="Times New Roman" w:hAnsi="Times New Roman" w:cs="Times New Roman"/>
          <w:sz w:val="22"/>
          <w:szCs w:val="22"/>
        </w:rPr>
        <w:t xml:space="preserve"> Bayesian logistic regression in </w:t>
      </w:r>
      <w:r w:rsidR="002D1950">
        <w:rPr>
          <w:rFonts w:ascii="Times New Roman" w:eastAsia="Times New Roman" w:hAnsi="Times New Roman" w:cs="Times New Roman"/>
          <w:sz w:val="22"/>
          <w:szCs w:val="22"/>
        </w:rPr>
        <w:t xml:space="preserve">the </w:t>
      </w:r>
      <w:r w:rsidRPr="00636F0E">
        <w:rPr>
          <w:rFonts w:ascii="Times New Roman" w:eastAsia="Times New Roman" w:hAnsi="Times New Roman" w:cs="Times New Roman"/>
          <w:i/>
          <w:iCs/>
          <w:sz w:val="22"/>
          <w:szCs w:val="22"/>
        </w:rPr>
        <w:t>brms</w:t>
      </w:r>
      <w:r>
        <w:rPr>
          <w:rFonts w:ascii="Times New Roman" w:eastAsia="Times New Roman" w:hAnsi="Times New Roman" w:cs="Times New Roman"/>
          <w:sz w:val="22"/>
          <w:szCs w:val="22"/>
        </w:rPr>
        <w:t xml:space="preserve"> package</w:t>
      </w:r>
      <w:r w:rsidR="00636F0E">
        <w:rPr>
          <w:rFonts w:ascii="Times New Roman" w:eastAsia="Times New Roman" w:hAnsi="Times New Roman" w:cs="Times New Roman"/>
          <w:sz w:val="22"/>
          <w:szCs w:val="22"/>
        </w:rPr>
        <w:t xml:space="preserve"> in R</w:t>
      </w:r>
      <w:r>
        <w:rPr>
          <w:rFonts w:ascii="Times New Roman" w:eastAsia="Times New Roman" w:hAnsi="Times New Roman" w:cs="Times New Roman"/>
          <w:sz w:val="22"/>
          <w:szCs w:val="22"/>
        </w:rPr>
        <w:t>. We report crude serop</w:t>
      </w:r>
      <w:r w:rsidR="00CD195D">
        <w:rPr>
          <w:rFonts w:ascii="Times New Roman" w:eastAsia="Times New Roman" w:hAnsi="Times New Roman" w:cs="Times New Roman"/>
          <w:sz w:val="22"/>
          <w:szCs w:val="22"/>
        </w:rPr>
        <w:t>rotection prevalence</w:t>
      </w:r>
      <w:r>
        <w:rPr>
          <w:rFonts w:ascii="Times New Roman" w:eastAsia="Times New Roman" w:hAnsi="Times New Roman" w:cs="Times New Roman"/>
          <w:sz w:val="22"/>
          <w:szCs w:val="22"/>
        </w:rPr>
        <w:t xml:space="preserve"> with 95% confidence intervals derived from</w:t>
      </w:r>
      <w:r w:rsidR="007B61B6">
        <w:rPr>
          <w:rFonts w:ascii="Times New Roman" w:eastAsia="Times New Roman" w:hAnsi="Times New Roman" w:cs="Times New Roman"/>
          <w:sz w:val="22"/>
          <w:szCs w:val="22"/>
        </w:rPr>
        <w:t xml:space="preserve"> a</w:t>
      </w:r>
      <w:r>
        <w:rPr>
          <w:rFonts w:ascii="Times New Roman" w:eastAsia="Times New Roman" w:hAnsi="Times New Roman" w:cs="Times New Roman"/>
          <w:sz w:val="22"/>
          <w:szCs w:val="22"/>
        </w:rPr>
        <w:t xml:space="preserve"> binomial distribution, and </w:t>
      </w:r>
      <w:r w:rsidR="00636F0E">
        <w:rPr>
          <w:rFonts w:ascii="Times New Roman" w:eastAsia="Times New Roman" w:hAnsi="Times New Roman" w:cs="Times New Roman"/>
          <w:sz w:val="22"/>
          <w:szCs w:val="22"/>
        </w:rPr>
        <w:t xml:space="preserve">population-level </w:t>
      </w:r>
      <w:r w:rsidR="003A738E">
        <w:rPr>
          <w:rFonts w:ascii="Times New Roman" w:eastAsia="Times New Roman" w:hAnsi="Times New Roman" w:cs="Times New Roman"/>
          <w:sz w:val="22"/>
          <w:szCs w:val="22"/>
        </w:rPr>
        <w:t>sero</w:t>
      </w:r>
      <w:r>
        <w:rPr>
          <w:rFonts w:ascii="Times New Roman" w:eastAsia="Times New Roman" w:hAnsi="Times New Roman" w:cs="Times New Roman"/>
          <w:sz w:val="22"/>
          <w:szCs w:val="22"/>
        </w:rPr>
        <w:t>prevalence mean point estimates with corresponding 95% posterior credible intervals</w:t>
      </w:r>
      <w:r w:rsidR="006150A2">
        <w:rPr>
          <w:rFonts w:ascii="Times New Roman" w:eastAsia="Times New Roman" w:hAnsi="Times New Roman" w:cs="Times New Roman"/>
          <w:sz w:val="22"/>
          <w:szCs w:val="22"/>
        </w:rPr>
        <w:t xml:space="preserve"> (Table 2,3</w:t>
      </w:r>
      <w:r w:rsidR="00F75BE0">
        <w:rPr>
          <w:rFonts w:ascii="Times New Roman" w:eastAsia="Times New Roman" w:hAnsi="Times New Roman" w:cs="Times New Roman"/>
          <w:sz w:val="22"/>
          <w:szCs w:val="22"/>
        </w:rPr>
        <w:t xml:space="preserve"> and 4</w:t>
      </w:r>
      <w:r w:rsidR="006150A2">
        <w:rPr>
          <w:rFonts w:ascii="Times New Roman" w:eastAsia="Times New Roman" w:hAnsi="Times New Roman" w:cs="Times New Roman"/>
          <w:sz w:val="22"/>
          <w:szCs w:val="22"/>
        </w:rPr>
        <w:t>)</w:t>
      </w:r>
      <w:r>
        <w:rPr>
          <w:rFonts w:ascii="Times New Roman" w:eastAsia="Times New Roman" w:hAnsi="Times New Roman" w:cs="Times New Roman"/>
          <w:sz w:val="22"/>
          <w:szCs w:val="22"/>
        </w:rPr>
        <w:t>.</w:t>
      </w:r>
    </w:p>
    <w:p w14:paraId="0D75DE10" w14:textId="7F389276" w:rsidR="00636F0E" w:rsidRDefault="00CD195D" w:rsidP="001C2022">
      <w:pPr>
        <w:pStyle w:val="Heading3"/>
      </w:pPr>
      <w:r>
        <w:t>Preva</w:t>
      </w:r>
      <w:r w:rsidR="00894263">
        <w:t>lence of past infection</w:t>
      </w:r>
    </w:p>
    <w:p w14:paraId="60C8BEB6" w14:textId="6FAB0ADD" w:rsidR="009E2E06" w:rsidRDefault="00636F0E" w:rsidP="001C202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 </w:t>
      </w:r>
      <w:r w:rsidR="003A738E">
        <w:rPr>
          <w:rFonts w:ascii="Times New Roman" w:eastAsia="Times New Roman" w:hAnsi="Times New Roman" w:cs="Times New Roman"/>
          <w:sz w:val="22"/>
          <w:szCs w:val="22"/>
        </w:rPr>
        <w:t xml:space="preserve">infer </w:t>
      </w:r>
      <w:r>
        <w:rPr>
          <w:rFonts w:ascii="Times New Roman" w:eastAsia="Times New Roman" w:hAnsi="Times New Roman" w:cs="Times New Roman"/>
          <w:sz w:val="22"/>
          <w:szCs w:val="22"/>
        </w:rPr>
        <w:t>the proportion of the population with evidence of past CHIKV infection</w:t>
      </w:r>
      <w:r w:rsidR="003A738E">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we analysed log-transformed CHIKV antibody titres, expressed as log (</w:t>
      </w:r>
      <w:r w:rsidR="00F01BFD">
        <w:rPr>
          <w:rFonts w:ascii="Times New Roman" w:eastAsia="Times New Roman" w:hAnsi="Times New Roman" w:cs="Times New Roman"/>
          <w:sz w:val="22"/>
          <w:szCs w:val="22"/>
        </w:rPr>
        <w:t>arbitrary units (</w:t>
      </w:r>
      <w:r>
        <w:rPr>
          <w:rFonts w:ascii="Times New Roman" w:eastAsia="Times New Roman" w:hAnsi="Times New Roman" w:cs="Times New Roman"/>
          <w:sz w:val="22"/>
          <w:szCs w:val="22"/>
        </w:rPr>
        <w:t>AIU</w:t>
      </w:r>
      <w:r w:rsidR="00F01BFD">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+ 1)</w:t>
      </w:r>
      <w:r w:rsidR="00166C63">
        <w:rPr>
          <w:rFonts w:ascii="Times New Roman" w:eastAsia="Times New Roman" w:hAnsi="Times New Roman" w:cs="Times New Roman"/>
          <w:sz w:val="22"/>
          <w:szCs w:val="22"/>
        </w:rPr>
        <w:t xml:space="preserve"> with 1 added to accommodate zero values</w:t>
      </w:r>
      <w:r>
        <w:rPr>
          <w:rFonts w:ascii="Times New Roman" w:eastAsia="Times New Roman" w:hAnsi="Times New Roman" w:cs="Times New Roman"/>
          <w:sz w:val="22"/>
          <w:szCs w:val="22"/>
        </w:rPr>
        <w:t>, using mixture models</w:t>
      </w:r>
      <w:r w:rsidR="009E2E06">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166C63">
        <w:rPr>
          <w:rFonts w:ascii="Times New Roman" w:eastAsia="Times New Roman" w:hAnsi="Times New Roman" w:cs="Times New Roman"/>
          <w:sz w:val="22"/>
          <w:szCs w:val="22"/>
        </w:rPr>
        <w:t xml:space="preserve">We assumed the observed antibody titre distributions is a mixture of two unobserved distributions representing seronegative (previously uninfected) and seropositive (previously infected) individuals. </w:t>
      </w:r>
      <w:r w:rsidR="009E2E06">
        <w:rPr>
          <w:rFonts w:ascii="Times New Roman" w:eastAsia="Times New Roman" w:hAnsi="Times New Roman" w:cs="Times New Roman"/>
          <w:sz w:val="22"/>
          <w:szCs w:val="22"/>
        </w:rPr>
        <w:t>Mixture models were fitted jointly across all the sites</w:t>
      </w:r>
      <w:r w:rsidR="00166C63">
        <w:rPr>
          <w:rFonts w:ascii="Times New Roman" w:eastAsia="Times New Roman" w:hAnsi="Times New Roman" w:cs="Times New Roman"/>
          <w:sz w:val="22"/>
          <w:szCs w:val="22"/>
        </w:rPr>
        <w:t xml:space="preserve"> in a Bayesian framework</w:t>
      </w:r>
      <w:r w:rsidR="009E2E06">
        <w:rPr>
          <w:rFonts w:ascii="Times New Roman" w:eastAsia="Times New Roman" w:hAnsi="Times New Roman" w:cs="Times New Roman"/>
          <w:sz w:val="22"/>
          <w:szCs w:val="22"/>
        </w:rPr>
        <w:t xml:space="preserve">, allowing simultaneous estimation of seronegative and seropositive components while </w:t>
      </w:r>
      <w:r w:rsidR="00894263">
        <w:rPr>
          <w:rFonts w:ascii="Times New Roman" w:eastAsia="Times New Roman" w:hAnsi="Times New Roman" w:cs="Times New Roman"/>
          <w:sz w:val="22"/>
          <w:szCs w:val="22"/>
        </w:rPr>
        <w:t xml:space="preserve">allowing for </w:t>
      </w:r>
      <w:r w:rsidR="009E2E06">
        <w:rPr>
          <w:rFonts w:ascii="Times New Roman" w:eastAsia="Times New Roman" w:hAnsi="Times New Roman" w:cs="Times New Roman"/>
          <w:sz w:val="22"/>
          <w:szCs w:val="22"/>
        </w:rPr>
        <w:t>site-specific random effects</w:t>
      </w:r>
      <w:r w:rsidR="00894263">
        <w:rPr>
          <w:rFonts w:ascii="Times New Roman" w:eastAsia="Times New Roman" w:hAnsi="Times New Roman" w:cs="Times New Roman"/>
          <w:sz w:val="22"/>
          <w:szCs w:val="22"/>
        </w:rPr>
        <w:t>.</w:t>
      </w:r>
    </w:p>
    <w:p w14:paraId="67B6F8B2" w14:textId="423F4340" w:rsidR="00E76E02" w:rsidRPr="009E2E06" w:rsidRDefault="005A0ACD" w:rsidP="001C202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 </w:t>
      </w:r>
      <w:r w:rsidR="00C21DFF">
        <w:rPr>
          <w:rFonts w:ascii="Times New Roman" w:eastAsia="Times New Roman" w:hAnsi="Times New Roman" w:cs="Times New Roman"/>
          <w:sz w:val="22"/>
          <w:szCs w:val="22"/>
        </w:rPr>
        <w:t xml:space="preserve">both </w:t>
      </w:r>
      <w:r w:rsidR="00886689">
        <w:rPr>
          <w:rFonts w:ascii="Times New Roman" w:eastAsia="Times New Roman" w:hAnsi="Times New Roman" w:cs="Times New Roman"/>
          <w:sz w:val="22"/>
          <w:szCs w:val="22"/>
        </w:rPr>
        <w:t xml:space="preserve">the </w:t>
      </w:r>
      <w:r>
        <w:rPr>
          <w:rFonts w:ascii="Times New Roman" w:eastAsia="Times New Roman" w:hAnsi="Times New Roman" w:cs="Times New Roman"/>
          <w:color w:val="000000" w:themeColor="text1"/>
          <w:sz w:val="22"/>
          <w:szCs w:val="22"/>
        </w:rPr>
        <w:t>seronegative</w:t>
      </w:r>
      <w:r w:rsidR="00C21DFF">
        <w:rPr>
          <w:rFonts w:ascii="Times New Roman" w:eastAsia="Times New Roman" w:hAnsi="Times New Roman" w:cs="Times New Roman"/>
          <w:color w:val="000000" w:themeColor="text1"/>
          <w:sz w:val="22"/>
          <w:szCs w:val="22"/>
        </w:rPr>
        <w:t xml:space="preserve"> and seropositive</w:t>
      </w:r>
      <w:r>
        <w:rPr>
          <w:rFonts w:ascii="Times New Roman" w:eastAsia="Times New Roman" w:hAnsi="Times New Roman" w:cs="Times New Roman"/>
          <w:color w:val="000000" w:themeColor="text1"/>
          <w:sz w:val="22"/>
          <w:szCs w:val="22"/>
        </w:rPr>
        <w:t xml:space="preserve"> component</w:t>
      </w:r>
      <w:r w:rsidR="00C21DFF">
        <w:rPr>
          <w:rFonts w:ascii="Times New Roman" w:eastAsia="Times New Roman" w:hAnsi="Times New Roman" w:cs="Times New Roman"/>
          <w:color w:val="000000" w:themeColor="text1"/>
          <w:sz w:val="22"/>
          <w:szCs w:val="22"/>
        </w:rPr>
        <w:t>s</w:t>
      </w:r>
      <w:r>
        <w:rPr>
          <w:rFonts w:ascii="Times New Roman" w:eastAsia="Times New Roman" w:hAnsi="Times New Roman" w:cs="Times New Roman"/>
          <w:color w:val="000000" w:themeColor="text1"/>
          <w:sz w:val="22"/>
          <w:szCs w:val="22"/>
        </w:rPr>
        <w:t>,</w:t>
      </w:r>
      <w:r w:rsidR="009E2E06">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color w:val="000000" w:themeColor="text1"/>
          <w:sz w:val="22"/>
          <w:szCs w:val="22"/>
        </w:rPr>
        <w:t>we model</w:t>
      </w:r>
      <w:r w:rsidR="00886689">
        <w:rPr>
          <w:rFonts w:ascii="Times New Roman" w:eastAsia="Times New Roman" w:hAnsi="Times New Roman" w:cs="Times New Roman"/>
          <w:color w:val="000000" w:themeColor="text1"/>
          <w:sz w:val="22"/>
          <w:szCs w:val="22"/>
        </w:rPr>
        <w:t>led</w:t>
      </w:r>
      <w:r>
        <w:rPr>
          <w:rFonts w:ascii="Times New Roman" w:eastAsia="Times New Roman" w:hAnsi="Times New Roman" w:cs="Times New Roman"/>
          <w:color w:val="000000" w:themeColor="text1"/>
          <w:sz w:val="22"/>
          <w:szCs w:val="22"/>
        </w:rPr>
        <w:t xml:space="preserve"> the log-transformed titres</w:t>
      </w:r>
      <w:r w:rsidR="00886689">
        <w:rPr>
          <w:rFonts w:ascii="Times New Roman" w:eastAsia="Times New Roman" w:hAnsi="Times New Roman" w:cs="Times New Roman"/>
          <w:color w:val="000000" w:themeColor="text1"/>
          <w:sz w:val="22"/>
          <w:szCs w:val="22"/>
        </w:rPr>
        <w:t xml:space="preserve"> to</w:t>
      </w:r>
      <w:r>
        <w:rPr>
          <w:rFonts w:ascii="Times New Roman" w:eastAsia="Times New Roman" w:hAnsi="Times New Roman" w:cs="Times New Roman"/>
          <w:color w:val="000000" w:themeColor="text1"/>
          <w:sz w:val="22"/>
          <w:szCs w:val="22"/>
        </w:rPr>
        <w:t xml:space="preserve"> follow a normal distribution</w:t>
      </w:r>
      <w:r w:rsidR="00A579C1">
        <w:rPr>
          <w:rFonts w:ascii="Times New Roman" w:eastAsia="Times New Roman" w:hAnsi="Times New Roman" w:cs="Times New Roman"/>
          <w:color w:val="000000" w:themeColor="text1"/>
          <w:sz w:val="22"/>
          <w:szCs w:val="22"/>
        </w:rPr>
        <w:t>.</w:t>
      </w:r>
      <w:r w:rsidR="00810668">
        <w:rPr>
          <w:rFonts w:ascii="Times New Roman" w:eastAsia="Times New Roman" w:hAnsi="Times New Roman" w:cs="Times New Roman"/>
          <w:color w:val="000000" w:themeColor="text1"/>
          <w:sz w:val="22"/>
          <w:szCs w:val="22"/>
        </w:rPr>
        <w:t xml:space="preserve"> </w:t>
      </w:r>
      <w:r w:rsidR="0095282E">
        <w:rPr>
          <w:rFonts w:ascii="Times New Roman" w:eastAsia="Times New Roman" w:hAnsi="Times New Roman" w:cs="Times New Roman"/>
          <w:color w:val="000000" w:themeColor="text1"/>
          <w:sz w:val="22"/>
          <w:szCs w:val="22"/>
        </w:rPr>
        <w:t xml:space="preserve">For the seronegative component, </w:t>
      </w:r>
      <w:r w:rsidR="00C77E58">
        <w:rPr>
          <w:rFonts w:ascii="Times New Roman" w:eastAsia="Times New Roman" w:hAnsi="Times New Roman" w:cs="Times New Roman"/>
          <w:color w:val="000000" w:themeColor="text1"/>
          <w:sz w:val="22"/>
          <w:szCs w:val="22"/>
        </w:rPr>
        <w:t>we assumed a shared</w:t>
      </w:r>
      <w:r>
        <w:rPr>
          <w:rFonts w:ascii="Times New Roman" w:eastAsia="Times New Roman" w:hAnsi="Times New Roman" w:cs="Times New Roman"/>
          <w:color w:val="000000" w:themeColor="text1"/>
          <w:sz w:val="22"/>
          <w:szCs w:val="22"/>
        </w:rPr>
        <w:t xml:space="preserve"> mean titre</w:t>
      </w:r>
      <w:r w:rsidR="00886689">
        <w:rPr>
          <w:rFonts w:ascii="Times New Roman" w:eastAsia="Times New Roman" w:hAnsi="Times New Roman" w:cs="Times New Roman"/>
          <w:color w:val="000000" w:themeColor="text1"/>
          <w:sz w:val="22"/>
          <w:szCs w:val="22"/>
        </w:rPr>
        <w:t xml:space="preserve"> </w:t>
      </w:r>
      <w:r w:rsidR="00C77E58">
        <w:rPr>
          <w:rFonts w:ascii="Times New Roman" w:eastAsia="Times New Roman" w:hAnsi="Times New Roman" w:cs="Times New Roman"/>
          <w:color w:val="000000" w:themeColor="text1"/>
          <w:sz w:val="22"/>
          <w:szCs w:val="22"/>
        </w:rPr>
        <w:t xml:space="preserve">across the sites </w:t>
      </w:r>
      <w:r w:rsidR="004E3E7B">
        <w:rPr>
          <w:rFonts w:ascii="Times New Roman" w:eastAsia="Times New Roman" w:hAnsi="Times New Roman" w:cs="Times New Roman"/>
          <w:color w:val="000000" w:themeColor="text1"/>
          <w:sz w:val="22"/>
          <w:szCs w:val="22"/>
        </w:rPr>
        <w:t>while allowing</w:t>
      </w:r>
      <w:r w:rsidR="00B24769">
        <w:rPr>
          <w:rFonts w:ascii="Times New Roman" w:eastAsia="Times New Roman" w:hAnsi="Times New Roman" w:cs="Times New Roman"/>
          <w:color w:val="000000" w:themeColor="text1"/>
          <w:sz w:val="22"/>
          <w:szCs w:val="22"/>
        </w:rPr>
        <w:t xml:space="preserve"> for</w:t>
      </w:r>
      <w:r w:rsidR="009E2E06">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color w:val="000000" w:themeColor="text1"/>
          <w:sz w:val="22"/>
          <w:szCs w:val="22"/>
        </w:rPr>
        <w:t>site-specific standard deviations</w:t>
      </w:r>
      <w:r w:rsidR="00FE34C0">
        <w:rPr>
          <w:rFonts w:ascii="Times New Roman" w:eastAsia="Times New Roman" w:hAnsi="Times New Roman" w:cs="Times New Roman"/>
          <w:color w:val="000000" w:themeColor="text1"/>
          <w:sz w:val="22"/>
          <w:szCs w:val="22"/>
        </w:rPr>
        <w:t xml:space="preserve"> and random effects on the seronegative mean</w:t>
      </w:r>
      <w:r w:rsidR="00985D90">
        <w:rPr>
          <w:rFonts w:ascii="Times New Roman" w:eastAsia="Times New Roman" w:hAnsi="Times New Roman" w:cs="Times New Roman"/>
          <w:color w:val="000000" w:themeColor="text1"/>
          <w:sz w:val="22"/>
          <w:szCs w:val="22"/>
        </w:rPr>
        <w:t>, thereby accounting</w:t>
      </w:r>
      <w:r>
        <w:rPr>
          <w:rFonts w:ascii="Times New Roman" w:eastAsia="Times New Roman" w:hAnsi="Times New Roman" w:cs="Times New Roman"/>
          <w:color w:val="000000" w:themeColor="text1"/>
          <w:sz w:val="22"/>
          <w:szCs w:val="22"/>
        </w:rPr>
        <w:t xml:space="preserve"> for heterogeneity in background antibody levels arising from </w:t>
      </w:r>
      <w:r w:rsidR="00FB3DF9">
        <w:rPr>
          <w:rFonts w:ascii="Times New Roman" w:eastAsia="Times New Roman" w:hAnsi="Times New Roman" w:cs="Times New Roman"/>
          <w:color w:val="000000" w:themeColor="text1"/>
          <w:sz w:val="22"/>
          <w:szCs w:val="22"/>
        </w:rPr>
        <w:t>local</w:t>
      </w:r>
      <w:r>
        <w:rPr>
          <w:rFonts w:ascii="Times New Roman" w:eastAsia="Times New Roman" w:hAnsi="Times New Roman" w:cs="Times New Roman"/>
          <w:color w:val="000000" w:themeColor="text1"/>
          <w:sz w:val="22"/>
          <w:szCs w:val="22"/>
        </w:rPr>
        <w:t xml:space="preserve"> demograph</w:t>
      </w:r>
      <w:r w:rsidR="00FB3DF9">
        <w:rPr>
          <w:rFonts w:ascii="Times New Roman" w:eastAsia="Times New Roman" w:hAnsi="Times New Roman" w:cs="Times New Roman"/>
          <w:color w:val="000000" w:themeColor="text1"/>
          <w:sz w:val="22"/>
          <w:szCs w:val="22"/>
        </w:rPr>
        <w:t>y</w:t>
      </w:r>
      <w:r>
        <w:rPr>
          <w:rFonts w:ascii="Times New Roman" w:eastAsia="Times New Roman" w:hAnsi="Times New Roman" w:cs="Times New Roman"/>
          <w:color w:val="000000" w:themeColor="text1"/>
          <w:sz w:val="22"/>
          <w:szCs w:val="22"/>
        </w:rPr>
        <w:t xml:space="preserve"> and exposure to related arboviruses. For</w:t>
      </w:r>
      <w:r w:rsidR="009E2E06">
        <w:rPr>
          <w:rFonts w:ascii="Times New Roman" w:eastAsia="Times New Roman" w:hAnsi="Times New Roman" w:cs="Times New Roman"/>
          <w:color w:val="000000" w:themeColor="text1"/>
          <w:sz w:val="22"/>
          <w:szCs w:val="22"/>
        </w:rPr>
        <w:t xml:space="preserve"> </w:t>
      </w:r>
      <w:r w:rsidR="00886689">
        <w:rPr>
          <w:rFonts w:ascii="Times New Roman" w:eastAsia="Times New Roman" w:hAnsi="Times New Roman" w:cs="Times New Roman"/>
          <w:color w:val="000000" w:themeColor="text1"/>
          <w:sz w:val="22"/>
          <w:szCs w:val="22"/>
        </w:rPr>
        <w:t xml:space="preserve">the </w:t>
      </w:r>
      <w:r>
        <w:rPr>
          <w:rFonts w:ascii="Times New Roman" w:eastAsia="Times New Roman" w:hAnsi="Times New Roman" w:cs="Times New Roman"/>
          <w:color w:val="000000" w:themeColor="text1"/>
          <w:sz w:val="22"/>
          <w:szCs w:val="22"/>
        </w:rPr>
        <w:t xml:space="preserve">seropositive component, </w:t>
      </w:r>
      <w:r w:rsidR="00A7475C">
        <w:rPr>
          <w:rFonts w:ascii="Times New Roman" w:eastAsia="Times New Roman" w:hAnsi="Times New Roman" w:cs="Times New Roman"/>
          <w:color w:val="000000" w:themeColor="text1"/>
          <w:sz w:val="22"/>
          <w:szCs w:val="22"/>
        </w:rPr>
        <w:t>we</w:t>
      </w:r>
      <w:r w:rsidR="000B06D5">
        <w:rPr>
          <w:rFonts w:ascii="Times New Roman" w:eastAsia="Times New Roman" w:hAnsi="Times New Roman" w:cs="Times New Roman"/>
          <w:color w:val="000000" w:themeColor="text1"/>
          <w:sz w:val="22"/>
          <w:szCs w:val="22"/>
        </w:rPr>
        <w:t xml:space="preserve"> </w:t>
      </w:r>
      <w:r w:rsidR="00894263">
        <w:rPr>
          <w:rFonts w:ascii="Times New Roman" w:eastAsia="Times New Roman" w:hAnsi="Times New Roman" w:cs="Times New Roman"/>
          <w:color w:val="000000" w:themeColor="text1"/>
          <w:sz w:val="22"/>
          <w:szCs w:val="22"/>
        </w:rPr>
        <w:t>estimated</w:t>
      </w:r>
      <w:r>
        <w:rPr>
          <w:rFonts w:ascii="Times New Roman" w:eastAsia="Times New Roman" w:hAnsi="Times New Roman" w:cs="Times New Roman"/>
          <w:color w:val="000000" w:themeColor="text1"/>
          <w:sz w:val="22"/>
          <w:szCs w:val="22"/>
        </w:rPr>
        <w:t xml:space="preserve"> site-specific mean</w:t>
      </w:r>
      <w:r w:rsidR="0009190A">
        <w:rPr>
          <w:rFonts w:ascii="Times New Roman" w:eastAsia="Times New Roman" w:hAnsi="Times New Roman" w:cs="Times New Roman"/>
          <w:color w:val="000000" w:themeColor="text1"/>
          <w:sz w:val="22"/>
          <w:szCs w:val="22"/>
        </w:rPr>
        <w:t xml:space="preserve"> titre</w:t>
      </w:r>
      <w:r w:rsidR="00A07950">
        <w:rPr>
          <w:rFonts w:ascii="Times New Roman" w:eastAsia="Times New Roman" w:hAnsi="Times New Roman" w:cs="Times New Roman"/>
          <w:color w:val="000000" w:themeColor="text1"/>
          <w:sz w:val="22"/>
          <w:szCs w:val="22"/>
        </w:rPr>
        <w:t>s</w:t>
      </w:r>
      <w:r w:rsidR="00FE34C0">
        <w:rPr>
          <w:rFonts w:ascii="Times New Roman" w:eastAsia="Times New Roman" w:hAnsi="Times New Roman" w:cs="Times New Roman"/>
          <w:color w:val="000000" w:themeColor="text1"/>
          <w:sz w:val="22"/>
          <w:szCs w:val="22"/>
        </w:rPr>
        <w:t xml:space="preserve"> and standard deviations</w:t>
      </w:r>
      <w:r w:rsidR="00C87956">
        <w:rPr>
          <w:rFonts w:ascii="Times New Roman" w:eastAsia="Times New Roman" w:hAnsi="Times New Roman" w:cs="Times New Roman"/>
          <w:color w:val="000000" w:themeColor="text1"/>
          <w:sz w:val="22"/>
          <w:szCs w:val="22"/>
        </w:rPr>
        <w:t>,</w:t>
      </w:r>
      <w:r w:rsidR="00A7475C">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color w:val="000000" w:themeColor="text1"/>
          <w:sz w:val="22"/>
          <w:szCs w:val="22"/>
        </w:rPr>
        <w:t xml:space="preserve">allowing </w:t>
      </w:r>
      <w:r w:rsidR="00A7475C">
        <w:rPr>
          <w:rFonts w:ascii="Times New Roman" w:eastAsia="Times New Roman" w:hAnsi="Times New Roman" w:cs="Times New Roman"/>
          <w:color w:val="000000" w:themeColor="text1"/>
          <w:sz w:val="22"/>
          <w:szCs w:val="22"/>
        </w:rPr>
        <w:t xml:space="preserve">for </w:t>
      </w:r>
      <w:r>
        <w:rPr>
          <w:rFonts w:ascii="Times New Roman" w:eastAsia="Times New Roman" w:hAnsi="Times New Roman" w:cs="Times New Roman"/>
          <w:color w:val="000000" w:themeColor="text1"/>
          <w:sz w:val="22"/>
          <w:szCs w:val="22"/>
        </w:rPr>
        <w:t>variation in transmission intensity and timing of infection.</w:t>
      </w:r>
    </w:p>
    <w:p w14:paraId="6775EF1A" w14:textId="32AB007D" w:rsidR="00E76E02" w:rsidRDefault="009E2E06">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themeColor="text1"/>
          <w:sz w:val="22"/>
          <w:szCs w:val="22"/>
        </w:rPr>
        <w:t>As a sensitivity analysis, an alternative model</w:t>
      </w:r>
      <w:r w:rsidR="006A137B">
        <w:rPr>
          <w:rFonts w:ascii="Times New Roman" w:eastAsia="Times New Roman" w:hAnsi="Times New Roman" w:cs="Times New Roman"/>
          <w:color w:val="000000" w:themeColor="text1"/>
          <w:sz w:val="22"/>
          <w:szCs w:val="22"/>
        </w:rPr>
        <w:t xml:space="preserve"> was jointly fitted</w:t>
      </w:r>
      <w:r>
        <w:rPr>
          <w:rFonts w:ascii="Times New Roman" w:eastAsia="Times New Roman" w:hAnsi="Times New Roman" w:cs="Times New Roman"/>
          <w:color w:val="000000" w:themeColor="text1"/>
          <w:sz w:val="22"/>
          <w:szCs w:val="22"/>
        </w:rPr>
        <w:t xml:space="preserve"> in which the seropositive component followed a skew-normal distribution to allow for asymmetric post-infection antibody responses. </w:t>
      </w:r>
      <w:r w:rsidR="0009190A">
        <w:rPr>
          <w:rFonts w:ascii="Times New Roman" w:eastAsia="Times New Roman" w:hAnsi="Times New Roman" w:cs="Times New Roman"/>
          <w:color w:val="000000" w:themeColor="text1"/>
          <w:sz w:val="22"/>
          <w:szCs w:val="22"/>
          <w:lang w:val="en-US"/>
        </w:rPr>
        <w:t>The model was constrain</w:t>
      </w:r>
      <w:r w:rsidR="00A07950">
        <w:rPr>
          <w:rFonts w:ascii="Times New Roman" w:eastAsia="Times New Roman" w:hAnsi="Times New Roman" w:cs="Times New Roman"/>
          <w:color w:val="000000" w:themeColor="text1"/>
          <w:sz w:val="22"/>
          <w:szCs w:val="22"/>
          <w:lang w:val="en-US"/>
        </w:rPr>
        <w:t>ed</w:t>
      </w:r>
      <w:r w:rsidR="0009190A">
        <w:rPr>
          <w:rFonts w:ascii="Times New Roman" w:eastAsia="Times New Roman" w:hAnsi="Times New Roman" w:cs="Times New Roman"/>
          <w:color w:val="000000" w:themeColor="text1"/>
          <w:sz w:val="22"/>
          <w:szCs w:val="22"/>
          <w:lang w:val="en-US"/>
        </w:rPr>
        <w:t xml:space="preserve"> such that the seropositive mean titer </w:t>
      </w:r>
      <w:r w:rsidR="00A07950">
        <w:rPr>
          <w:rFonts w:ascii="Times New Roman" w:eastAsia="Times New Roman" w:hAnsi="Times New Roman" w:cs="Times New Roman"/>
          <w:color w:val="000000" w:themeColor="text1"/>
          <w:sz w:val="22"/>
          <w:szCs w:val="22"/>
          <w:lang w:val="en-US"/>
        </w:rPr>
        <w:t>wa</w:t>
      </w:r>
      <w:r w:rsidR="0009190A">
        <w:rPr>
          <w:rFonts w:ascii="Times New Roman" w:eastAsia="Times New Roman" w:hAnsi="Times New Roman" w:cs="Times New Roman"/>
          <w:color w:val="000000" w:themeColor="text1"/>
          <w:sz w:val="22"/>
          <w:szCs w:val="22"/>
          <w:lang w:val="en-US"/>
        </w:rPr>
        <w:t>s greater than the seronegative mean titer ensuring identifiability</w:t>
      </w:r>
      <w:r>
        <w:rPr>
          <w:rFonts w:ascii="Times New Roman" w:eastAsia="Times New Roman" w:hAnsi="Times New Roman" w:cs="Times New Roman"/>
          <w:color w:val="000000" w:themeColor="text1"/>
          <w:sz w:val="22"/>
          <w:szCs w:val="22"/>
          <w:lang w:val="en-US"/>
        </w:rPr>
        <w:t xml:space="preserve"> and biological plausibility</w:t>
      </w:r>
      <w:r>
        <w:rPr>
          <w:rFonts w:ascii="Times New Roman" w:eastAsia="Times New Roman" w:hAnsi="Times New Roman" w:cs="Times New Roman"/>
          <w:color w:val="000000" w:themeColor="text1"/>
          <w:sz w:val="22"/>
          <w:szCs w:val="22"/>
        </w:rPr>
        <w:t xml:space="preserve">. Models were fitted using Markov chain Monte Carlo sampling </w:t>
      </w:r>
      <w:r>
        <w:rPr>
          <w:rFonts w:ascii="Times New Roman" w:eastAsia="Times New Roman" w:hAnsi="Times New Roman" w:cs="Times New Roman"/>
          <w:color w:val="000000" w:themeColor="text1"/>
          <w:sz w:val="22"/>
          <w:szCs w:val="22"/>
        </w:rPr>
        <w:lastRenderedPageBreak/>
        <w:t xml:space="preserve">implemented in stan via rstan in R </w:t>
      </w:r>
      <w:r>
        <w:rPr>
          <w:rFonts w:ascii="Times New Roman" w:eastAsia="Times New Roman" w:hAnsi="Times New Roman" w:cs="Times New Roman"/>
          <w:sz w:val="22"/>
          <w:szCs w:val="22"/>
        </w:rPr>
        <w:t xml:space="preserve">version 4.5.1(2025-06-13). </w:t>
      </w:r>
      <w:r w:rsidR="006A137B">
        <w:rPr>
          <w:rFonts w:ascii="Times New Roman" w:eastAsia="Times New Roman" w:hAnsi="Times New Roman" w:cs="Times New Roman"/>
          <w:sz w:val="22"/>
          <w:szCs w:val="22"/>
        </w:rPr>
        <w:t>Four</w:t>
      </w:r>
      <w:r>
        <w:rPr>
          <w:rFonts w:ascii="Times New Roman" w:eastAsia="Times New Roman" w:hAnsi="Times New Roman" w:cs="Times New Roman"/>
          <w:sz w:val="22"/>
          <w:szCs w:val="22"/>
        </w:rPr>
        <w:t xml:space="preserve"> chains</w:t>
      </w:r>
      <w:r w:rsidR="006A137B">
        <w:rPr>
          <w:rFonts w:ascii="Times New Roman" w:eastAsia="Times New Roman" w:hAnsi="Times New Roman" w:cs="Times New Roman"/>
          <w:sz w:val="22"/>
          <w:szCs w:val="22"/>
        </w:rPr>
        <w:t xml:space="preserve"> were run</w:t>
      </w:r>
      <w:r>
        <w:rPr>
          <w:rFonts w:ascii="Times New Roman" w:eastAsia="Times New Roman" w:hAnsi="Times New Roman" w:cs="Times New Roman"/>
          <w:sz w:val="22"/>
          <w:szCs w:val="22"/>
        </w:rPr>
        <w:t xml:space="preserve"> for 4,000 iterations</w:t>
      </w:r>
      <w:r w:rsidR="006A137B">
        <w:rPr>
          <w:rFonts w:ascii="Times New Roman" w:eastAsia="Times New Roman" w:hAnsi="Times New Roman" w:cs="Times New Roman"/>
          <w:sz w:val="22"/>
          <w:szCs w:val="22"/>
        </w:rPr>
        <w:t xml:space="preserve"> each</w:t>
      </w:r>
      <w:r>
        <w:rPr>
          <w:rFonts w:ascii="Times New Roman" w:eastAsia="Times New Roman" w:hAnsi="Times New Roman" w:cs="Times New Roman"/>
          <w:sz w:val="22"/>
          <w:szCs w:val="22"/>
        </w:rPr>
        <w:t>, with 2,000 warm-ups iterations. Convergence was assessed using R-hat statistics and effective sample size</w:t>
      </w:r>
      <w:r w:rsidR="006A137B">
        <w:rPr>
          <w:rFonts w:ascii="Times New Roman" w:eastAsia="Times New Roman" w:hAnsi="Times New Roman" w:cs="Times New Roman"/>
          <w:sz w:val="22"/>
          <w:szCs w:val="22"/>
        </w:rPr>
        <w:t>s, and p</w:t>
      </w:r>
      <w:r>
        <w:rPr>
          <w:rFonts w:ascii="Times New Roman" w:eastAsia="Times New Roman" w:hAnsi="Times New Roman" w:cs="Times New Roman"/>
          <w:sz w:val="22"/>
          <w:szCs w:val="22"/>
        </w:rPr>
        <w:t>redictive performance was compared using approximate leave-one-out cross-validation based on pointwise log-likelihoods.</w:t>
      </w:r>
    </w:p>
    <w:p w14:paraId="5E549739" w14:textId="2D3845E9" w:rsidR="00894263" w:rsidRDefault="00894263" w:rsidP="00894263">
      <w:pPr>
        <w:pStyle w:val="Heading2"/>
      </w:pPr>
      <w:r>
        <w:t>Open Access</w:t>
      </w:r>
    </w:p>
    <w:p w14:paraId="2ADFA6A5" w14:textId="5FCF9681" w:rsidR="00894263" w:rsidRDefault="00894263" w:rsidP="001C2022">
      <w:pPr>
        <w:spacing w:line="480" w:lineRule="auto"/>
        <w:jc w:val="both"/>
        <w:rPr>
          <w:rFonts w:ascii="Times New Roman" w:hAnsi="Times New Roman" w:cs="Times New Roman"/>
          <w:sz w:val="22"/>
          <w:szCs w:val="22"/>
        </w:rPr>
      </w:pPr>
      <w:r w:rsidRPr="001C2022">
        <w:rPr>
          <w:rFonts w:ascii="Times New Roman" w:hAnsi="Times New Roman" w:cs="Times New Roman"/>
          <w:sz w:val="22"/>
          <w:szCs w:val="22"/>
        </w:rPr>
        <w:t xml:space="preserve">The </w:t>
      </w:r>
      <w:r>
        <w:rPr>
          <w:rFonts w:ascii="Times New Roman" w:hAnsi="Times New Roman" w:cs="Times New Roman"/>
          <w:sz w:val="22"/>
          <w:szCs w:val="22"/>
        </w:rPr>
        <w:t xml:space="preserve">code for the statistical analyses can be found as a </w:t>
      </w:r>
      <w:r w:rsidR="00793E04">
        <w:rPr>
          <w:rFonts w:ascii="Times New Roman" w:hAnsi="Times New Roman" w:cs="Times New Roman"/>
          <w:sz w:val="22"/>
          <w:szCs w:val="22"/>
        </w:rPr>
        <w:t>GitHub</w:t>
      </w:r>
      <w:r>
        <w:rPr>
          <w:rFonts w:ascii="Times New Roman" w:hAnsi="Times New Roman" w:cs="Times New Roman"/>
          <w:sz w:val="22"/>
          <w:szCs w:val="22"/>
        </w:rPr>
        <w:t xml:space="preserve"> repository under www</w:t>
      </w:r>
      <w:proofErr w:type="gramStart"/>
      <w:r>
        <w:rPr>
          <w:rFonts w:ascii="Times New Roman" w:hAnsi="Times New Roman" w:cs="Times New Roman"/>
          <w:sz w:val="22"/>
          <w:szCs w:val="22"/>
        </w:rPr>
        <w:t>…..</w:t>
      </w:r>
      <w:proofErr w:type="gramEnd"/>
      <w:r>
        <w:rPr>
          <w:rFonts w:ascii="Times New Roman" w:hAnsi="Times New Roman" w:cs="Times New Roman"/>
          <w:sz w:val="22"/>
          <w:szCs w:val="22"/>
        </w:rPr>
        <w:t xml:space="preserve"> The data reported here will be made available upon reasonable request to the corresponding author.</w:t>
      </w:r>
    </w:p>
    <w:p w14:paraId="1DC73074" w14:textId="77777777" w:rsidR="00894263" w:rsidRPr="001C2022" w:rsidRDefault="00894263" w:rsidP="001C2022">
      <w:pPr>
        <w:rPr>
          <w:rFonts w:ascii="Times New Roman" w:hAnsi="Times New Roman" w:cs="Times New Roman"/>
          <w:sz w:val="22"/>
          <w:szCs w:val="22"/>
        </w:rPr>
      </w:pPr>
    </w:p>
    <w:p w14:paraId="3262B74D" w14:textId="77777777" w:rsidR="00E76E02" w:rsidRPr="0046076C" w:rsidRDefault="00125075" w:rsidP="001C2022">
      <w:pPr>
        <w:pStyle w:val="Heading2"/>
        <w:spacing w:line="480" w:lineRule="auto"/>
      </w:pPr>
      <w:r w:rsidRPr="0046076C">
        <w:t>Ethical considerations</w:t>
      </w:r>
    </w:p>
    <w:p w14:paraId="101ECC4F" w14:textId="4DD22FA2" w:rsidR="00E76E02" w:rsidRDefault="00125075" w:rsidP="001C202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Ethical approval for secondary </w:t>
      </w:r>
      <w:r w:rsidR="003A738E">
        <w:rPr>
          <w:rFonts w:ascii="Times New Roman" w:eastAsia="Times New Roman" w:hAnsi="Times New Roman" w:cs="Times New Roman"/>
          <w:sz w:val="22"/>
          <w:szCs w:val="22"/>
        </w:rPr>
        <w:t>testing</w:t>
      </w:r>
      <w:r>
        <w:rPr>
          <w:rFonts w:ascii="Times New Roman" w:eastAsia="Times New Roman" w:hAnsi="Times New Roman" w:cs="Times New Roman"/>
          <w:sz w:val="22"/>
          <w:szCs w:val="22"/>
        </w:rPr>
        <w:t xml:space="preserve"> of stored samples was obtained from Kenya </w:t>
      </w:r>
      <w:r w:rsidR="00A07950">
        <w:rPr>
          <w:rFonts w:ascii="Times New Roman" w:eastAsia="Times New Roman" w:hAnsi="Times New Roman" w:cs="Times New Roman"/>
          <w:sz w:val="22"/>
          <w:szCs w:val="22"/>
        </w:rPr>
        <w:t>M</w:t>
      </w:r>
      <w:r>
        <w:rPr>
          <w:rFonts w:ascii="Times New Roman" w:eastAsia="Times New Roman" w:hAnsi="Times New Roman" w:cs="Times New Roman"/>
          <w:sz w:val="22"/>
          <w:szCs w:val="22"/>
        </w:rPr>
        <w:t xml:space="preserve">edical </w:t>
      </w:r>
      <w:r w:rsidR="00A07950">
        <w:rPr>
          <w:rFonts w:ascii="Times New Roman" w:eastAsia="Times New Roman" w:hAnsi="Times New Roman" w:cs="Times New Roman"/>
          <w:sz w:val="22"/>
          <w:szCs w:val="22"/>
        </w:rPr>
        <w:t>R</w:t>
      </w:r>
      <w:r>
        <w:rPr>
          <w:rFonts w:ascii="Times New Roman" w:eastAsia="Times New Roman" w:hAnsi="Times New Roman" w:cs="Times New Roman"/>
          <w:sz w:val="22"/>
          <w:szCs w:val="22"/>
        </w:rPr>
        <w:t xml:space="preserve">esearch </w:t>
      </w:r>
      <w:r w:rsidR="00A07950">
        <w:rPr>
          <w:rFonts w:ascii="Times New Roman" w:eastAsia="Times New Roman" w:hAnsi="Times New Roman" w:cs="Times New Roman"/>
          <w:sz w:val="22"/>
          <w:szCs w:val="22"/>
        </w:rPr>
        <w:t>I</w:t>
      </w:r>
      <w:r>
        <w:rPr>
          <w:rFonts w:ascii="Times New Roman" w:eastAsia="Times New Roman" w:hAnsi="Times New Roman" w:cs="Times New Roman"/>
          <w:sz w:val="22"/>
          <w:szCs w:val="22"/>
        </w:rPr>
        <w:t xml:space="preserve">nstitute </w:t>
      </w:r>
      <w:r w:rsidR="00A07950">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cientific and </w:t>
      </w:r>
      <w:r w:rsidR="00A07950">
        <w:rPr>
          <w:rFonts w:ascii="Times New Roman" w:eastAsia="Times New Roman" w:hAnsi="Times New Roman" w:cs="Times New Roman"/>
          <w:sz w:val="22"/>
          <w:szCs w:val="22"/>
        </w:rPr>
        <w:t>E</w:t>
      </w:r>
      <w:r>
        <w:rPr>
          <w:rFonts w:ascii="Times New Roman" w:eastAsia="Times New Roman" w:hAnsi="Times New Roman" w:cs="Times New Roman"/>
          <w:sz w:val="22"/>
          <w:szCs w:val="22"/>
        </w:rPr>
        <w:t xml:space="preserve">thics </w:t>
      </w:r>
      <w:r w:rsidR="00A07950">
        <w:rPr>
          <w:rFonts w:ascii="Times New Roman" w:eastAsia="Times New Roman" w:hAnsi="Times New Roman" w:cs="Times New Roman"/>
          <w:sz w:val="22"/>
          <w:szCs w:val="22"/>
        </w:rPr>
        <w:t>R</w:t>
      </w:r>
      <w:r>
        <w:rPr>
          <w:rFonts w:ascii="Times New Roman" w:eastAsia="Times New Roman" w:hAnsi="Times New Roman" w:cs="Times New Roman"/>
          <w:sz w:val="22"/>
          <w:szCs w:val="22"/>
        </w:rPr>
        <w:t xml:space="preserve">eview </w:t>
      </w:r>
      <w:r w:rsidR="00A07950">
        <w:rPr>
          <w:rFonts w:ascii="Times New Roman" w:eastAsia="Times New Roman" w:hAnsi="Times New Roman" w:cs="Times New Roman"/>
          <w:sz w:val="22"/>
          <w:szCs w:val="22"/>
        </w:rPr>
        <w:t>U</w:t>
      </w:r>
      <w:r>
        <w:rPr>
          <w:rFonts w:ascii="Times New Roman" w:eastAsia="Times New Roman" w:hAnsi="Times New Roman" w:cs="Times New Roman"/>
          <w:sz w:val="22"/>
          <w:szCs w:val="22"/>
        </w:rPr>
        <w:t xml:space="preserve">nit (protocol number 4856) and the Ethics Commission of Charite (EA2/225/25). </w:t>
      </w:r>
      <w:r w:rsidR="00A07950">
        <w:rPr>
          <w:rFonts w:ascii="Times New Roman" w:eastAsia="Times New Roman" w:hAnsi="Times New Roman" w:cs="Times New Roman"/>
          <w:sz w:val="22"/>
          <w:szCs w:val="22"/>
        </w:rPr>
        <w:t xml:space="preserve">The retrospective serosurvey included only samples from </w:t>
      </w:r>
      <w:r>
        <w:rPr>
          <w:rFonts w:ascii="Times New Roman" w:eastAsia="Times New Roman" w:hAnsi="Times New Roman" w:cs="Times New Roman"/>
          <w:sz w:val="22"/>
          <w:szCs w:val="22"/>
        </w:rPr>
        <w:t>participants</w:t>
      </w:r>
      <w:r w:rsidR="00A07950">
        <w:rPr>
          <w:rFonts w:ascii="Times New Roman" w:eastAsia="Times New Roman" w:hAnsi="Times New Roman" w:cs="Times New Roman"/>
          <w:sz w:val="22"/>
          <w:szCs w:val="22"/>
        </w:rPr>
        <w:t xml:space="preserve"> who </w:t>
      </w:r>
      <w:r>
        <w:rPr>
          <w:rFonts w:ascii="Times New Roman" w:eastAsia="Times New Roman" w:hAnsi="Times New Roman" w:cs="Times New Roman"/>
          <w:sz w:val="22"/>
          <w:szCs w:val="22"/>
        </w:rPr>
        <w:t>provided written informed consent for sample storage and future research use</w:t>
      </w:r>
      <w:r w:rsidR="0087229C">
        <w:rPr>
          <w:rFonts w:ascii="Times New Roman" w:eastAsia="Times New Roman" w:hAnsi="Times New Roman" w:cs="Times New Roman"/>
          <w:sz w:val="22"/>
          <w:szCs w:val="22"/>
        </w:rPr>
        <w:t xml:space="preserve"> and Charite approval for analyses</w:t>
      </w:r>
      <w:r>
        <w:rPr>
          <w:rFonts w:ascii="Times New Roman" w:eastAsia="Times New Roman" w:hAnsi="Times New Roman" w:cs="Times New Roman"/>
          <w:sz w:val="22"/>
          <w:szCs w:val="22"/>
        </w:rPr>
        <w:t>.</w:t>
      </w:r>
    </w:p>
    <w:p w14:paraId="0890A32E" w14:textId="77777777" w:rsidR="00E76E02" w:rsidRDefault="00125075" w:rsidP="001C2022">
      <w:pPr>
        <w:pStyle w:val="Heading2"/>
        <w:spacing w:line="480" w:lineRule="auto"/>
        <w:rPr>
          <w:rFonts w:ascii="Times New Roman" w:eastAsia="Times New Roman" w:hAnsi="Times New Roman" w:cs="Times New Roman"/>
          <w:sz w:val="22"/>
          <w:szCs w:val="22"/>
        </w:rPr>
      </w:pPr>
      <w:r>
        <w:t>Role of the funding source</w:t>
      </w:r>
    </w:p>
    <w:p w14:paraId="66BC6F6C" w14:textId="77777777" w:rsidR="0087229C" w:rsidRDefault="00125075" w:rsidP="0087229C">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funders of the study had no role in the study design, data collection, data analysis, data interpretation, or witing of the manuscript. All the authors had full access to the</w:t>
      </w:r>
      <w:r w:rsidR="00DE4791">
        <w:rPr>
          <w:rFonts w:ascii="Times New Roman" w:eastAsia="Times New Roman" w:hAnsi="Times New Roman" w:cs="Times New Roman"/>
          <w:sz w:val="22"/>
          <w:szCs w:val="22"/>
        </w:rPr>
        <w:t xml:space="preserve"> study</w:t>
      </w:r>
      <w:r>
        <w:rPr>
          <w:rFonts w:ascii="Times New Roman" w:eastAsia="Times New Roman" w:hAnsi="Times New Roman" w:cs="Times New Roman"/>
          <w:sz w:val="22"/>
          <w:szCs w:val="22"/>
        </w:rPr>
        <w:t xml:space="preserve"> data and </w:t>
      </w:r>
      <w:r w:rsidR="00DE4791">
        <w:rPr>
          <w:rFonts w:ascii="Times New Roman" w:eastAsia="Times New Roman" w:hAnsi="Times New Roman" w:cs="Times New Roman"/>
          <w:sz w:val="22"/>
          <w:szCs w:val="22"/>
        </w:rPr>
        <w:t>collectively decided</w:t>
      </w:r>
      <w:r>
        <w:rPr>
          <w:rFonts w:ascii="Times New Roman" w:eastAsia="Times New Roman" w:hAnsi="Times New Roman" w:cs="Times New Roman"/>
          <w:sz w:val="22"/>
          <w:szCs w:val="22"/>
        </w:rPr>
        <w:t xml:space="preserve"> to submit</w:t>
      </w:r>
      <w:r w:rsidR="00DE4791">
        <w:rPr>
          <w:rFonts w:ascii="Times New Roman" w:eastAsia="Times New Roman" w:hAnsi="Times New Roman" w:cs="Times New Roman"/>
          <w:sz w:val="22"/>
          <w:szCs w:val="22"/>
        </w:rPr>
        <w:t xml:space="preserve"> the manuscript</w:t>
      </w:r>
      <w:r>
        <w:rPr>
          <w:rFonts w:ascii="Times New Roman" w:eastAsia="Times New Roman" w:hAnsi="Times New Roman" w:cs="Times New Roman"/>
          <w:sz w:val="22"/>
          <w:szCs w:val="22"/>
        </w:rPr>
        <w:t xml:space="preserve"> for publication.</w:t>
      </w:r>
    </w:p>
    <w:p w14:paraId="7BA8B393" w14:textId="008AC537" w:rsidR="00E76E02" w:rsidRPr="0087229C" w:rsidRDefault="00125075" w:rsidP="0087229C">
      <w:pPr>
        <w:pStyle w:val="Heading1"/>
        <w:rPr>
          <w:rFonts w:ascii="Times New Roman" w:eastAsia="Times New Roman" w:hAnsi="Times New Roman" w:cs="Times New Roman"/>
          <w:sz w:val="22"/>
          <w:szCs w:val="22"/>
        </w:rPr>
      </w:pPr>
      <w:r>
        <w:t>Results</w:t>
      </w:r>
    </w:p>
    <w:p w14:paraId="11FE1A5F" w14:textId="77777777" w:rsidR="00E76E02" w:rsidRDefault="00125075" w:rsidP="001C2022">
      <w:pPr>
        <w:spacing w:line="480" w:lineRule="auto"/>
      </w:pPr>
      <w:r>
        <w:t>Characteristics of the study population</w:t>
      </w:r>
    </w:p>
    <w:p w14:paraId="5C466DAD" w14:textId="11686354" w:rsidR="00E76E02" w:rsidRDefault="002C63E6" w:rsidP="001C2022">
      <w:pPr>
        <w:spacing w:line="480" w:lineRule="auto"/>
        <w:jc w:val="both"/>
        <w:rPr>
          <w:rFonts w:ascii="Times New Roman" w:eastAsia="Times New Roman" w:hAnsi="Times New Roman" w:cs="Times New Roman"/>
          <w:color w:val="141413"/>
          <w:sz w:val="22"/>
          <w:szCs w:val="22"/>
        </w:rPr>
      </w:pPr>
      <w:r>
        <w:rPr>
          <w:rFonts w:ascii="Times New Roman" w:eastAsia="Times New Roman" w:hAnsi="Times New Roman" w:cs="Times New Roman"/>
          <w:sz w:val="22"/>
          <w:szCs w:val="22"/>
        </w:rPr>
        <w:t xml:space="preserve">Out of the total samples analysed, </w:t>
      </w:r>
      <w:r w:rsidR="00125075">
        <w:rPr>
          <w:rFonts w:ascii="Times New Roman" w:eastAsia="Times New Roman" w:hAnsi="Times New Roman" w:cs="Times New Roman"/>
          <w:sz w:val="22"/>
          <w:szCs w:val="22"/>
        </w:rPr>
        <w:t xml:space="preserve"> 853</w:t>
      </w:r>
      <w:r w:rsidR="00A07950">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(20.5%) were from Asembo</w:t>
      </w:r>
      <w:r w:rsidR="003A738E">
        <w:rPr>
          <w:rFonts w:ascii="Times New Roman" w:eastAsia="Times New Roman" w:hAnsi="Times New Roman" w:cs="Times New Roman"/>
          <w:sz w:val="22"/>
          <w:szCs w:val="22"/>
        </w:rPr>
        <w:t xml:space="preserve"> (Asembo PBIDS site located in Siaya County)</w:t>
      </w:r>
      <w:r w:rsidR="00125075">
        <w:rPr>
          <w:rFonts w:ascii="Times New Roman" w:eastAsia="Times New Roman" w:hAnsi="Times New Roman" w:cs="Times New Roman"/>
          <w:sz w:val="22"/>
          <w:szCs w:val="22"/>
        </w:rPr>
        <w:t>, 801</w:t>
      </w:r>
      <w:r w:rsidR="00C64A81">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 xml:space="preserve">(19.2%) from </w:t>
      </w:r>
      <w:r w:rsidR="003A738E">
        <w:rPr>
          <w:rFonts w:ascii="Times New Roman" w:eastAsia="Times New Roman" w:hAnsi="Times New Roman" w:cs="Times New Roman"/>
          <w:sz w:val="22"/>
          <w:szCs w:val="22"/>
        </w:rPr>
        <w:t>Kisumu (</w:t>
      </w:r>
      <w:r w:rsidR="00125075">
        <w:rPr>
          <w:rFonts w:ascii="Times New Roman" w:eastAsia="Times New Roman" w:hAnsi="Times New Roman" w:cs="Times New Roman"/>
          <w:sz w:val="22"/>
          <w:szCs w:val="22"/>
        </w:rPr>
        <w:t>Manyatta HDSS</w:t>
      </w:r>
      <w:r w:rsidR="003A738E">
        <w:rPr>
          <w:rFonts w:ascii="Times New Roman" w:eastAsia="Times New Roman" w:hAnsi="Times New Roman" w:cs="Times New Roman"/>
          <w:sz w:val="22"/>
          <w:szCs w:val="22"/>
        </w:rPr>
        <w:t xml:space="preserve"> site located in Kisumu County)</w:t>
      </w:r>
      <w:r w:rsidR="00125075">
        <w:rPr>
          <w:rFonts w:ascii="Times New Roman" w:eastAsia="Times New Roman" w:hAnsi="Times New Roman" w:cs="Times New Roman"/>
          <w:sz w:val="22"/>
          <w:szCs w:val="22"/>
        </w:rPr>
        <w:t>, 813</w:t>
      </w:r>
      <w:r w:rsidR="00C64A81">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(19.5%) from Kibera</w:t>
      </w:r>
      <w:r w:rsidR="003A738E">
        <w:rPr>
          <w:rFonts w:ascii="Times New Roman" w:eastAsia="Times New Roman" w:hAnsi="Times New Roman" w:cs="Times New Roman"/>
          <w:sz w:val="22"/>
          <w:szCs w:val="22"/>
        </w:rPr>
        <w:t xml:space="preserve"> (Kibera</w:t>
      </w:r>
      <w:r w:rsidR="00125075">
        <w:rPr>
          <w:rFonts w:ascii="Times New Roman" w:eastAsia="Times New Roman" w:hAnsi="Times New Roman" w:cs="Times New Roman"/>
          <w:sz w:val="22"/>
          <w:szCs w:val="22"/>
        </w:rPr>
        <w:t xml:space="preserve"> PBDIS</w:t>
      </w:r>
      <w:r w:rsidR="003A738E">
        <w:rPr>
          <w:rFonts w:ascii="Times New Roman" w:eastAsia="Times New Roman" w:hAnsi="Times New Roman" w:cs="Times New Roman"/>
          <w:sz w:val="22"/>
          <w:szCs w:val="22"/>
        </w:rPr>
        <w:t xml:space="preserve"> site located in Nairobi County)</w:t>
      </w:r>
      <w:r w:rsidR="00125075">
        <w:rPr>
          <w:rFonts w:ascii="Times New Roman" w:eastAsia="Times New Roman" w:hAnsi="Times New Roman" w:cs="Times New Roman"/>
          <w:sz w:val="22"/>
          <w:szCs w:val="22"/>
        </w:rPr>
        <w:t>, 849</w:t>
      </w:r>
      <w:r w:rsidR="00C64A81">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 xml:space="preserve">(20.4%) from Korogocho/Viwandani </w:t>
      </w:r>
      <w:r w:rsidR="003A738E">
        <w:rPr>
          <w:rFonts w:ascii="Times New Roman" w:eastAsia="Times New Roman" w:hAnsi="Times New Roman" w:cs="Times New Roman"/>
          <w:sz w:val="22"/>
          <w:szCs w:val="22"/>
        </w:rPr>
        <w:t xml:space="preserve">(Nairobi </w:t>
      </w:r>
      <w:r w:rsidR="003A738E">
        <w:rPr>
          <w:rFonts w:ascii="Times New Roman" w:eastAsia="Times New Roman" w:hAnsi="Times New Roman" w:cs="Times New Roman"/>
          <w:sz w:val="22"/>
          <w:szCs w:val="22"/>
        </w:rPr>
        <w:lastRenderedPageBreak/>
        <w:t xml:space="preserve">Urban </w:t>
      </w:r>
      <w:r w:rsidR="00125075">
        <w:rPr>
          <w:rFonts w:ascii="Times New Roman" w:eastAsia="Times New Roman" w:hAnsi="Times New Roman" w:cs="Times New Roman"/>
          <w:sz w:val="22"/>
          <w:szCs w:val="22"/>
        </w:rPr>
        <w:t>HDSS</w:t>
      </w:r>
      <w:r w:rsidR="003A738E">
        <w:rPr>
          <w:rFonts w:ascii="Times New Roman" w:eastAsia="Times New Roman" w:hAnsi="Times New Roman" w:cs="Times New Roman"/>
          <w:sz w:val="22"/>
          <w:szCs w:val="22"/>
        </w:rPr>
        <w:t xml:space="preserve"> site located in Nairobi County)</w:t>
      </w:r>
      <w:r w:rsidR="00125075">
        <w:rPr>
          <w:rFonts w:ascii="Times New Roman" w:eastAsia="Times New Roman" w:hAnsi="Times New Roman" w:cs="Times New Roman"/>
          <w:sz w:val="22"/>
          <w:szCs w:val="22"/>
        </w:rPr>
        <w:t>, and 849</w:t>
      </w:r>
      <w:r w:rsidR="00C64A81">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 xml:space="preserve">(20.4%) from Kilifi </w:t>
      </w:r>
      <w:r w:rsidR="003A738E">
        <w:rPr>
          <w:rFonts w:ascii="Times New Roman" w:eastAsia="Times New Roman" w:hAnsi="Times New Roman" w:cs="Times New Roman"/>
          <w:sz w:val="22"/>
          <w:szCs w:val="22"/>
        </w:rPr>
        <w:t xml:space="preserve">(Kilifi </w:t>
      </w:r>
      <w:r w:rsidR="00125075">
        <w:rPr>
          <w:rFonts w:ascii="Times New Roman" w:eastAsia="Times New Roman" w:hAnsi="Times New Roman" w:cs="Times New Roman"/>
          <w:sz w:val="22"/>
          <w:szCs w:val="22"/>
        </w:rPr>
        <w:t>HDSS</w:t>
      </w:r>
      <w:r w:rsidR="003A738E">
        <w:rPr>
          <w:rFonts w:ascii="Times New Roman" w:eastAsia="Times New Roman" w:hAnsi="Times New Roman" w:cs="Times New Roman"/>
          <w:sz w:val="22"/>
          <w:szCs w:val="22"/>
        </w:rPr>
        <w:t xml:space="preserve"> located in Kilifi County)</w:t>
      </w:r>
      <w:r w:rsidR="00125075">
        <w:rPr>
          <w:rFonts w:ascii="Times New Roman" w:eastAsia="Times New Roman" w:hAnsi="Times New Roman" w:cs="Times New Roman"/>
          <w:color w:val="141413"/>
          <w:sz w:val="22"/>
          <w:szCs w:val="22"/>
        </w:rPr>
        <w:t>.</w:t>
      </w:r>
    </w:p>
    <w:p w14:paraId="14EA6469" w14:textId="4F366B92" w:rsidR="00E76E02" w:rsidRDefault="00125075" w:rsidP="001C2022">
      <w:pPr>
        <w:spacing w:line="480" w:lineRule="auto"/>
        <w:jc w:val="both"/>
        <w:rPr>
          <w:rFonts w:ascii="Times New Roman" w:eastAsia="Times New Roman" w:hAnsi="Times New Roman" w:cs="Times New Roman"/>
          <w:color w:val="141413"/>
          <w:sz w:val="22"/>
          <w:szCs w:val="22"/>
        </w:rPr>
      </w:pPr>
      <w:r>
        <w:rPr>
          <w:rFonts w:ascii="Times New Roman" w:eastAsia="Times New Roman" w:hAnsi="Times New Roman" w:cs="Times New Roman"/>
          <w:color w:val="141413"/>
          <w:sz w:val="22"/>
          <w:szCs w:val="22"/>
        </w:rPr>
        <w:t xml:space="preserve">Among the </w:t>
      </w:r>
      <w:r w:rsidR="00D37F54">
        <w:rPr>
          <w:rFonts w:ascii="Times New Roman" w:eastAsia="Times New Roman" w:hAnsi="Times New Roman" w:cs="Times New Roman"/>
          <w:color w:val="141413"/>
          <w:sz w:val="22"/>
          <w:szCs w:val="22"/>
        </w:rPr>
        <w:t>participants</w:t>
      </w:r>
      <w:r>
        <w:rPr>
          <w:rFonts w:ascii="Times New Roman" w:eastAsia="Times New Roman" w:hAnsi="Times New Roman" w:cs="Times New Roman"/>
          <w:color w:val="141413"/>
          <w:sz w:val="22"/>
          <w:szCs w:val="22"/>
        </w:rPr>
        <w:t xml:space="preserve">, 350 (8.4%) were children </w:t>
      </w:r>
      <w:r w:rsidR="00312D77">
        <w:rPr>
          <w:rFonts w:ascii="Times New Roman" w:eastAsia="Times New Roman" w:hAnsi="Times New Roman" w:cs="Times New Roman"/>
          <w:color w:val="141413"/>
          <w:sz w:val="22"/>
          <w:szCs w:val="22"/>
        </w:rPr>
        <w:t xml:space="preserve">less than </w:t>
      </w:r>
      <w:r>
        <w:rPr>
          <w:rFonts w:ascii="Times New Roman" w:eastAsia="Times New Roman" w:hAnsi="Times New Roman" w:cs="Times New Roman"/>
          <w:color w:val="141413"/>
          <w:sz w:val="22"/>
          <w:szCs w:val="22"/>
        </w:rPr>
        <w:t>five years</w:t>
      </w:r>
      <w:r w:rsidR="00312D77">
        <w:rPr>
          <w:rFonts w:ascii="Times New Roman" w:eastAsia="Times New Roman" w:hAnsi="Times New Roman" w:cs="Times New Roman"/>
          <w:color w:val="141413"/>
          <w:sz w:val="22"/>
          <w:szCs w:val="22"/>
        </w:rPr>
        <w:t xml:space="preserve"> old</w:t>
      </w:r>
      <w:r>
        <w:rPr>
          <w:rFonts w:ascii="Times New Roman" w:eastAsia="Times New Roman" w:hAnsi="Times New Roman" w:cs="Times New Roman"/>
          <w:color w:val="141413"/>
          <w:sz w:val="22"/>
          <w:szCs w:val="22"/>
        </w:rPr>
        <w:t>, 1099 (26.4%) were aged 5-14 years, 1854 (44.5%) were aged 15-44 years, 685 (16.5%) were aged 45-64 years, and 177 (4.2%) were aged 65 years or older. Females comprised 2297</w:t>
      </w:r>
      <w:r w:rsidR="00C64A81">
        <w:rPr>
          <w:rFonts w:ascii="Times New Roman" w:eastAsia="Times New Roman" w:hAnsi="Times New Roman" w:cs="Times New Roman"/>
          <w:color w:val="141413"/>
          <w:sz w:val="22"/>
          <w:szCs w:val="22"/>
        </w:rPr>
        <w:t xml:space="preserve"> </w:t>
      </w:r>
      <w:r>
        <w:rPr>
          <w:rFonts w:ascii="Times New Roman" w:eastAsia="Times New Roman" w:hAnsi="Times New Roman" w:cs="Times New Roman"/>
          <w:color w:val="141413"/>
          <w:sz w:val="22"/>
          <w:szCs w:val="22"/>
        </w:rPr>
        <w:t xml:space="preserve">(55.2%) of the sample. </w:t>
      </w:r>
      <w:r w:rsidR="00D37F54">
        <w:rPr>
          <w:rFonts w:ascii="Times New Roman" w:eastAsia="Times New Roman" w:hAnsi="Times New Roman" w:cs="Times New Roman"/>
          <w:color w:val="141413"/>
          <w:sz w:val="22"/>
          <w:szCs w:val="22"/>
        </w:rPr>
        <w:t>Participant ages</w:t>
      </w:r>
      <w:r>
        <w:rPr>
          <w:rFonts w:ascii="Times New Roman" w:eastAsia="Times New Roman" w:hAnsi="Times New Roman" w:cs="Times New Roman"/>
          <w:color w:val="141413"/>
          <w:sz w:val="22"/>
          <w:szCs w:val="22"/>
        </w:rPr>
        <w:t xml:space="preserve"> ranged </w:t>
      </w:r>
      <w:r>
        <w:rPr>
          <w:rFonts w:ascii="Times New Roman" w:eastAsia="Times New Roman" w:hAnsi="Times New Roman" w:cs="Times New Roman"/>
          <w:sz w:val="22"/>
          <w:szCs w:val="22"/>
        </w:rPr>
        <w:t xml:space="preserve">from 0 to 102 years (median 23 years; </w:t>
      </w:r>
      <w:r w:rsidR="00C64A81">
        <w:rPr>
          <w:rFonts w:ascii="Times New Roman" w:eastAsia="Times New Roman" w:hAnsi="Times New Roman" w:cs="Times New Roman"/>
          <w:sz w:val="22"/>
          <w:szCs w:val="22"/>
        </w:rPr>
        <w:t>interquartile range</w:t>
      </w:r>
      <w:r>
        <w:rPr>
          <w:rFonts w:ascii="Times New Roman" w:eastAsia="Times New Roman" w:hAnsi="Times New Roman" w:cs="Times New Roman"/>
          <w:sz w:val="22"/>
          <w:szCs w:val="22"/>
        </w:rPr>
        <w:t xml:space="preserve"> 11.1-41.1)</w:t>
      </w:r>
      <w:r>
        <w:rPr>
          <w:rFonts w:ascii="Times New Roman" w:eastAsia="Times New Roman" w:hAnsi="Times New Roman" w:cs="Times New Roman"/>
          <w:color w:val="141413"/>
          <w:sz w:val="22"/>
          <w:szCs w:val="22"/>
        </w:rPr>
        <w:t>.</w:t>
      </w:r>
    </w:p>
    <w:p w14:paraId="7F1ACC75" w14:textId="07BA7847" w:rsidR="00E76E02" w:rsidRDefault="00125075" w:rsidP="001C2022">
      <w:pPr>
        <w:spacing w:after="0"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color w:val="141413"/>
          <w:sz w:val="22"/>
          <w:szCs w:val="22"/>
        </w:rPr>
        <w:t xml:space="preserve">Overall, 1,702 (41.0%) samples </w:t>
      </w:r>
      <w:r w:rsidR="00D37F54">
        <w:rPr>
          <w:rFonts w:ascii="Times New Roman" w:eastAsia="Times New Roman" w:hAnsi="Times New Roman" w:cs="Times New Roman"/>
          <w:color w:val="141413"/>
          <w:sz w:val="22"/>
          <w:szCs w:val="22"/>
        </w:rPr>
        <w:t>were from</w:t>
      </w:r>
      <w:r>
        <w:rPr>
          <w:rFonts w:ascii="Times New Roman" w:eastAsia="Times New Roman" w:hAnsi="Times New Roman" w:cs="Times New Roman"/>
          <w:color w:val="141413"/>
          <w:sz w:val="22"/>
          <w:szCs w:val="22"/>
        </w:rPr>
        <w:t xml:space="preserve"> rural sites (Asembo and Kilifi)</w:t>
      </w:r>
      <w:r w:rsidR="007942F2">
        <w:rPr>
          <w:rFonts w:ascii="Times New Roman" w:eastAsia="Times New Roman" w:hAnsi="Times New Roman" w:cs="Times New Roman"/>
          <w:color w:val="141413"/>
          <w:sz w:val="22"/>
          <w:szCs w:val="22"/>
        </w:rPr>
        <w:t xml:space="preserve"> and </w:t>
      </w:r>
      <w:r w:rsidR="002C63E6">
        <w:rPr>
          <w:rFonts w:ascii="Times New Roman" w:eastAsia="Times New Roman" w:hAnsi="Times New Roman" w:cs="Times New Roman"/>
          <w:color w:val="141413"/>
          <w:sz w:val="22"/>
          <w:szCs w:val="22"/>
        </w:rPr>
        <w:t>2,463</w:t>
      </w:r>
      <w:r>
        <w:rPr>
          <w:rFonts w:ascii="Times New Roman" w:eastAsia="Times New Roman" w:hAnsi="Times New Roman" w:cs="Times New Roman"/>
          <w:color w:val="141413"/>
          <w:sz w:val="22"/>
          <w:szCs w:val="22"/>
        </w:rPr>
        <w:t xml:space="preserve"> (</w:t>
      </w:r>
      <w:r w:rsidR="002C63E6">
        <w:rPr>
          <w:rFonts w:ascii="Times New Roman" w:eastAsia="Times New Roman" w:hAnsi="Times New Roman" w:cs="Times New Roman"/>
          <w:color w:val="141413"/>
          <w:sz w:val="22"/>
          <w:szCs w:val="22"/>
        </w:rPr>
        <w:t>59</w:t>
      </w:r>
      <w:r>
        <w:rPr>
          <w:rFonts w:ascii="Times New Roman" w:eastAsia="Times New Roman" w:hAnsi="Times New Roman" w:cs="Times New Roman"/>
          <w:color w:val="141413"/>
          <w:sz w:val="22"/>
          <w:szCs w:val="22"/>
        </w:rPr>
        <w:t>%) from urban sites</w:t>
      </w:r>
      <w:r w:rsidR="002C63E6">
        <w:rPr>
          <w:rFonts w:ascii="Times New Roman" w:eastAsia="Times New Roman" w:hAnsi="Times New Roman" w:cs="Times New Roman"/>
          <w:color w:val="141413"/>
          <w:sz w:val="22"/>
          <w:szCs w:val="22"/>
        </w:rPr>
        <w:t xml:space="preserve"> </w:t>
      </w:r>
      <w:r>
        <w:rPr>
          <w:rFonts w:ascii="Times New Roman" w:eastAsia="Times New Roman" w:hAnsi="Times New Roman" w:cs="Times New Roman"/>
          <w:color w:val="141413"/>
          <w:sz w:val="22"/>
          <w:szCs w:val="22"/>
        </w:rPr>
        <w:t>(Manyatta</w:t>
      </w:r>
      <w:r w:rsidR="007942F2">
        <w:rPr>
          <w:rFonts w:ascii="Times New Roman" w:eastAsia="Times New Roman" w:hAnsi="Times New Roman" w:cs="Times New Roman"/>
          <w:color w:val="141413"/>
          <w:sz w:val="22"/>
          <w:szCs w:val="22"/>
        </w:rPr>
        <w:t>, Kibera,</w:t>
      </w:r>
      <w:r>
        <w:rPr>
          <w:rFonts w:ascii="Times New Roman" w:eastAsia="Times New Roman" w:hAnsi="Times New Roman" w:cs="Times New Roman"/>
          <w:color w:val="141413"/>
          <w:sz w:val="22"/>
          <w:szCs w:val="22"/>
        </w:rPr>
        <w:t xml:space="preserve"> and Korogocho/Viwandani). By ecological region, 849</w:t>
      </w:r>
      <w:r w:rsidR="00C64A81">
        <w:rPr>
          <w:rFonts w:ascii="Times New Roman" w:eastAsia="Times New Roman" w:hAnsi="Times New Roman" w:cs="Times New Roman"/>
          <w:color w:val="141413"/>
          <w:sz w:val="22"/>
          <w:szCs w:val="22"/>
        </w:rPr>
        <w:t xml:space="preserve"> </w:t>
      </w:r>
      <w:r>
        <w:rPr>
          <w:rFonts w:ascii="Times New Roman" w:eastAsia="Times New Roman" w:hAnsi="Times New Roman" w:cs="Times New Roman"/>
          <w:color w:val="141413"/>
          <w:sz w:val="22"/>
          <w:szCs w:val="22"/>
        </w:rPr>
        <w:t>(20.4%) samples were from the coastal region (Kilifi), 1,662(39.9%) from highland urban areas (Kibera and Korogocho/Viwandani), and 1654</w:t>
      </w:r>
      <w:r w:rsidR="00C64A81">
        <w:rPr>
          <w:rFonts w:ascii="Times New Roman" w:eastAsia="Times New Roman" w:hAnsi="Times New Roman" w:cs="Times New Roman"/>
          <w:color w:val="141413"/>
          <w:sz w:val="22"/>
          <w:szCs w:val="22"/>
        </w:rPr>
        <w:t xml:space="preserve"> </w:t>
      </w:r>
      <w:r>
        <w:rPr>
          <w:rFonts w:ascii="Times New Roman" w:eastAsia="Times New Roman" w:hAnsi="Times New Roman" w:cs="Times New Roman"/>
          <w:color w:val="141413"/>
          <w:sz w:val="22"/>
          <w:szCs w:val="22"/>
        </w:rPr>
        <w:t>(39.7%) from lakeside western Kenya (Asembo and Manyatta) (Table 1)</w:t>
      </w:r>
      <w:r>
        <w:rPr>
          <w:rFonts w:ascii="Times New Roman" w:eastAsia="Times New Roman" w:hAnsi="Times New Roman" w:cs="Times New Roman"/>
          <w:color w:val="141413"/>
          <w:sz w:val="22"/>
          <w:szCs w:val="22"/>
          <w:lang w:val="en-US"/>
        </w:rPr>
        <w:t>.</w:t>
      </w:r>
    </w:p>
    <w:p w14:paraId="4222AD2C" w14:textId="77777777" w:rsidR="00E76E02" w:rsidRDefault="00E76E02" w:rsidP="001C2022">
      <w:pPr>
        <w:spacing w:line="480" w:lineRule="auto"/>
        <w:rPr>
          <w:rFonts w:ascii="Times New Roman" w:eastAsia="Times New Roman" w:hAnsi="Times New Roman" w:cs="Times New Roman"/>
          <w:sz w:val="22"/>
          <w:szCs w:val="22"/>
        </w:rPr>
      </w:pPr>
    </w:p>
    <w:p w14:paraId="475A56D0" w14:textId="77777777" w:rsidR="00E76E02" w:rsidRDefault="00125075" w:rsidP="001C2022">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Table 1: Demographic characteristics of the samples for CHIKV, DENV, and RVFV in five HDSS sites</w:t>
      </w:r>
    </w:p>
    <w:tbl>
      <w:tblPr>
        <w:tblStyle w:val="Style46"/>
        <w:tblW w:w="6750"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10"/>
        <w:gridCol w:w="1620"/>
        <w:gridCol w:w="2520"/>
      </w:tblGrid>
      <w:tr w:rsidR="00C875FE" w14:paraId="74532FC4" w14:textId="77777777" w:rsidTr="00C875FE">
        <w:trPr>
          <w:trHeight w:val="323"/>
        </w:trPr>
        <w:tc>
          <w:tcPr>
            <w:tcW w:w="2610" w:type="dxa"/>
          </w:tcPr>
          <w:p w14:paraId="6FC13DA1" w14:textId="77777777" w:rsidR="00C875FE" w:rsidRDefault="00C875FE" w:rsidP="001C2022">
            <w:pPr>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Demographic variable</w:t>
            </w:r>
          </w:p>
        </w:tc>
        <w:tc>
          <w:tcPr>
            <w:tcW w:w="1620" w:type="dxa"/>
          </w:tcPr>
          <w:p w14:paraId="6366420C" w14:textId="77777777" w:rsidR="00C875FE" w:rsidRDefault="00C875FE" w:rsidP="001C2022">
            <w:pPr>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Samples(N)</w:t>
            </w:r>
          </w:p>
        </w:tc>
        <w:tc>
          <w:tcPr>
            <w:tcW w:w="2520" w:type="dxa"/>
          </w:tcPr>
          <w:p w14:paraId="6500AA3D" w14:textId="77777777" w:rsidR="00C875FE" w:rsidRDefault="00C875FE" w:rsidP="001C2022">
            <w:pPr>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Percent (%)</w:t>
            </w:r>
          </w:p>
        </w:tc>
      </w:tr>
      <w:tr w:rsidR="00C875FE" w14:paraId="7429D3DD" w14:textId="77777777" w:rsidTr="00C875FE">
        <w:tc>
          <w:tcPr>
            <w:tcW w:w="2610" w:type="dxa"/>
          </w:tcPr>
          <w:p w14:paraId="365C58C8"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Sex           Female</w:t>
            </w:r>
          </w:p>
          <w:p w14:paraId="0FC6BDC3"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Male </w:t>
            </w:r>
          </w:p>
        </w:tc>
        <w:tc>
          <w:tcPr>
            <w:tcW w:w="1620" w:type="dxa"/>
          </w:tcPr>
          <w:p w14:paraId="566A91CB"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2,297</w:t>
            </w:r>
          </w:p>
          <w:p w14:paraId="5167FC2D"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1,868</w:t>
            </w:r>
          </w:p>
        </w:tc>
        <w:tc>
          <w:tcPr>
            <w:tcW w:w="2520" w:type="dxa"/>
          </w:tcPr>
          <w:p w14:paraId="1D42259D"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55.5</w:t>
            </w:r>
          </w:p>
          <w:p w14:paraId="0DA9B4A8"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44.8</w:t>
            </w:r>
          </w:p>
        </w:tc>
      </w:tr>
      <w:tr w:rsidR="00C875FE" w14:paraId="2C50641A" w14:textId="77777777" w:rsidTr="00C875FE">
        <w:tc>
          <w:tcPr>
            <w:tcW w:w="2610" w:type="dxa"/>
          </w:tcPr>
          <w:p w14:paraId="03B1CAE3"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Age           &lt;5</w:t>
            </w:r>
          </w:p>
          <w:p w14:paraId="56C114D8"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5 -14</w:t>
            </w:r>
          </w:p>
          <w:p w14:paraId="48498D04"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15 – 44</w:t>
            </w:r>
          </w:p>
          <w:p w14:paraId="48B3B788"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45 -64</w:t>
            </w:r>
          </w:p>
          <w:p w14:paraId="3194B785"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65+</w:t>
            </w:r>
          </w:p>
        </w:tc>
        <w:tc>
          <w:tcPr>
            <w:tcW w:w="1620" w:type="dxa"/>
          </w:tcPr>
          <w:p w14:paraId="31513E5C"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350</w:t>
            </w:r>
          </w:p>
          <w:p w14:paraId="14D22F7C"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1,099</w:t>
            </w:r>
          </w:p>
          <w:p w14:paraId="5E745647"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1,854</w:t>
            </w:r>
          </w:p>
          <w:p w14:paraId="301EBE68"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685</w:t>
            </w:r>
          </w:p>
          <w:p w14:paraId="267B62BD"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177</w:t>
            </w:r>
          </w:p>
        </w:tc>
        <w:tc>
          <w:tcPr>
            <w:tcW w:w="2520" w:type="dxa"/>
          </w:tcPr>
          <w:p w14:paraId="6687C706"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8.4</w:t>
            </w:r>
          </w:p>
          <w:p w14:paraId="01EB0D45"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26.4</w:t>
            </w:r>
          </w:p>
          <w:p w14:paraId="3168CC9C"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44.5</w:t>
            </w:r>
          </w:p>
          <w:p w14:paraId="1C7E4D86"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16.5</w:t>
            </w:r>
          </w:p>
          <w:p w14:paraId="3470D7C9"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4.2</w:t>
            </w:r>
          </w:p>
        </w:tc>
      </w:tr>
      <w:tr w:rsidR="00C875FE" w14:paraId="00EA7263" w14:textId="77777777" w:rsidTr="00C875FE">
        <w:tc>
          <w:tcPr>
            <w:tcW w:w="2610" w:type="dxa"/>
          </w:tcPr>
          <w:p w14:paraId="231D1203"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Site        Asembo</w:t>
            </w:r>
          </w:p>
          <w:p w14:paraId="2D48CB64"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Manyatta</w:t>
            </w:r>
          </w:p>
          <w:p w14:paraId="5CAF8E0C"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Kibera</w:t>
            </w:r>
          </w:p>
          <w:p w14:paraId="55E95094"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Nairobi Urban</w:t>
            </w:r>
          </w:p>
          <w:p w14:paraId="72C51F05"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Kilifi</w:t>
            </w:r>
          </w:p>
        </w:tc>
        <w:tc>
          <w:tcPr>
            <w:tcW w:w="1620" w:type="dxa"/>
          </w:tcPr>
          <w:p w14:paraId="0F43FA2E"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853</w:t>
            </w:r>
          </w:p>
          <w:p w14:paraId="3DE177D3"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801</w:t>
            </w:r>
          </w:p>
          <w:p w14:paraId="0DBEAD93"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813</w:t>
            </w:r>
          </w:p>
          <w:p w14:paraId="6715A4A9"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849</w:t>
            </w:r>
          </w:p>
          <w:p w14:paraId="445AD371"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849</w:t>
            </w:r>
          </w:p>
        </w:tc>
        <w:tc>
          <w:tcPr>
            <w:tcW w:w="2520" w:type="dxa"/>
          </w:tcPr>
          <w:p w14:paraId="6B6E6D0A"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20.5</w:t>
            </w:r>
          </w:p>
          <w:p w14:paraId="065A146B"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19.2</w:t>
            </w:r>
          </w:p>
          <w:p w14:paraId="48CE030B"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19.5</w:t>
            </w:r>
          </w:p>
          <w:p w14:paraId="2257A35A"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20.4</w:t>
            </w:r>
          </w:p>
          <w:p w14:paraId="17226BD2"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20.4</w:t>
            </w:r>
          </w:p>
        </w:tc>
      </w:tr>
      <w:tr w:rsidR="00C875FE" w14:paraId="71AB97A6" w14:textId="77777777" w:rsidTr="00C875FE">
        <w:tc>
          <w:tcPr>
            <w:tcW w:w="2610" w:type="dxa"/>
          </w:tcPr>
          <w:p w14:paraId="3D32DE9C"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Overall</w:t>
            </w:r>
          </w:p>
        </w:tc>
        <w:tc>
          <w:tcPr>
            <w:tcW w:w="1620" w:type="dxa"/>
          </w:tcPr>
          <w:p w14:paraId="6392EBAD"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4,165</w:t>
            </w:r>
          </w:p>
        </w:tc>
        <w:tc>
          <w:tcPr>
            <w:tcW w:w="2520" w:type="dxa"/>
          </w:tcPr>
          <w:p w14:paraId="16682B76"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100</w:t>
            </w:r>
          </w:p>
        </w:tc>
      </w:tr>
    </w:tbl>
    <w:p w14:paraId="7D63170C" w14:textId="77777777" w:rsidR="0026547C" w:rsidRDefault="0026547C" w:rsidP="00BF3292">
      <w:pPr>
        <w:spacing w:line="480" w:lineRule="auto"/>
        <w:jc w:val="both"/>
        <w:rPr>
          <w:rFonts w:ascii="Times New Roman" w:eastAsia="Times New Roman" w:hAnsi="Times New Roman" w:cs="Times New Roman"/>
          <w:sz w:val="22"/>
          <w:szCs w:val="22"/>
        </w:rPr>
      </w:pPr>
    </w:p>
    <w:p w14:paraId="6FD397EB" w14:textId="03C244AA" w:rsidR="00E76E02" w:rsidRPr="00BF3292" w:rsidRDefault="00CB51C8" w:rsidP="00BF3292">
      <w:pPr>
        <w:spacing w:line="480" w:lineRule="auto"/>
        <w:jc w:val="both"/>
        <w:rPr>
          <w:rFonts w:ascii="Times New Roman" w:eastAsia="Times New Roman" w:hAnsi="Times New Roman" w:cs="Times New Roman"/>
          <w:sz w:val="22"/>
          <w:szCs w:val="22"/>
          <w:u w:val="single"/>
        </w:rPr>
      </w:pPr>
      <w:r w:rsidRPr="00BF3292">
        <w:rPr>
          <w:rFonts w:ascii="Times New Roman" w:eastAsia="Times New Roman" w:hAnsi="Times New Roman" w:cs="Times New Roman"/>
          <w:sz w:val="22"/>
          <w:szCs w:val="22"/>
          <w:u w:val="single"/>
        </w:rPr>
        <w:t>Chikungunya virus seroprevalence</w:t>
      </w:r>
    </w:p>
    <w:p w14:paraId="2378168C" w14:textId="1028C77F" w:rsidR="00E76E02" w:rsidRDefault="00BF52D7" w:rsidP="00BF329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p</w:t>
      </w:r>
      <w:r w:rsidR="00125075">
        <w:rPr>
          <w:rFonts w:ascii="Times New Roman" w:eastAsia="Times New Roman" w:hAnsi="Times New Roman" w:cs="Times New Roman"/>
          <w:sz w:val="22"/>
          <w:szCs w:val="22"/>
        </w:rPr>
        <w:t xml:space="preserve">opulation-level </w:t>
      </w:r>
      <w:r>
        <w:rPr>
          <w:rFonts w:ascii="Times New Roman" w:eastAsia="Times New Roman" w:hAnsi="Times New Roman" w:cs="Times New Roman"/>
          <w:sz w:val="22"/>
          <w:szCs w:val="22"/>
        </w:rPr>
        <w:t xml:space="preserve">prevalence of </w:t>
      </w:r>
      <w:r w:rsidR="007E576A">
        <w:rPr>
          <w:rFonts w:ascii="Times New Roman" w:eastAsia="Times New Roman" w:hAnsi="Times New Roman" w:cs="Times New Roman"/>
          <w:sz w:val="22"/>
          <w:szCs w:val="22"/>
        </w:rPr>
        <w:t xml:space="preserve">protective </w:t>
      </w:r>
      <w:r w:rsidR="00BF23BC">
        <w:rPr>
          <w:rFonts w:ascii="Times New Roman" w:eastAsia="Times New Roman" w:hAnsi="Times New Roman" w:cs="Times New Roman"/>
          <w:sz w:val="22"/>
          <w:szCs w:val="22"/>
        </w:rPr>
        <w:t>CHIKV IgG</w:t>
      </w:r>
      <w:r w:rsidR="00125075">
        <w:rPr>
          <w:rFonts w:ascii="Times New Roman" w:eastAsia="Times New Roman" w:hAnsi="Times New Roman" w:cs="Times New Roman"/>
          <w:sz w:val="22"/>
          <w:szCs w:val="22"/>
        </w:rPr>
        <w:t xml:space="preserve"> antibodies varied markedly across</w:t>
      </w:r>
      <w:r w:rsidR="00CB51C8">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sites</w:t>
      </w:r>
      <w:r w:rsidR="00CB51C8">
        <w:rPr>
          <w:rFonts w:ascii="Times New Roman" w:eastAsia="Times New Roman" w:hAnsi="Times New Roman" w:cs="Times New Roman"/>
          <w:sz w:val="22"/>
          <w:szCs w:val="22"/>
        </w:rPr>
        <w:t xml:space="preserve"> (Table 2)</w:t>
      </w:r>
      <w:r w:rsidR="00125075">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Serop</w:t>
      </w:r>
      <w:r w:rsidR="00125075">
        <w:rPr>
          <w:rFonts w:ascii="Times New Roman" w:eastAsia="Times New Roman" w:hAnsi="Times New Roman" w:cs="Times New Roman"/>
          <w:sz w:val="22"/>
          <w:szCs w:val="22"/>
        </w:rPr>
        <w:t xml:space="preserve">revalence was highest in Asembo (71.7%, 95% credible interval [CrI] 65.0-79.1%), intermediate </w:t>
      </w:r>
      <w:r w:rsidR="00125075">
        <w:rPr>
          <w:rFonts w:ascii="Times New Roman" w:eastAsia="Times New Roman" w:hAnsi="Times New Roman" w:cs="Times New Roman"/>
          <w:sz w:val="22"/>
          <w:szCs w:val="22"/>
        </w:rPr>
        <w:lastRenderedPageBreak/>
        <w:t>in Kibera (26.0%, 95% CrI 21.0-31.4%), Manyatta (24.0%, 95% CrI 18.1-29.6%), and Kilifi (17.5%, CrI 13.6-21.8%) and lowest in Korogocho/Viwandani (5.5%, 95% CrI 2.0-9.1%)</w:t>
      </w:r>
      <w:r w:rsidR="00CB51C8">
        <w:rPr>
          <w:rFonts w:ascii="Times New Roman" w:eastAsia="Times New Roman" w:hAnsi="Times New Roman" w:cs="Times New Roman"/>
          <w:sz w:val="22"/>
          <w:szCs w:val="22"/>
        </w:rPr>
        <w:t>.</w:t>
      </w:r>
    </w:p>
    <w:p w14:paraId="62079464" w14:textId="7ECB24A3" w:rsidR="00356B47" w:rsidRDefault="00356B47" w:rsidP="00BF329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Prevalence of protective CHIKV IgG antibodies in different population groups are reported in table 2. Generally, no differences were observed by sex in majority of the sites with Kilifi showing higher prevalence in females 21.0% than in males 13.6%</w:t>
      </w:r>
      <w:r w:rsidR="00F76CB4">
        <w:rPr>
          <w:rFonts w:ascii="Times New Roman" w:eastAsia="Times New Roman" w:hAnsi="Times New Roman" w:cs="Times New Roman"/>
          <w:sz w:val="22"/>
          <w:szCs w:val="22"/>
        </w:rPr>
        <w:t xml:space="preserve">. </w:t>
      </w:r>
    </w:p>
    <w:p w14:paraId="68F6B79E" w14:textId="2524A782" w:rsidR="00A469B8" w:rsidRDefault="00A469B8" w:rsidP="00BF329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w:t>
      </w:r>
      <w:r w:rsidR="00793E04">
        <w:rPr>
          <w:rFonts w:ascii="Times New Roman" w:eastAsia="Times New Roman" w:hAnsi="Times New Roman" w:cs="Times New Roman"/>
          <w:sz w:val="22"/>
          <w:szCs w:val="22"/>
        </w:rPr>
        <w:t>A</w:t>
      </w:r>
      <w:r>
        <w:rPr>
          <w:rFonts w:ascii="Times New Roman" w:eastAsia="Times New Roman" w:hAnsi="Times New Roman" w:cs="Times New Roman"/>
          <w:sz w:val="22"/>
          <w:szCs w:val="22"/>
        </w:rPr>
        <w:t>sembo,</w:t>
      </w:r>
      <w:r w:rsidR="003A2A9B">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age groups with higher prevalence of protective</w:t>
      </w:r>
      <w:r w:rsidR="003A2A9B">
        <w:rPr>
          <w:rFonts w:ascii="Times New Roman" w:eastAsia="Times New Roman" w:hAnsi="Times New Roman" w:cs="Times New Roman"/>
          <w:sz w:val="22"/>
          <w:szCs w:val="22"/>
        </w:rPr>
        <w:t xml:space="preserve"> CHIKV IgG</w:t>
      </w:r>
      <w:r>
        <w:rPr>
          <w:rFonts w:ascii="Times New Roman" w:eastAsia="Times New Roman" w:hAnsi="Times New Roman" w:cs="Times New Roman"/>
          <w:sz w:val="22"/>
          <w:szCs w:val="22"/>
        </w:rPr>
        <w:t xml:space="preserve"> antibodies were those over 65 </w:t>
      </w:r>
      <w:r w:rsidR="005F4E91">
        <w:rPr>
          <w:rFonts w:ascii="Times New Roman" w:eastAsia="Times New Roman" w:hAnsi="Times New Roman" w:cs="Times New Roman"/>
          <w:sz w:val="22"/>
          <w:szCs w:val="22"/>
        </w:rPr>
        <w:t>years old</w:t>
      </w:r>
      <w:r w:rsidR="00632DAC">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(79.0%) and 15-44 (76.4%), followed by those in the age group 45-64 (74.7%), </w:t>
      </w:r>
      <w:r w:rsidR="00632DAC">
        <w:rPr>
          <w:rFonts w:ascii="Times New Roman" w:eastAsia="Times New Roman" w:hAnsi="Times New Roman" w:cs="Times New Roman"/>
          <w:sz w:val="22"/>
          <w:szCs w:val="22"/>
        </w:rPr>
        <w:t>then 15-44 (71.4%) and children aged younger than 5 years (55.5%).</w:t>
      </w:r>
      <w:r w:rsidR="003A2A9B">
        <w:rPr>
          <w:rFonts w:ascii="Times New Roman" w:eastAsia="Times New Roman" w:hAnsi="Times New Roman" w:cs="Times New Roman"/>
          <w:sz w:val="22"/>
          <w:szCs w:val="22"/>
        </w:rPr>
        <w:t xml:space="preserve"> In Kibera, higher prevalence </w:t>
      </w:r>
      <w:r w:rsidR="00DA6850">
        <w:rPr>
          <w:rFonts w:ascii="Times New Roman" w:eastAsia="Times New Roman" w:hAnsi="Times New Roman" w:cs="Times New Roman"/>
          <w:sz w:val="22"/>
          <w:szCs w:val="22"/>
        </w:rPr>
        <w:t xml:space="preserve">was observed among individuals aged 45-64 (52%) and those above 65 years (40.9%), followed by 15-44 (35.7%), and lower in 5-14 (4.7%) and children younger than 5 years (4.5%). A similar </w:t>
      </w:r>
      <w:r w:rsidR="00927096">
        <w:rPr>
          <w:rFonts w:ascii="Times New Roman" w:eastAsia="Times New Roman" w:hAnsi="Times New Roman" w:cs="Times New Roman"/>
          <w:sz w:val="22"/>
          <w:szCs w:val="22"/>
        </w:rPr>
        <w:t xml:space="preserve">pattern </w:t>
      </w:r>
      <w:r w:rsidR="00DA6850">
        <w:rPr>
          <w:rFonts w:ascii="Times New Roman" w:eastAsia="Times New Roman" w:hAnsi="Times New Roman" w:cs="Times New Roman"/>
          <w:sz w:val="22"/>
          <w:szCs w:val="22"/>
        </w:rPr>
        <w:t xml:space="preserve">of increasing prevalence of protective </w:t>
      </w:r>
      <w:r w:rsidR="00927096">
        <w:rPr>
          <w:rFonts w:ascii="Times New Roman" w:eastAsia="Times New Roman" w:hAnsi="Times New Roman" w:cs="Times New Roman"/>
          <w:sz w:val="22"/>
          <w:szCs w:val="22"/>
        </w:rPr>
        <w:t>CHIKV IgG antibodies with age was observed in Manyatta, Kilifi and Korogocho/Viwandani sites (Table 2).</w:t>
      </w:r>
    </w:p>
    <w:p w14:paraId="37FE0B38" w14:textId="2BCEF81A" w:rsidR="00E76E02" w:rsidRPr="00BF3292" w:rsidRDefault="00125075" w:rsidP="00BF3292">
      <w:pPr>
        <w:spacing w:line="480" w:lineRule="auto"/>
        <w:jc w:val="both"/>
        <w:rPr>
          <w:rFonts w:ascii="Times New Roman" w:eastAsia="Times New Roman" w:hAnsi="Times New Roman" w:cs="Times New Roman"/>
          <w:sz w:val="22"/>
          <w:szCs w:val="22"/>
          <w:u w:val="single"/>
        </w:rPr>
      </w:pPr>
      <w:r w:rsidRPr="00BF3292">
        <w:rPr>
          <w:rFonts w:ascii="Times New Roman" w:eastAsia="Times New Roman" w:hAnsi="Times New Roman" w:cs="Times New Roman"/>
          <w:sz w:val="22"/>
          <w:szCs w:val="22"/>
          <w:u w:val="single"/>
        </w:rPr>
        <w:t>D</w:t>
      </w:r>
      <w:r w:rsidR="00FB42A2" w:rsidRPr="00BF3292">
        <w:rPr>
          <w:rFonts w:ascii="Times New Roman" w:eastAsia="Times New Roman" w:hAnsi="Times New Roman" w:cs="Times New Roman"/>
          <w:sz w:val="22"/>
          <w:szCs w:val="22"/>
          <w:u w:val="single"/>
        </w:rPr>
        <w:t>engue</w:t>
      </w:r>
      <w:r w:rsidRPr="00BF3292">
        <w:rPr>
          <w:rFonts w:ascii="Times New Roman" w:eastAsia="Times New Roman" w:hAnsi="Times New Roman" w:cs="Times New Roman"/>
          <w:sz w:val="22"/>
          <w:szCs w:val="22"/>
          <w:u w:val="single"/>
        </w:rPr>
        <w:t xml:space="preserve"> and R</w:t>
      </w:r>
      <w:r w:rsidR="00FB42A2" w:rsidRPr="00BF3292">
        <w:rPr>
          <w:rFonts w:ascii="Times New Roman" w:eastAsia="Times New Roman" w:hAnsi="Times New Roman" w:cs="Times New Roman"/>
          <w:sz w:val="22"/>
          <w:szCs w:val="22"/>
          <w:u w:val="single"/>
        </w:rPr>
        <w:t>ift Valley Fever virus sero</w:t>
      </w:r>
      <w:r w:rsidRPr="00BF3292">
        <w:rPr>
          <w:rFonts w:ascii="Times New Roman" w:eastAsia="Times New Roman" w:hAnsi="Times New Roman" w:cs="Times New Roman"/>
          <w:sz w:val="22"/>
          <w:szCs w:val="22"/>
          <w:u w:val="single"/>
        </w:rPr>
        <w:t xml:space="preserve">prevalence </w:t>
      </w:r>
    </w:p>
    <w:p w14:paraId="513EF523" w14:textId="23292394" w:rsidR="00E76E02" w:rsidRDefault="001E7B72" w:rsidP="00BF3292">
      <w:pPr>
        <w:spacing w:line="480" w:lineRule="auto"/>
        <w:jc w:val="both"/>
        <w:rPr>
          <w:rFonts w:ascii="Times New Roman" w:hAnsi="Times New Roman" w:cs="Times New Roman"/>
          <w:sz w:val="22"/>
          <w:szCs w:val="22"/>
        </w:rPr>
      </w:pPr>
      <w:r>
        <w:rPr>
          <w:rFonts w:ascii="Times New Roman" w:eastAsia="Times New Roman" w:hAnsi="Times New Roman" w:cs="Times New Roman"/>
          <w:sz w:val="22"/>
          <w:szCs w:val="22"/>
        </w:rPr>
        <w:t xml:space="preserve">The </w:t>
      </w:r>
      <w:r w:rsidR="00AA63EA">
        <w:rPr>
          <w:rFonts w:ascii="Times New Roman" w:eastAsia="Times New Roman" w:hAnsi="Times New Roman" w:cs="Times New Roman"/>
          <w:sz w:val="22"/>
          <w:szCs w:val="22"/>
        </w:rPr>
        <w:t xml:space="preserve">overall </w:t>
      </w:r>
      <w:r>
        <w:rPr>
          <w:rFonts w:ascii="Times New Roman" w:eastAsia="Times New Roman" w:hAnsi="Times New Roman" w:cs="Times New Roman"/>
          <w:sz w:val="22"/>
          <w:szCs w:val="22"/>
        </w:rPr>
        <w:t>p</w:t>
      </w:r>
      <w:r w:rsidR="00125075">
        <w:rPr>
          <w:rFonts w:ascii="Times New Roman" w:eastAsia="Times New Roman" w:hAnsi="Times New Roman" w:cs="Times New Roman"/>
          <w:sz w:val="22"/>
          <w:szCs w:val="22"/>
        </w:rPr>
        <w:t xml:space="preserve">opulation-level prevalence of </w:t>
      </w:r>
      <w:r w:rsidR="00E732E9">
        <w:rPr>
          <w:rFonts w:ascii="Times New Roman" w:eastAsia="Times New Roman" w:hAnsi="Times New Roman" w:cs="Times New Roman"/>
          <w:sz w:val="22"/>
          <w:szCs w:val="22"/>
        </w:rPr>
        <w:t>protective</w:t>
      </w:r>
      <w:r w:rsidR="00CB0307">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DENV</w:t>
      </w:r>
      <w:r w:rsidR="00E732E9">
        <w:rPr>
          <w:rFonts w:ascii="Times New Roman" w:eastAsia="Times New Roman" w:hAnsi="Times New Roman" w:cs="Times New Roman"/>
          <w:sz w:val="22"/>
          <w:szCs w:val="22"/>
        </w:rPr>
        <w:t xml:space="preserve"> IgG antibodies</w:t>
      </w:r>
      <w:r w:rsidR="00125075">
        <w:rPr>
          <w:rFonts w:ascii="Times New Roman" w:eastAsia="Times New Roman" w:hAnsi="Times New Roman" w:cs="Times New Roman"/>
          <w:sz w:val="22"/>
          <w:szCs w:val="22"/>
        </w:rPr>
        <w:t xml:space="preserve"> was high</w:t>
      </w:r>
      <w:r w:rsidR="00CB0307">
        <w:rPr>
          <w:rFonts w:ascii="Times New Roman" w:eastAsia="Times New Roman" w:hAnsi="Times New Roman" w:cs="Times New Roman"/>
          <w:sz w:val="22"/>
          <w:szCs w:val="22"/>
        </w:rPr>
        <w:t>est</w:t>
      </w:r>
      <w:r w:rsidR="00125075">
        <w:rPr>
          <w:rFonts w:ascii="Times New Roman" w:eastAsia="Times New Roman" w:hAnsi="Times New Roman" w:cs="Times New Roman"/>
          <w:sz w:val="22"/>
          <w:szCs w:val="22"/>
        </w:rPr>
        <w:t xml:space="preserve"> in Kilifi (</w:t>
      </w:r>
      <w:r w:rsidR="00125075">
        <w:rPr>
          <w:rFonts w:ascii="Times New Roman" w:hAnsi="Times New Roman" w:cs="Times New Roman"/>
          <w:sz w:val="22"/>
          <w:szCs w:val="22"/>
        </w:rPr>
        <w:t>24.4%, 95% CrI 20.0-29.4%</w:t>
      </w:r>
      <w:r w:rsidR="00CB0307">
        <w:rPr>
          <w:rFonts w:ascii="Times New Roman" w:hAnsi="Times New Roman" w:cs="Times New Roman"/>
          <w:sz w:val="22"/>
          <w:szCs w:val="22"/>
        </w:rPr>
        <w:t>) and remained</w:t>
      </w:r>
      <w:r w:rsidR="00125075">
        <w:rPr>
          <w:rFonts w:ascii="Times New Roman" w:hAnsi="Times New Roman" w:cs="Times New Roman"/>
          <w:sz w:val="22"/>
          <w:szCs w:val="22"/>
        </w:rPr>
        <w:t xml:space="preserve"> low at all other sites (≤1%). In Kilifi, </w:t>
      </w:r>
      <w:r w:rsidR="00E732E9">
        <w:rPr>
          <w:rFonts w:ascii="Times New Roman" w:hAnsi="Times New Roman" w:cs="Times New Roman"/>
          <w:sz w:val="22"/>
          <w:szCs w:val="22"/>
        </w:rPr>
        <w:t>prevalence of protective antibodies</w:t>
      </w:r>
      <w:r w:rsidR="00125075">
        <w:rPr>
          <w:rFonts w:ascii="Times New Roman" w:hAnsi="Times New Roman" w:cs="Times New Roman"/>
          <w:sz w:val="22"/>
          <w:szCs w:val="22"/>
        </w:rPr>
        <w:t xml:space="preserve"> increased strongly with age, from 2.3% (95% CrI 0.1-7.7%) among children </w:t>
      </w:r>
      <w:r w:rsidR="00CB0307">
        <w:rPr>
          <w:rFonts w:ascii="Times New Roman" w:hAnsi="Times New Roman" w:cs="Times New Roman"/>
          <w:sz w:val="22"/>
          <w:szCs w:val="22"/>
        </w:rPr>
        <w:t xml:space="preserve">under </w:t>
      </w:r>
      <w:r w:rsidR="00125075">
        <w:rPr>
          <w:rFonts w:ascii="Times New Roman" w:hAnsi="Times New Roman" w:cs="Times New Roman"/>
          <w:sz w:val="22"/>
          <w:szCs w:val="22"/>
        </w:rPr>
        <w:t xml:space="preserve">5 years to 26.1% (95% CrI 18.3-34.0%) among individuals aged 15-44 years, and 93.1% (95% CrI 80.3-99.8%) among those aged </w:t>
      </w:r>
      <w:r w:rsidR="00125075">
        <w:rPr>
          <w:rFonts w:ascii="Times New Roman" w:eastAsia="Times New Roman" w:hAnsi="Times New Roman" w:cs="Times New Roman"/>
          <w:sz w:val="22"/>
          <w:szCs w:val="22"/>
        </w:rPr>
        <w:t>65 years</w:t>
      </w:r>
      <w:r w:rsidR="00CB0307">
        <w:rPr>
          <w:rFonts w:ascii="Times New Roman" w:eastAsia="Times New Roman" w:hAnsi="Times New Roman" w:cs="Times New Roman"/>
          <w:sz w:val="22"/>
          <w:szCs w:val="22"/>
        </w:rPr>
        <w:t xml:space="preserve"> or older</w:t>
      </w:r>
      <w:r w:rsidR="00125075">
        <w:rPr>
          <w:rFonts w:ascii="Times New Roman" w:eastAsia="Times New Roman" w:hAnsi="Times New Roman" w:cs="Times New Roman"/>
          <w:sz w:val="22"/>
          <w:szCs w:val="22"/>
        </w:rPr>
        <w:t>.</w:t>
      </w:r>
      <w:r w:rsidR="00AA63EA">
        <w:rPr>
          <w:rFonts w:ascii="Times New Roman" w:eastAsia="Times New Roman" w:hAnsi="Times New Roman" w:cs="Times New Roman"/>
          <w:sz w:val="22"/>
          <w:szCs w:val="22"/>
        </w:rPr>
        <w:t xml:space="preserve"> </w:t>
      </w:r>
      <w:r w:rsidR="00CB0307">
        <w:rPr>
          <w:rFonts w:ascii="Times New Roman" w:eastAsia="Times New Roman" w:hAnsi="Times New Roman" w:cs="Times New Roman"/>
          <w:sz w:val="22"/>
          <w:szCs w:val="22"/>
        </w:rPr>
        <w:t xml:space="preserve">In Asembo, Kibera, Manyatta, and Korogocho/Viwandani </w:t>
      </w:r>
      <w:r>
        <w:rPr>
          <w:rFonts w:ascii="Times New Roman" w:eastAsia="Times New Roman" w:hAnsi="Times New Roman" w:cs="Times New Roman"/>
          <w:sz w:val="22"/>
          <w:szCs w:val="22"/>
        </w:rPr>
        <w:t xml:space="preserve">DENV </w:t>
      </w:r>
      <w:r w:rsidR="00CB0307">
        <w:rPr>
          <w:rFonts w:ascii="Times New Roman" w:eastAsia="Times New Roman" w:hAnsi="Times New Roman" w:cs="Times New Roman"/>
          <w:sz w:val="22"/>
          <w:szCs w:val="22"/>
        </w:rPr>
        <w:t>seropositivity was rare across all age groups, with few seropositive samples detected and wide credible intervals for older age groups (Table 3).</w:t>
      </w:r>
    </w:p>
    <w:p w14:paraId="774F10C9" w14:textId="3EEAA194" w:rsidR="00E76E02" w:rsidRDefault="001E7B72"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The p</w:t>
      </w:r>
      <w:r w:rsidR="00CB0307">
        <w:rPr>
          <w:rFonts w:ascii="Times New Roman" w:hAnsi="Times New Roman" w:cs="Times New Roman"/>
          <w:sz w:val="22"/>
          <w:szCs w:val="22"/>
        </w:rPr>
        <w:t xml:space="preserve">opulation-level prevalence of </w:t>
      </w:r>
      <w:r w:rsidR="00AA63EA">
        <w:rPr>
          <w:rFonts w:ascii="Times New Roman" w:hAnsi="Times New Roman" w:cs="Times New Roman"/>
          <w:sz w:val="22"/>
          <w:szCs w:val="22"/>
        </w:rPr>
        <w:t>IgG</w:t>
      </w:r>
      <w:r w:rsidR="00CB0307">
        <w:rPr>
          <w:rFonts w:ascii="Times New Roman" w:hAnsi="Times New Roman" w:cs="Times New Roman"/>
          <w:sz w:val="22"/>
          <w:szCs w:val="22"/>
        </w:rPr>
        <w:t xml:space="preserve"> antibodies against RVFV was low across all sites (&lt;</w:t>
      </w:r>
      <w:r w:rsidR="00927096">
        <w:rPr>
          <w:rFonts w:ascii="Times New Roman" w:hAnsi="Times New Roman" w:cs="Times New Roman"/>
          <w:sz w:val="22"/>
          <w:szCs w:val="22"/>
        </w:rPr>
        <w:t>4</w:t>
      </w:r>
      <w:r w:rsidR="00CB0307">
        <w:rPr>
          <w:rFonts w:ascii="Times New Roman" w:hAnsi="Times New Roman" w:cs="Times New Roman"/>
          <w:sz w:val="22"/>
          <w:szCs w:val="22"/>
        </w:rPr>
        <w:t>%) (Table 4). In Kilifi, males had higher odds of seropositivity than females (</w:t>
      </w:r>
      <w:proofErr w:type="spellStart"/>
      <w:r w:rsidR="00CB0307">
        <w:rPr>
          <w:rFonts w:ascii="Times New Roman" w:hAnsi="Times New Roman" w:cs="Times New Roman"/>
          <w:sz w:val="22"/>
          <w:szCs w:val="22"/>
        </w:rPr>
        <w:t>aOR</w:t>
      </w:r>
      <w:proofErr w:type="spellEnd"/>
      <w:r w:rsidR="00CB0307">
        <w:rPr>
          <w:rFonts w:ascii="Times New Roman" w:hAnsi="Times New Roman" w:cs="Times New Roman"/>
          <w:sz w:val="22"/>
          <w:szCs w:val="22"/>
        </w:rPr>
        <w:t xml:space="preserve"> 2.36, 95% CrI 1.18-4.83).</w:t>
      </w:r>
    </w:p>
    <w:p w14:paraId="2F43DD64" w14:textId="77777777" w:rsidR="00E76E02" w:rsidRDefault="00E76E02" w:rsidP="00BF3292">
      <w:pPr>
        <w:spacing w:line="480" w:lineRule="auto"/>
        <w:jc w:val="both"/>
        <w:rPr>
          <w:rFonts w:ascii="Times New Roman" w:hAnsi="Times New Roman" w:cs="Times New Roman"/>
          <w:sz w:val="22"/>
          <w:szCs w:val="22"/>
        </w:rPr>
      </w:pPr>
    </w:p>
    <w:p w14:paraId="6978DF7B" w14:textId="4260B964" w:rsidR="00243FE9" w:rsidRDefault="00243FE9"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lastRenderedPageBreak/>
        <w:t xml:space="preserve">            </w:t>
      </w:r>
      <w:r w:rsidR="00983CF9">
        <w:rPr>
          <w:rFonts w:ascii="Times New Roman" w:hAnsi="Times New Roman" w:cs="Times New Roman"/>
          <w:noProof/>
          <w:sz w:val="22"/>
          <w:szCs w:val="22"/>
        </w:rPr>
        <w:drawing>
          <wp:inline distT="0" distB="0" distL="0" distR="0" wp14:anchorId="13B4FB5C" wp14:editId="1EA0AB28">
            <wp:extent cx="2631882" cy="2480310"/>
            <wp:effectExtent l="0" t="0" r="0" b="0"/>
            <wp:docPr id="984480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80971" name="Picture 9844809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5408" cy="3275256"/>
                    </a:xfrm>
                    <a:prstGeom prst="rect">
                      <a:avLst/>
                    </a:prstGeom>
                  </pic:spPr>
                </pic:pic>
              </a:graphicData>
            </a:graphic>
          </wp:inline>
        </w:drawing>
      </w:r>
      <w:r>
        <w:rPr>
          <w:rFonts w:ascii="Times New Roman" w:hAnsi="Times New Roman" w:cs="Times New Roman"/>
          <w:sz w:val="22"/>
          <w:szCs w:val="22"/>
        </w:rPr>
        <w:t xml:space="preserve">         </w:t>
      </w:r>
    </w:p>
    <w:p w14:paraId="34EC5F83" w14:textId="11D9753C" w:rsidR="00552A1E" w:rsidRDefault="00125075" w:rsidP="00BF3292">
      <w:pPr>
        <w:spacing w:line="480" w:lineRule="auto"/>
        <w:rPr>
          <w:rFonts w:ascii="Times New Roman" w:hAnsi="Times New Roman" w:cs="Times New Roman"/>
          <w:sz w:val="22"/>
          <w:szCs w:val="22"/>
        </w:rPr>
      </w:pPr>
      <w:r>
        <w:rPr>
          <w:rFonts w:ascii="Times New Roman" w:hAnsi="Times New Roman" w:cs="Times New Roman"/>
          <w:sz w:val="22"/>
          <w:szCs w:val="22"/>
        </w:rPr>
        <w:t xml:space="preserve">Fig 1. </w:t>
      </w:r>
      <w:r w:rsidR="00983CF9">
        <w:rPr>
          <w:rFonts w:ascii="Times New Roman" w:hAnsi="Times New Roman" w:cs="Times New Roman"/>
          <w:sz w:val="22"/>
          <w:szCs w:val="22"/>
        </w:rPr>
        <w:t>P</w:t>
      </w:r>
      <w:r>
        <w:rPr>
          <w:rFonts w:ascii="Times New Roman" w:hAnsi="Times New Roman" w:cs="Times New Roman"/>
          <w:sz w:val="22"/>
          <w:szCs w:val="22"/>
        </w:rPr>
        <w:t xml:space="preserve">revalence </w:t>
      </w:r>
      <w:r w:rsidR="00983CF9">
        <w:rPr>
          <w:rFonts w:ascii="Times New Roman" w:hAnsi="Times New Roman" w:cs="Times New Roman"/>
          <w:sz w:val="22"/>
          <w:szCs w:val="22"/>
        </w:rPr>
        <w:t>of protective CHIKV</w:t>
      </w:r>
      <w:r>
        <w:rPr>
          <w:rFonts w:ascii="Times New Roman" w:hAnsi="Times New Roman" w:cs="Times New Roman"/>
          <w:sz w:val="22"/>
          <w:szCs w:val="22"/>
        </w:rPr>
        <w:t xml:space="preserve">, DENV, and RVFV </w:t>
      </w:r>
      <w:r w:rsidR="00AA63EA">
        <w:rPr>
          <w:rFonts w:ascii="Times New Roman" w:hAnsi="Times New Roman" w:cs="Times New Roman"/>
          <w:sz w:val="22"/>
          <w:szCs w:val="22"/>
        </w:rPr>
        <w:t>IgG</w:t>
      </w:r>
      <w:r>
        <w:rPr>
          <w:rFonts w:ascii="Times New Roman" w:hAnsi="Times New Roman" w:cs="Times New Roman"/>
          <w:sz w:val="22"/>
          <w:szCs w:val="22"/>
        </w:rPr>
        <w:t xml:space="preserve"> antibodies across five HDSS sites in Kenya</w:t>
      </w:r>
    </w:p>
    <w:p w14:paraId="0AB44959" w14:textId="38C2C309" w:rsidR="00E76E02" w:rsidRDefault="00125075" w:rsidP="00BF3292">
      <w:pPr>
        <w:spacing w:line="480" w:lineRule="auto"/>
        <w:rPr>
          <w:rFonts w:ascii="Times New Roman" w:hAnsi="Times New Roman" w:cs="Times New Roman"/>
          <w:sz w:val="22"/>
          <w:szCs w:val="22"/>
        </w:rPr>
      </w:pPr>
      <w:r>
        <w:rPr>
          <w:rFonts w:ascii="Times New Roman" w:eastAsia="Times New Roman" w:hAnsi="Times New Roman" w:cs="Times New Roman"/>
          <w:sz w:val="22"/>
          <w:szCs w:val="22"/>
        </w:rPr>
        <w:t xml:space="preserve">Table 2. </w:t>
      </w:r>
      <w:r w:rsidR="00AA63EA">
        <w:rPr>
          <w:rFonts w:ascii="Times New Roman" w:eastAsia="Times New Roman" w:hAnsi="Times New Roman" w:cs="Times New Roman"/>
          <w:sz w:val="22"/>
          <w:szCs w:val="22"/>
        </w:rPr>
        <w:t>A</w:t>
      </w:r>
      <w:r>
        <w:rPr>
          <w:rFonts w:ascii="Times New Roman" w:eastAsia="Times New Roman" w:hAnsi="Times New Roman" w:cs="Times New Roman"/>
          <w:sz w:val="22"/>
          <w:szCs w:val="22"/>
        </w:rPr>
        <w:t xml:space="preserve">ge-and sex-related factors associated with </w:t>
      </w:r>
      <w:r w:rsidR="00AA63EA">
        <w:rPr>
          <w:rFonts w:ascii="Times New Roman" w:eastAsia="Times New Roman" w:hAnsi="Times New Roman" w:cs="Times New Roman"/>
          <w:sz w:val="22"/>
          <w:szCs w:val="22"/>
        </w:rPr>
        <w:t>CHIKV IgG</w:t>
      </w:r>
      <w:r>
        <w:rPr>
          <w:rFonts w:ascii="Times New Roman" w:eastAsia="Times New Roman" w:hAnsi="Times New Roman" w:cs="Times New Roman"/>
          <w:sz w:val="22"/>
          <w:szCs w:val="22"/>
        </w:rPr>
        <w:t xml:space="preserve"> antibod</w:t>
      </w:r>
      <w:r w:rsidR="00AA63EA">
        <w:rPr>
          <w:rFonts w:ascii="Times New Roman" w:eastAsia="Times New Roman" w:hAnsi="Times New Roman" w:cs="Times New Roman"/>
          <w:sz w:val="22"/>
          <w:szCs w:val="22"/>
        </w:rPr>
        <w:t xml:space="preserve">y seropositivity </w:t>
      </w:r>
      <w:r>
        <w:rPr>
          <w:rFonts w:ascii="Times New Roman" w:eastAsia="Times New Roman" w:hAnsi="Times New Roman" w:cs="Times New Roman"/>
          <w:sz w:val="22"/>
          <w:szCs w:val="22"/>
        </w:rPr>
        <w:t>across five health and demographic sites in Kenya</w:t>
      </w:r>
    </w:p>
    <w:tbl>
      <w:tblPr>
        <w:tblStyle w:val="TableGrid"/>
        <w:tblW w:w="11520" w:type="dxa"/>
        <w:tblInd w:w="-1175" w:type="dxa"/>
        <w:tblLayout w:type="fixed"/>
        <w:tblLook w:val="04A0" w:firstRow="1" w:lastRow="0" w:firstColumn="1" w:lastColumn="0" w:noHBand="0" w:noVBand="1"/>
      </w:tblPr>
      <w:tblGrid>
        <w:gridCol w:w="1260"/>
        <w:gridCol w:w="1440"/>
        <w:gridCol w:w="1170"/>
        <w:gridCol w:w="1530"/>
        <w:gridCol w:w="2160"/>
        <w:gridCol w:w="2250"/>
        <w:gridCol w:w="1710"/>
      </w:tblGrid>
      <w:tr w:rsidR="00F25B07" w14:paraId="43ECF935" w14:textId="77777777" w:rsidTr="00F25B07">
        <w:trPr>
          <w:trHeight w:val="710"/>
        </w:trPr>
        <w:tc>
          <w:tcPr>
            <w:tcW w:w="1260" w:type="dxa"/>
            <w:tcBorders>
              <w:top w:val="single" w:sz="4" w:space="0" w:color="auto"/>
              <w:left w:val="single" w:sz="4" w:space="0" w:color="auto"/>
              <w:bottom w:val="single" w:sz="4" w:space="0" w:color="auto"/>
              <w:right w:val="single" w:sz="4" w:space="0" w:color="auto"/>
            </w:tcBorders>
          </w:tcPr>
          <w:p w14:paraId="416EA19D"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4C3AEC69"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Site </w:t>
            </w:r>
          </w:p>
        </w:tc>
        <w:tc>
          <w:tcPr>
            <w:tcW w:w="1440" w:type="dxa"/>
            <w:tcBorders>
              <w:top w:val="single" w:sz="4" w:space="0" w:color="auto"/>
              <w:left w:val="single" w:sz="4" w:space="0" w:color="auto"/>
              <w:bottom w:val="single" w:sz="4" w:space="0" w:color="auto"/>
              <w:right w:val="single" w:sz="4" w:space="0" w:color="auto"/>
            </w:tcBorders>
          </w:tcPr>
          <w:p w14:paraId="0B8C52F6"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2157608A"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variable</w:t>
            </w:r>
          </w:p>
        </w:tc>
        <w:tc>
          <w:tcPr>
            <w:tcW w:w="1170" w:type="dxa"/>
            <w:tcBorders>
              <w:top w:val="single" w:sz="4" w:space="0" w:color="auto"/>
              <w:left w:val="single" w:sz="4" w:space="0" w:color="auto"/>
              <w:bottom w:val="single" w:sz="4" w:space="0" w:color="auto"/>
              <w:right w:val="single" w:sz="4" w:space="0" w:color="auto"/>
            </w:tcBorders>
          </w:tcPr>
          <w:p w14:paraId="3D8BC829"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Samples</w:t>
            </w:r>
          </w:p>
        </w:tc>
        <w:tc>
          <w:tcPr>
            <w:tcW w:w="1530" w:type="dxa"/>
            <w:tcBorders>
              <w:top w:val="single" w:sz="4" w:space="0" w:color="auto"/>
              <w:left w:val="single" w:sz="4" w:space="0" w:color="auto"/>
              <w:bottom w:val="single" w:sz="4" w:space="0" w:color="auto"/>
              <w:right w:val="single" w:sz="4" w:space="0" w:color="auto"/>
            </w:tcBorders>
          </w:tcPr>
          <w:p w14:paraId="06FBE4AD" w14:textId="77777777" w:rsidR="00F25B07" w:rsidRDefault="00F25B07" w:rsidP="00BF3292">
            <w:pPr>
              <w:spacing w:after="0" w:line="480" w:lineRule="auto"/>
              <w:rPr>
                <w:rFonts w:ascii="Times New Roman" w:hAnsi="Times New Roman" w:cs="Times New Roman"/>
                <w:kern w:val="2"/>
                <w:sz w:val="22"/>
                <w:szCs w:val="22"/>
                <w:lang w:val="en-US" w:eastAsia="zh-CN" w:bidi="ar"/>
              </w:rPr>
            </w:pPr>
            <w:r>
              <w:rPr>
                <w:rFonts w:ascii="Times New Roman" w:hAnsi="Times New Roman" w:cs="Times New Roman"/>
                <w:kern w:val="2"/>
                <w:sz w:val="22"/>
                <w:szCs w:val="22"/>
                <w:lang w:val="en-US" w:eastAsia="zh-CN" w:bidi="ar"/>
              </w:rPr>
              <w:t>Seropositive</w:t>
            </w:r>
          </w:p>
          <w:p w14:paraId="7CF25115" w14:textId="17BCA913"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Samples</w:t>
            </w:r>
          </w:p>
        </w:tc>
        <w:tc>
          <w:tcPr>
            <w:tcW w:w="2160" w:type="dxa"/>
            <w:tcBorders>
              <w:top w:val="single" w:sz="4" w:space="0" w:color="auto"/>
              <w:left w:val="single" w:sz="4" w:space="0" w:color="auto"/>
              <w:bottom w:val="single" w:sz="4" w:space="0" w:color="auto"/>
              <w:right w:val="single" w:sz="4" w:space="0" w:color="auto"/>
            </w:tcBorders>
          </w:tcPr>
          <w:p w14:paraId="771D8BDC" w14:textId="77777777" w:rsidR="00F25B07" w:rsidRDefault="00F25B07" w:rsidP="00F25B07">
            <w:pPr>
              <w:spacing w:after="0" w:line="480" w:lineRule="auto"/>
              <w:rPr>
                <w:rFonts w:ascii="Times New Roman" w:hAnsi="Times New Roman" w:cs="Times New Roman"/>
                <w:kern w:val="2"/>
                <w:sz w:val="22"/>
                <w:szCs w:val="22"/>
                <w:lang w:val="en-US" w:eastAsia="zh-CN" w:bidi="ar"/>
              </w:rPr>
            </w:pPr>
            <w:r>
              <w:rPr>
                <w:rFonts w:ascii="Times New Roman" w:hAnsi="Times New Roman" w:cs="Times New Roman"/>
                <w:kern w:val="2"/>
                <w:sz w:val="22"/>
                <w:szCs w:val="22"/>
                <w:lang w:val="en-US" w:eastAsia="zh-CN" w:bidi="ar"/>
              </w:rPr>
              <w:t xml:space="preserve">Crude </w:t>
            </w:r>
          </w:p>
          <w:p w14:paraId="438B7314" w14:textId="2CD70AAF" w:rsidR="00F25B07" w:rsidRDefault="00F25B07" w:rsidP="00F25B07">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seroprevalence (%)</w:t>
            </w:r>
          </w:p>
        </w:tc>
        <w:tc>
          <w:tcPr>
            <w:tcW w:w="2250" w:type="dxa"/>
            <w:tcBorders>
              <w:top w:val="single" w:sz="4" w:space="0" w:color="auto"/>
              <w:left w:val="single" w:sz="4" w:space="0" w:color="auto"/>
              <w:bottom w:val="single" w:sz="4" w:space="0" w:color="auto"/>
              <w:right w:val="single" w:sz="4" w:space="0" w:color="auto"/>
            </w:tcBorders>
          </w:tcPr>
          <w:p w14:paraId="737D5219" w14:textId="21D8C4F4"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Adjusted seroprevalence (%)</w:t>
            </w:r>
          </w:p>
        </w:tc>
        <w:tc>
          <w:tcPr>
            <w:tcW w:w="1710" w:type="dxa"/>
            <w:tcBorders>
              <w:top w:val="single" w:sz="4" w:space="0" w:color="auto"/>
              <w:left w:val="single" w:sz="4" w:space="0" w:color="auto"/>
              <w:bottom w:val="single" w:sz="4" w:space="0" w:color="auto"/>
              <w:right w:val="single" w:sz="4" w:space="0" w:color="auto"/>
            </w:tcBorders>
          </w:tcPr>
          <w:p w14:paraId="4AE16503"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aOR</w:t>
            </w:r>
          </w:p>
        </w:tc>
      </w:tr>
      <w:tr w:rsidR="00F25B07" w14:paraId="00EE2AD1" w14:textId="77777777" w:rsidTr="00F25B07">
        <w:trPr>
          <w:trHeight w:val="2264"/>
        </w:trPr>
        <w:tc>
          <w:tcPr>
            <w:tcW w:w="1260" w:type="dxa"/>
            <w:tcBorders>
              <w:top w:val="single" w:sz="4" w:space="0" w:color="auto"/>
              <w:left w:val="single" w:sz="4" w:space="0" w:color="auto"/>
              <w:bottom w:val="single" w:sz="4" w:space="0" w:color="auto"/>
              <w:right w:val="single" w:sz="4" w:space="0" w:color="auto"/>
            </w:tcBorders>
          </w:tcPr>
          <w:p w14:paraId="75214D4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Asembo</w:t>
            </w:r>
          </w:p>
        </w:tc>
        <w:tc>
          <w:tcPr>
            <w:tcW w:w="1440" w:type="dxa"/>
            <w:tcBorders>
              <w:top w:val="single" w:sz="4" w:space="0" w:color="auto"/>
              <w:left w:val="single" w:sz="4" w:space="0" w:color="auto"/>
              <w:bottom w:val="single" w:sz="4" w:space="0" w:color="auto"/>
              <w:right w:val="single" w:sz="4" w:space="0" w:color="auto"/>
            </w:tcBorders>
          </w:tcPr>
          <w:p w14:paraId="199E93A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7392647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52255FC1" w14:textId="77777777" w:rsidR="00F25B07" w:rsidRDefault="00F25B07" w:rsidP="001E7B72">
            <w:pPr>
              <w:spacing w:after="0" w:line="240" w:lineRule="auto"/>
              <w:rPr>
                <w:rFonts w:ascii="Times New Roman" w:hAnsi="Times New Roman" w:cs="Times New Roman"/>
                <w:sz w:val="22"/>
                <w:szCs w:val="22"/>
                <w:lang w:val="en-US"/>
              </w:rPr>
            </w:pPr>
          </w:p>
          <w:p w14:paraId="7ED75B3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26D3EAC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2AE1E5C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3738B9D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163E4FF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6F8D741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170" w:type="dxa"/>
            <w:tcBorders>
              <w:top w:val="single" w:sz="4" w:space="0" w:color="auto"/>
              <w:left w:val="single" w:sz="4" w:space="0" w:color="auto"/>
              <w:bottom w:val="single" w:sz="4" w:space="0" w:color="auto"/>
              <w:right w:val="single" w:sz="4" w:space="0" w:color="auto"/>
            </w:tcBorders>
          </w:tcPr>
          <w:p w14:paraId="20AA8DC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478</w:t>
            </w:r>
          </w:p>
          <w:p w14:paraId="4A0D46B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375</w:t>
            </w:r>
          </w:p>
          <w:p w14:paraId="7A5F6C6A" w14:textId="77777777" w:rsidR="00F25B07" w:rsidRDefault="00F25B07" w:rsidP="001E7B72">
            <w:pPr>
              <w:spacing w:after="0" w:line="240" w:lineRule="auto"/>
              <w:rPr>
                <w:rFonts w:ascii="Times New Roman" w:hAnsi="Times New Roman" w:cs="Times New Roman"/>
                <w:sz w:val="22"/>
                <w:szCs w:val="22"/>
                <w:lang w:val="en-US"/>
              </w:rPr>
            </w:pPr>
          </w:p>
          <w:p w14:paraId="39CF21B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72</w:t>
            </w:r>
          </w:p>
          <w:p w14:paraId="5A4CF8B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278</w:t>
            </w:r>
          </w:p>
          <w:p w14:paraId="55ED734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330</w:t>
            </w:r>
          </w:p>
          <w:p w14:paraId="116BF72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113</w:t>
            </w:r>
          </w:p>
          <w:p w14:paraId="75F5923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60</w:t>
            </w:r>
          </w:p>
          <w:p w14:paraId="68F8571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853</w:t>
            </w:r>
          </w:p>
        </w:tc>
        <w:tc>
          <w:tcPr>
            <w:tcW w:w="1530" w:type="dxa"/>
            <w:tcBorders>
              <w:top w:val="single" w:sz="4" w:space="0" w:color="auto"/>
              <w:left w:val="single" w:sz="4" w:space="0" w:color="auto"/>
              <w:bottom w:val="single" w:sz="4" w:space="0" w:color="auto"/>
              <w:right w:val="single" w:sz="4" w:space="0" w:color="auto"/>
            </w:tcBorders>
          </w:tcPr>
          <w:p w14:paraId="1A33312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344</w:t>
            </w:r>
          </w:p>
          <w:p w14:paraId="38F2814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264</w:t>
            </w:r>
          </w:p>
          <w:p w14:paraId="4A56A39D" w14:textId="77777777" w:rsidR="00F25B07" w:rsidRDefault="00F25B07" w:rsidP="001E7B72">
            <w:pPr>
              <w:spacing w:after="0" w:line="240" w:lineRule="auto"/>
              <w:rPr>
                <w:rFonts w:ascii="Times New Roman" w:hAnsi="Times New Roman" w:cs="Times New Roman"/>
                <w:sz w:val="22"/>
                <w:szCs w:val="22"/>
                <w:lang w:val="en-US"/>
              </w:rPr>
            </w:pPr>
          </w:p>
          <w:p w14:paraId="78CF8C8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41</w:t>
            </w:r>
          </w:p>
          <w:p w14:paraId="4D50319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206</w:t>
            </w:r>
          </w:p>
          <w:p w14:paraId="188AB65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231</w:t>
            </w:r>
          </w:p>
          <w:p w14:paraId="1C81C43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83</w:t>
            </w:r>
          </w:p>
          <w:p w14:paraId="3951CDB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47</w:t>
            </w:r>
          </w:p>
          <w:p w14:paraId="124EE8B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608</w:t>
            </w:r>
          </w:p>
        </w:tc>
        <w:tc>
          <w:tcPr>
            <w:tcW w:w="2160" w:type="dxa"/>
            <w:tcBorders>
              <w:top w:val="single" w:sz="4" w:space="0" w:color="auto"/>
              <w:left w:val="single" w:sz="4" w:space="0" w:color="auto"/>
              <w:bottom w:val="single" w:sz="4" w:space="0" w:color="auto"/>
              <w:right w:val="single" w:sz="4" w:space="0" w:color="auto"/>
            </w:tcBorders>
          </w:tcPr>
          <w:p w14:paraId="78425D2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72.0(67.7-76.0)</w:t>
            </w:r>
          </w:p>
          <w:p w14:paraId="24FD064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70.4(65.5-75.0)</w:t>
            </w:r>
          </w:p>
          <w:p w14:paraId="19E77CFC" w14:textId="77777777" w:rsidR="00F25B07" w:rsidRDefault="00F25B07" w:rsidP="001E7B72">
            <w:pPr>
              <w:spacing w:after="0" w:line="240" w:lineRule="auto"/>
              <w:rPr>
                <w:rFonts w:ascii="Times New Roman" w:hAnsi="Times New Roman" w:cs="Times New Roman"/>
                <w:sz w:val="22"/>
                <w:szCs w:val="22"/>
                <w:lang w:val="en-US"/>
              </w:rPr>
            </w:pPr>
          </w:p>
          <w:p w14:paraId="60B28E2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56.9(44.7-68.6)</w:t>
            </w:r>
          </w:p>
          <w:p w14:paraId="3D059B9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74.1(68.5-79.1)</w:t>
            </w:r>
          </w:p>
          <w:p w14:paraId="1B2E7C4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70.0(64.7-74.9)</w:t>
            </w:r>
          </w:p>
          <w:p w14:paraId="616328E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73.5(64.3-81.3)</w:t>
            </w:r>
          </w:p>
          <w:p w14:paraId="34260A9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78.3(65.8-87.9)</w:t>
            </w:r>
          </w:p>
          <w:p w14:paraId="32709A9F"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71.3(68.1-74.3)</w:t>
            </w:r>
          </w:p>
        </w:tc>
        <w:tc>
          <w:tcPr>
            <w:tcW w:w="2250" w:type="dxa"/>
            <w:tcBorders>
              <w:top w:val="single" w:sz="4" w:space="0" w:color="auto"/>
              <w:left w:val="single" w:sz="4" w:space="0" w:color="auto"/>
              <w:bottom w:val="single" w:sz="4" w:space="0" w:color="auto"/>
              <w:right w:val="single" w:sz="4" w:space="0" w:color="auto"/>
            </w:tcBorders>
          </w:tcPr>
          <w:p w14:paraId="5EC1732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72.5(65.0-80.5)</w:t>
            </w:r>
          </w:p>
          <w:p w14:paraId="3E6CA04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70.8(62.8-79.1)</w:t>
            </w:r>
          </w:p>
          <w:p w14:paraId="684E75B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25072C8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55.5(40.7-70.1)</w:t>
            </w:r>
          </w:p>
          <w:p w14:paraId="1F44D7B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76.4(67.9-85.1)</w:t>
            </w:r>
          </w:p>
          <w:p w14:paraId="2F15688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71.4(63.1-79.9)</w:t>
            </w:r>
          </w:p>
          <w:p w14:paraId="6358722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74.7(62.8-86.1)</w:t>
            </w:r>
          </w:p>
          <w:p w14:paraId="531F9A2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79.0(64.1-92.3)</w:t>
            </w:r>
          </w:p>
          <w:p w14:paraId="7E69CA84"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71.7(65.0-79.1)</w:t>
            </w:r>
          </w:p>
        </w:tc>
        <w:tc>
          <w:tcPr>
            <w:tcW w:w="1710" w:type="dxa"/>
            <w:tcBorders>
              <w:top w:val="single" w:sz="4" w:space="0" w:color="auto"/>
              <w:left w:val="single" w:sz="4" w:space="0" w:color="auto"/>
              <w:bottom w:val="single" w:sz="4" w:space="0" w:color="auto"/>
              <w:right w:val="single" w:sz="4" w:space="0" w:color="auto"/>
            </w:tcBorders>
          </w:tcPr>
          <w:p w14:paraId="3B8B2FE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1(ref) </w:t>
            </w:r>
          </w:p>
          <w:p w14:paraId="65BA683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0.96(0.71-1.28)</w:t>
            </w:r>
          </w:p>
          <w:p w14:paraId="3B3E07D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5C06DF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0.59(0.36-0.98)</w:t>
            </w:r>
          </w:p>
          <w:p w14:paraId="524898C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1.22(0.86-1.74)</w:t>
            </w:r>
          </w:p>
          <w:p w14:paraId="46197BD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5AB0720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1.18(0.75-1.86)</w:t>
            </w:r>
          </w:p>
          <w:p w14:paraId="3E13FDC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1.51(0.81-2.89)</w:t>
            </w:r>
          </w:p>
          <w:p w14:paraId="1FFB2604"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w:t>
            </w:r>
          </w:p>
        </w:tc>
      </w:tr>
      <w:tr w:rsidR="00F25B07" w14:paraId="34E0FE3A" w14:textId="77777777" w:rsidTr="00F25B07">
        <w:tc>
          <w:tcPr>
            <w:tcW w:w="1260" w:type="dxa"/>
            <w:tcBorders>
              <w:top w:val="single" w:sz="4" w:space="0" w:color="auto"/>
              <w:left w:val="single" w:sz="4" w:space="0" w:color="auto"/>
              <w:bottom w:val="single" w:sz="4" w:space="0" w:color="auto"/>
              <w:right w:val="single" w:sz="4" w:space="0" w:color="auto"/>
            </w:tcBorders>
          </w:tcPr>
          <w:p w14:paraId="4BED52B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Kibera</w:t>
            </w:r>
          </w:p>
        </w:tc>
        <w:tc>
          <w:tcPr>
            <w:tcW w:w="1440" w:type="dxa"/>
            <w:tcBorders>
              <w:top w:val="single" w:sz="4" w:space="0" w:color="auto"/>
              <w:left w:val="single" w:sz="4" w:space="0" w:color="auto"/>
              <w:bottom w:val="single" w:sz="4" w:space="0" w:color="auto"/>
              <w:right w:val="single" w:sz="4" w:space="0" w:color="auto"/>
            </w:tcBorders>
          </w:tcPr>
          <w:p w14:paraId="6A8B188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753A28B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53383371" w14:textId="77777777" w:rsidR="00F25B07" w:rsidRDefault="00F25B07" w:rsidP="001E7B72">
            <w:pPr>
              <w:spacing w:after="0" w:line="240" w:lineRule="auto"/>
              <w:rPr>
                <w:rFonts w:ascii="Times New Roman" w:hAnsi="Times New Roman" w:cs="Times New Roman"/>
                <w:sz w:val="22"/>
                <w:szCs w:val="22"/>
                <w:lang w:val="en-US"/>
              </w:rPr>
            </w:pPr>
          </w:p>
          <w:p w14:paraId="2E1A5CC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4466194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1BE3C01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0B4CCDE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1C84F74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34104EF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170" w:type="dxa"/>
            <w:tcBorders>
              <w:top w:val="single" w:sz="4" w:space="0" w:color="auto"/>
              <w:left w:val="single" w:sz="4" w:space="0" w:color="auto"/>
              <w:bottom w:val="single" w:sz="4" w:space="0" w:color="auto"/>
              <w:right w:val="single" w:sz="4" w:space="0" w:color="auto"/>
            </w:tcBorders>
          </w:tcPr>
          <w:p w14:paraId="70B3301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472</w:t>
            </w:r>
          </w:p>
          <w:p w14:paraId="254845E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341</w:t>
            </w:r>
          </w:p>
          <w:p w14:paraId="60ADC80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5E018C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44</w:t>
            </w:r>
          </w:p>
          <w:p w14:paraId="0123486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230</w:t>
            </w:r>
          </w:p>
          <w:p w14:paraId="419DADE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439</w:t>
            </w:r>
          </w:p>
          <w:p w14:paraId="59243A0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95</w:t>
            </w:r>
          </w:p>
          <w:p w14:paraId="5DD2E0B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w:t>
            </w:r>
          </w:p>
          <w:p w14:paraId="7E034223"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813</w:t>
            </w:r>
          </w:p>
        </w:tc>
        <w:tc>
          <w:tcPr>
            <w:tcW w:w="1530" w:type="dxa"/>
            <w:tcBorders>
              <w:top w:val="single" w:sz="4" w:space="0" w:color="auto"/>
              <w:left w:val="single" w:sz="4" w:space="0" w:color="auto"/>
              <w:bottom w:val="single" w:sz="4" w:space="0" w:color="auto"/>
              <w:right w:val="single" w:sz="4" w:space="0" w:color="auto"/>
            </w:tcBorders>
          </w:tcPr>
          <w:p w14:paraId="5E0D365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147</w:t>
            </w:r>
          </w:p>
          <w:p w14:paraId="3BEBA58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94</w:t>
            </w:r>
          </w:p>
          <w:p w14:paraId="5A398BF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CBBB32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w:t>
            </w:r>
          </w:p>
          <w:p w14:paraId="77D6093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23</w:t>
            </w:r>
          </w:p>
          <w:p w14:paraId="692C2F1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165</w:t>
            </w:r>
          </w:p>
          <w:p w14:paraId="5F1844E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49</w:t>
            </w:r>
          </w:p>
          <w:p w14:paraId="4119065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w:t>
            </w:r>
          </w:p>
          <w:p w14:paraId="781469E7"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241</w:t>
            </w:r>
          </w:p>
        </w:tc>
        <w:tc>
          <w:tcPr>
            <w:tcW w:w="2160" w:type="dxa"/>
            <w:tcBorders>
              <w:top w:val="single" w:sz="4" w:space="0" w:color="auto"/>
              <w:left w:val="single" w:sz="4" w:space="0" w:color="auto"/>
              <w:bottom w:val="single" w:sz="4" w:space="0" w:color="auto"/>
              <w:right w:val="single" w:sz="4" w:space="0" w:color="auto"/>
            </w:tcBorders>
          </w:tcPr>
          <w:p w14:paraId="422FB54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31.1(27.0-35.5)</w:t>
            </w:r>
          </w:p>
          <w:p w14:paraId="3B4985D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27.6(22.9-32.6)</w:t>
            </w:r>
          </w:p>
          <w:p w14:paraId="0EA11D7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5F34DB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4.6(0.6-15.5)</w:t>
            </w:r>
          </w:p>
          <w:p w14:paraId="71F870B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10.0(6.5-14.6)</w:t>
            </w:r>
          </w:p>
          <w:p w14:paraId="630A030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37.6(33.0-42.3)</w:t>
            </w:r>
          </w:p>
          <w:p w14:paraId="122269C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51.6(41.1-62.0)</w:t>
            </w:r>
          </w:p>
          <w:p w14:paraId="4D40A90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40.0(5.3-85.3)</w:t>
            </w:r>
          </w:p>
          <w:p w14:paraId="44A1FC36"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29.6(26.5-32.9)</w:t>
            </w:r>
          </w:p>
        </w:tc>
        <w:tc>
          <w:tcPr>
            <w:tcW w:w="2250" w:type="dxa"/>
            <w:tcBorders>
              <w:top w:val="single" w:sz="4" w:space="0" w:color="auto"/>
              <w:left w:val="single" w:sz="4" w:space="0" w:color="auto"/>
              <w:bottom w:val="single" w:sz="4" w:space="0" w:color="auto"/>
              <w:right w:val="single" w:sz="4" w:space="0" w:color="auto"/>
            </w:tcBorders>
          </w:tcPr>
          <w:p w14:paraId="4EE5C28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26.5(21.3-32.0)</w:t>
            </w:r>
          </w:p>
          <w:p w14:paraId="5F64834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25.6(19.9-31.8)</w:t>
            </w:r>
          </w:p>
          <w:p w14:paraId="2E0CB9D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3941794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4.5(0.2-13.6)</w:t>
            </w:r>
          </w:p>
          <w:p w14:paraId="1FD6069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4.7(0.4-10.5)</w:t>
            </w:r>
          </w:p>
          <w:p w14:paraId="70C77D0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35.7(29.2-42.5)</w:t>
            </w:r>
          </w:p>
          <w:p w14:paraId="3013B1B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52.1(39.7-64.6)</w:t>
            </w:r>
          </w:p>
          <w:p w14:paraId="7E96447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40.9(4.5-883.8)</w:t>
            </w:r>
          </w:p>
          <w:p w14:paraId="65CCD0BC"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26.0(21.4-30.9)</w:t>
            </w:r>
          </w:p>
        </w:tc>
        <w:tc>
          <w:tcPr>
            <w:tcW w:w="1710" w:type="dxa"/>
            <w:tcBorders>
              <w:top w:val="single" w:sz="4" w:space="0" w:color="auto"/>
              <w:left w:val="single" w:sz="4" w:space="0" w:color="auto"/>
              <w:bottom w:val="single" w:sz="4" w:space="0" w:color="auto"/>
              <w:right w:val="single" w:sz="4" w:space="0" w:color="auto"/>
            </w:tcBorders>
          </w:tcPr>
          <w:p w14:paraId="7D7097C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637BCB8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0.9(0.65-1.24)</w:t>
            </w:r>
          </w:p>
          <w:p w14:paraId="1F3C5EF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A1366B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0.15(0.06-0.38)</w:t>
            </w:r>
          </w:p>
          <w:p w14:paraId="0559786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0.2(0.13-0.32)</w:t>
            </w:r>
          </w:p>
          <w:p w14:paraId="546C675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5DC5A50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1.82(1.16-2.84)</w:t>
            </w:r>
          </w:p>
          <w:p w14:paraId="025A2797"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1.05(0.26-4.01)</w:t>
            </w:r>
          </w:p>
          <w:p w14:paraId="57AD77F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w:t>
            </w:r>
          </w:p>
        </w:tc>
      </w:tr>
      <w:tr w:rsidR="00F25B07" w14:paraId="6832DD4E" w14:textId="77777777" w:rsidTr="00F25B07">
        <w:tc>
          <w:tcPr>
            <w:tcW w:w="1260" w:type="dxa"/>
            <w:tcBorders>
              <w:top w:val="single" w:sz="4" w:space="0" w:color="auto"/>
              <w:left w:val="single" w:sz="4" w:space="0" w:color="auto"/>
              <w:bottom w:val="single" w:sz="4" w:space="0" w:color="auto"/>
              <w:right w:val="single" w:sz="4" w:space="0" w:color="auto"/>
            </w:tcBorders>
          </w:tcPr>
          <w:p w14:paraId="3685D55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Manyatta</w:t>
            </w:r>
          </w:p>
        </w:tc>
        <w:tc>
          <w:tcPr>
            <w:tcW w:w="1440" w:type="dxa"/>
            <w:tcBorders>
              <w:top w:val="single" w:sz="4" w:space="0" w:color="auto"/>
              <w:left w:val="single" w:sz="4" w:space="0" w:color="auto"/>
              <w:bottom w:val="single" w:sz="4" w:space="0" w:color="auto"/>
              <w:right w:val="single" w:sz="4" w:space="0" w:color="auto"/>
            </w:tcBorders>
          </w:tcPr>
          <w:p w14:paraId="4755E4B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4533005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50A1D41D" w14:textId="77777777" w:rsidR="00F25B07" w:rsidRDefault="00F25B07" w:rsidP="001E7B72">
            <w:pPr>
              <w:spacing w:after="0" w:line="240" w:lineRule="auto"/>
              <w:rPr>
                <w:rFonts w:ascii="Times New Roman" w:hAnsi="Times New Roman" w:cs="Times New Roman"/>
                <w:sz w:val="22"/>
                <w:szCs w:val="22"/>
                <w:lang w:val="en-US"/>
              </w:rPr>
            </w:pPr>
          </w:p>
          <w:p w14:paraId="6B533EB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7398E43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4B77083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3081F1E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042AFEC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007D889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170" w:type="dxa"/>
            <w:tcBorders>
              <w:top w:val="single" w:sz="4" w:space="0" w:color="auto"/>
              <w:left w:val="single" w:sz="4" w:space="0" w:color="auto"/>
              <w:bottom w:val="single" w:sz="4" w:space="0" w:color="auto"/>
              <w:right w:val="single" w:sz="4" w:space="0" w:color="auto"/>
            </w:tcBorders>
          </w:tcPr>
          <w:p w14:paraId="6AEDD05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478</w:t>
            </w:r>
          </w:p>
          <w:p w14:paraId="405E580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323</w:t>
            </w:r>
          </w:p>
          <w:p w14:paraId="7E63A8E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 xml:space="preserve"> </w:t>
            </w:r>
          </w:p>
          <w:p w14:paraId="5052C39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w:t>
            </w:r>
          </w:p>
          <w:p w14:paraId="12272BE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03CB72B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474</w:t>
            </w:r>
          </w:p>
          <w:p w14:paraId="2EFD9D3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74</w:t>
            </w:r>
          </w:p>
          <w:p w14:paraId="5286328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w:t>
            </w:r>
          </w:p>
          <w:p w14:paraId="014D718A"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801</w:t>
            </w:r>
          </w:p>
        </w:tc>
        <w:tc>
          <w:tcPr>
            <w:tcW w:w="1530" w:type="dxa"/>
            <w:tcBorders>
              <w:top w:val="single" w:sz="4" w:space="0" w:color="auto"/>
              <w:left w:val="single" w:sz="4" w:space="0" w:color="auto"/>
              <w:bottom w:val="single" w:sz="4" w:space="0" w:color="auto"/>
              <w:right w:val="single" w:sz="4" w:space="0" w:color="auto"/>
            </w:tcBorders>
          </w:tcPr>
          <w:p w14:paraId="13095E5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147</w:t>
            </w:r>
          </w:p>
          <w:p w14:paraId="6975646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82</w:t>
            </w:r>
          </w:p>
          <w:p w14:paraId="5799DA9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 xml:space="preserve"> </w:t>
            </w:r>
          </w:p>
          <w:p w14:paraId="446384D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w:t>
            </w:r>
          </w:p>
          <w:p w14:paraId="38EBBF2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w:t>
            </w:r>
          </w:p>
          <w:p w14:paraId="471080C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163</w:t>
            </w:r>
          </w:p>
          <w:p w14:paraId="5F29FF3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29</w:t>
            </w:r>
          </w:p>
          <w:p w14:paraId="693059B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w:t>
            </w:r>
          </w:p>
          <w:p w14:paraId="7EEE8390"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229</w:t>
            </w:r>
          </w:p>
        </w:tc>
        <w:tc>
          <w:tcPr>
            <w:tcW w:w="2160" w:type="dxa"/>
            <w:tcBorders>
              <w:top w:val="single" w:sz="4" w:space="0" w:color="auto"/>
              <w:left w:val="single" w:sz="4" w:space="0" w:color="auto"/>
              <w:bottom w:val="single" w:sz="4" w:space="0" w:color="auto"/>
              <w:right w:val="single" w:sz="4" w:space="0" w:color="auto"/>
            </w:tcBorders>
          </w:tcPr>
          <w:p w14:paraId="1F3A337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30.8(26.6-35.1)</w:t>
            </w:r>
          </w:p>
          <w:p w14:paraId="16D4EAF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25.4(20.7-30.5)</w:t>
            </w:r>
          </w:p>
          <w:p w14:paraId="0147E3C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 xml:space="preserve"> </w:t>
            </w:r>
          </w:p>
          <w:p w14:paraId="3DFAD49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4.3(0.5-14.5)</w:t>
            </w:r>
          </w:p>
          <w:p w14:paraId="5AB96EC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15.4(10.6-21.2)</w:t>
            </w:r>
          </w:p>
          <w:p w14:paraId="16DBC52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34.4(30.1-38.9)</w:t>
            </w:r>
          </w:p>
          <w:p w14:paraId="082627A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39.2(28.0-51.2)</w:t>
            </w:r>
          </w:p>
          <w:p w14:paraId="3ACB1E8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45.5(16.8-76.6)</w:t>
            </w:r>
          </w:p>
          <w:p w14:paraId="1D5E44F5"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28.6(25.5-31.9)</w:t>
            </w:r>
          </w:p>
        </w:tc>
        <w:tc>
          <w:tcPr>
            <w:tcW w:w="2250" w:type="dxa"/>
            <w:tcBorders>
              <w:top w:val="single" w:sz="4" w:space="0" w:color="auto"/>
              <w:left w:val="single" w:sz="4" w:space="0" w:color="auto"/>
              <w:bottom w:val="single" w:sz="4" w:space="0" w:color="auto"/>
              <w:right w:val="single" w:sz="4" w:space="0" w:color="auto"/>
            </w:tcBorders>
          </w:tcPr>
          <w:p w14:paraId="49EC8C9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25.0(19.0-30.9)</w:t>
            </w:r>
          </w:p>
          <w:p w14:paraId="12DB7DB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22.3(15.3-29.2)</w:t>
            </w:r>
          </w:p>
          <w:p w14:paraId="09719F2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 xml:space="preserve"> </w:t>
            </w:r>
          </w:p>
          <w:p w14:paraId="66F4842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4.7(0.3-14.0)</w:t>
            </w:r>
          </w:p>
          <w:p w14:paraId="4D7F6B5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9.9(2.0-17.7)</w:t>
            </w:r>
          </w:p>
          <w:p w14:paraId="2C46D7C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31.4(24.2-38.2)</w:t>
            </w:r>
          </w:p>
          <w:p w14:paraId="34CFE27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37.3(23.9-51.2)</w:t>
            </w:r>
          </w:p>
          <w:p w14:paraId="262F3FB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45.0(14.9-77.1)</w:t>
            </w:r>
          </w:p>
          <w:p w14:paraId="7DAC9643"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23.7(17.9-29.1)</w:t>
            </w:r>
          </w:p>
        </w:tc>
        <w:tc>
          <w:tcPr>
            <w:tcW w:w="1710" w:type="dxa"/>
            <w:tcBorders>
              <w:top w:val="single" w:sz="4" w:space="0" w:color="auto"/>
              <w:left w:val="single" w:sz="4" w:space="0" w:color="auto"/>
              <w:bottom w:val="single" w:sz="4" w:space="0" w:color="auto"/>
              <w:right w:val="single" w:sz="4" w:space="0" w:color="auto"/>
            </w:tcBorders>
          </w:tcPr>
          <w:p w14:paraId="610D846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1(ref)</w:t>
            </w:r>
          </w:p>
          <w:p w14:paraId="5E9DF54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0.91(0.66-1.25)</w:t>
            </w:r>
          </w:p>
          <w:p w14:paraId="6CD7A10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 xml:space="preserve"> </w:t>
            </w:r>
          </w:p>
          <w:p w14:paraId="2749432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0.16(0.06-0.41)</w:t>
            </w:r>
          </w:p>
          <w:p w14:paraId="40A26FF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0.37(0.24-0.56)</w:t>
            </w:r>
          </w:p>
          <w:p w14:paraId="32ADF1B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561E6F3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1.26(0.76-2.08)</w:t>
            </w:r>
          </w:p>
          <w:p w14:paraId="689D6F3D"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1.4(0.47-4.02)</w:t>
            </w:r>
          </w:p>
          <w:p w14:paraId="7AC1645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w:t>
            </w:r>
          </w:p>
        </w:tc>
      </w:tr>
      <w:tr w:rsidR="00F25B07" w14:paraId="551AE7FA" w14:textId="77777777" w:rsidTr="00F25B07">
        <w:trPr>
          <w:trHeight w:val="2213"/>
        </w:trPr>
        <w:tc>
          <w:tcPr>
            <w:tcW w:w="1260" w:type="dxa"/>
            <w:tcBorders>
              <w:top w:val="single" w:sz="4" w:space="0" w:color="auto"/>
              <w:left w:val="single" w:sz="4" w:space="0" w:color="auto"/>
              <w:bottom w:val="single" w:sz="4" w:space="0" w:color="auto"/>
              <w:right w:val="single" w:sz="4" w:space="0" w:color="auto"/>
            </w:tcBorders>
          </w:tcPr>
          <w:p w14:paraId="0260DDA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lastRenderedPageBreak/>
              <w:t>Kilifi</w:t>
            </w:r>
          </w:p>
        </w:tc>
        <w:tc>
          <w:tcPr>
            <w:tcW w:w="1440" w:type="dxa"/>
            <w:tcBorders>
              <w:top w:val="single" w:sz="4" w:space="0" w:color="auto"/>
              <w:left w:val="single" w:sz="4" w:space="0" w:color="auto"/>
              <w:bottom w:val="single" w:sz="4" w:space="0" w:color="auto"/>
              <w:right w:val="single" w:sz="4" w:space="0" w:color="auto"/>
            </w:tcBorders>
          </w:tcPr>
          <w:p w14:paraId="5924A4E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6DD77CE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7EDF76DE" w14:textId="77777777" w:rsidR="00F25B07" w:rsidRDefault="00F25B07" w:rsidP="001E7B72">
            <w:pPr>
              <w:spacing w:after="0" w:line="240" w:lineRule="auto"/>
              <w:rPr>
                <w:rFonts w:ascii="Times New Roman" w:hAnsi="Times New Roman" w:cs="Times New Roman"/>
                <w:sz w:val="22"/>
                <w:szCs w:val="22"/>
                <w:lang w:val="en-US"/>
              </w:rPr>
            </w:pPr>
          </w:p>
          <w:p w14:paraId="5DE0117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780AF4F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5763C54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2993F4B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2C1F9B4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539485E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170" w:type="dxa"/>
            <w:tcBorders>
              <w:top w:val="single" w:sz="4" w:space="0" w:color="auto"/>
              <w:left w:val="single" w:sz="4" w:space="0" w:color="auto"/>
              <w:bottom w:val="single" w:sz="4" w:space="0" w:color="auto"/>
              <w:right w:val="single" w:sz="4" w:space="0" w:color="auto"/>
            </w:tcBorders>
          </w:tcPr>
          <w:p w14:paraId="03E1AE9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466</w:t>
            </w:r>
          </w:p>
          <w:p w14:paraId="03F4594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383</w:t>
            </w:r>
          </w:p>
          <w:p w14:paraId="50120B5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F4A609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96</w:t>
            </w:r>
          </w:p>
          <w:p w14:paraId="4369A74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4744124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306</w:t>
            </w:r>
          </w:p>
          <w:p w14:paraId="197D4D4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202</w:t>
            </w:r>
          </w:p>
          <w:p w14:paraId="770AC52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50</w:t>
            </w:r>
          </w:p>
          <w:p w14:paraId="733A6EFD"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849</w:t>
            </w:r>
          </w:p>
        </w:tc>
        <w:tc>
          <w:tcPr>
            <w:tcW w:w="1530" w:type="dxa"/>
            <w:tcBorders>
              <w:top w:val="single" w:sz="4" w:space="0" w:color="auto"/>
              <w:left w:val="single" w:sz="4" w:space="0" w:color="auto"/>
              <w:bottom w:val="single" w:sz="4" w:space="0" w:color="auto"/>
              <w:right w:val="single" w:sz="4" w:space="0" w:color="auto"/>
            </w:tcBorders>
          </w:tcPr>
          <w:p w14:paraId="23C0C97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140</w:t>
            </w:r>
          </w:p>
          <w:p w14:paraId="35FE715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86</w:t>
            </w:r>
          </w:p>
          <w:p w14:paraId="7D4EE18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62F10D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w:t>
            </w:r>
          </w:p>
          <w:p w14:paraId="66A5303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18</w:t>
            </w:r>
          </w:p>
          <w:p w14:paraId="6A37855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68</w:t>
            </w:r>
          </w:p>
          <w:p w14:paraId="6F03793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102</w:t>
            </w:r>
          </w:p>
          <w:p w14:paraId="734E945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32</w:t>
            </w:r>
          </w:p>
          <w:p w14:paraId="289E9C03"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226</w:t>
            </w:r>
          </w:p>
        </w:tc>
        <w:tc>
          <w:tcPr>
            <w:tcW w:w="2160" w:type="dxa"/>
            <w:tcBorders>
              <w:top w:val="single" w:sz="4" w:space="0" w:color="auto"/>
              <w:left w:val="single" w:sz="4" w:space="0" w:color="auto"/>
              <w:bottom w:val="single" w:sz="4" w:space="0" w:color="auto"/>
              <w:right w:val="single" w:sz="4" w:space="0" w:color="auto"/>
            </w:tcBorders>
          </w:tcPr>
          <w:p w14:paraId="67D3EC0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30.0(25.9-34.4)</w:t>
            </w:r>
          </w:p>
          <w:p w14:paraId="48132A6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22.5(18.4-27.0)</w:t>
            </w:r>
          </w:p>
          <w:p w14:paraId="224D908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14AF256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6.3(2.3-13.1)</w:t>
            </w:r>
          </w:p>
          <w:p w14:paraId="1E39978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9.2(5.6-14.2)</w:t>
            </w:r>
          </w:p>
          <w:p w14:paraId="22773D6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22.2(17.7-27.3)</w:t>
            </w:r>
          </w:p>
          <w:p w14:paraId="537C9CE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50.5(43.4-57.6)</w:t>
            </w:r>
          </w:p>
          <w:p w14:paraId="6E9CDC2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64.0(49.2-77.1)</w:t>
            </w:r>
          </w:p>
          <w:p w14:paraId="12B6BCE1"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26.6(23.7-29.7)</w:t>
            </w:r>
          </w:p>
        </w:tc>
        <w:tc>
          <w:tcPr>
            <w:tcW w:w="2250" w:type="dxa"/>
            <w:tcBorders>
              <w:top w:val="single" w:sz="4" w:space="0" w:color="auto"/>
              <w:left w:val="single" w:sz="4" w:space="0" w:color="auto"/>
              <w:bottom w:val="single" w:sz="4" w:space="0" w:color="auto"/>
              <w:right w:val="single" w:sz="4" w:space="0" w:color="auto"/>
            </w:tcBorders>
          </w:tcPr>
          <w:p w14:paraId="42B79B7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21.0(16.2-26.2)</w:t>
            </w:r>
          </w:p>
          <w:p w14:paraId="18D4BE7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13.6(9.5-18.3)</w:t>
            </w:r>
          </w:p>
          <w:p w14:paraId="349C7E1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729E8A3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3.3(0.2-9.5)</w:t>
            </w:r>
          </w:p>
          <w:p w14:paraId="4729CAA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4.0(0.3-9.7)</w:t>
            </w:r>
          </w:p>
          <w:p w14:paraId="295064F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18.3(11.8-24.8)</w:t>
            </w:r>
          </w:p>
          <w:p w14:paraId="0C3E8B6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51.1(42.5-60.1)</w:t>
            </w:r>
          </w:p>
          <w:p w14:paraId="567704A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67.8(51.6-83.1)</w:t>
            </w:r>
          </w:p>
          <w:p w14:paraId="2EFA356A"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17.5(13.6-21.8)</w:t>
            </w:r>
          </w:p>
        </w:tc>
        <w:tc>
          <w:tcPr>
            <w:tcW w:w="1710" w:type="dxa"/>
            <w:tcBorders>
              <w:top w:val="single" w:sz="4" w:space="0" w:color="auto"/>
              <w:left w:val="single" w:sz="4" w:space="0" w:color="auto"/>
              <w:bottom w:val="single" w:sz="4" w:space="0" w:color="auto"/>
              <w:right w:val="single" w:sz="4" w:space="0" w:color="auto"/>
            </w:tcBorders>
          </w:tcPr>
          <w:p w14:paraId="4FDFE69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1(ref) </w:t>
            </w:r>
          </w:p>
          <w:p w14:paraId="5B9D385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0.7(0.51-0.97)</w:t>
            </w:r>
          </w:p>
          <w:p w14:paraId="39866DF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753678B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0.28(0.12-0.57)</w:t>
            </w:r>
          </w:p>
          <w:p w14:paraId="45C1332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0.37(0.22-0.62)</w:t>
            </w:r>
          </w:p>
          <w:p w14:paraId="1FD568E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5926C6D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3.41(2.36-4.93)</w:t>
            </w:r>
          </w:p>
          <w:p w14:paraId="3FA77DF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5.56(3.06-10.22)</w:t>
            </w:r>
          </w:p>
          <w:p w14:paraId="17989F10"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w:t>
            </w:r>
          </w:p>
        </w:tc>
      </w:tr>
      <w:tr w:rsidR="00F25B07" w14:paraId="68A657A7" w14:textId="77777777" w:rsidTr="00F25B07">
        <w:tc>
          <w:tcPr>
            <w:tcW w:w="1260" w:type="dxa"/>
            <w:tcBorders>
              <w:top w:val="single" w:sz="4" w:space="0" w:color="auto"/>
              <w:left w:val="single" w:sz="4" w:space="0" w:color="auto"/>
              <w:bottom w:val="single" w:sz="4" w:space="0" w:color="auto"/>
              <w:right w:val="single" w:sz="4" w:space="0" w:color="auto"/>
            </w:tcBorders>
          </w:tcPr>
          <w:p w14:paraId="0442406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1"/>
                <w:szCs w:val="21"/>
                <w:lang w:val="en-US" w:eastAsia="zh-CN" w:bidi="ar"/>
              </w:rPr>
              <w:t>Korogocho/Viwandani</w:t>
            </w:r>
          </w:p>
        </w:tc>
        <w:tc>
          <w:tcPr>
            <w:tcW w:w="1440" w:type="dxa"/>
            <w:tcBorders>
              <w:top w:val="single" w:sz="4" w:space="0" w:color="auto"/>
              <w:left w:val="single" w:sz="4" w:space="0" w:color="auto"/>
              <w:bottom w:val="single" w:sz="4" w:space="0" w:color="auto"/>
              <w:right w:val="single" w:sz="4" w:space="0" w:color="auto"/>
            </w:tcBorders>
          </w:tcPr>
          <w:p w14:paraId="7CACABE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074C38A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12272AAE" w14:textId="77777777" w:rsidR="00F25B07" w:rsidRDefault="00F25B07" w:rsidP="001E7B72">
            <w:pPr>
              <w:spacing w:after="0" w:line="240" w:lineRule="auto"/>
              <w:rPr>
                <w:rFonts w:ascii="Times New Roman" w:hAnsi="Times New Roman" w:cs="Times New Roman"/>
                <w:sz w:val="22"/>
                <w:szCs w:val="22"/>
                <w:lang w:val="en-US"/>
              </w:rPr>
            </w:pPr>
          </w:p>
          <w:p w14:paraId="039D02E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3985C39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5BAC757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0223C76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31A66EF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58FC202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170" w:type="dxa"/>
            <w:tcBorders>
              <w:top w:val="single" w:sz="4" w:space="0" w:color="auto"/>
              <w:left w:val="single" w:sz="4" w:space="0" w:color="auto"/>
              <w:bottom w:val="single" w:sz="4" w:space="0" w:color="auto"/>
              <w:right w:val="single" w:sz="4" w:space="0" w:color="auto"/>
            </w:tcBorders>
          </w:tcPr>
          <w:p w14:paraId="5B6A2C8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403</w:t>
            </w:r>
          </w:p>
          <w:p w14:paraId="133BA91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446</w:t>
            </w:r>
          </w:p>
          <w:p w14:paraId="72D1991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DEBC04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91</w:t>
            </w:r>
          </w:p>
          <w:p w14:paraId="083B6BD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6AA4ABB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305</w:t>
            </w:r>
          </w:p>
          <w:p w14:paraId="4A5C3D1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4FA031E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w:t>
            </w:r>
          </w:p>
          <w:p w14:paraId="4FA784F8"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849</w:t>
            </w:r>
          </w:p>
        </w:tc>
        <w:tc>
          <w:tcPr>
            <w:tcW w:w="1530" w:type="dxa"/>
            <w:tcBorders>
              <w:top w:val="single" w:sz="4" w:space="0" w:color="auto"/>
              <w:left w:val="single" w:sz="4" w:space="0" w:color="auto"/>
              <w:bottom w:val="single" w:sz="4" w:space="0" w:color="auto"/>
              <w:right w:val="single" w:sz="4" w:space="0" w:color="auto"/>
            </w:tcBorders>
          </w:tcPr>
          <w:p w14:paraId="68A5095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32</w:t>
            </w:r>
          </w:p>
          <w:p w14:paraId="1E633F7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42</w:t>
            </w:r>
          </w:p>
          <w:p w14:paraId="6087A12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4E3E7A4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w:t>
            </w:r>
          </w:p>
          <w:p w14:paraId="4DE70F6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12</w:t>
            </w:r>
          </w:p>
          <w:p w14:paraId="3447A39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35</w:t>
            </w:r>
          </w:p>
          <w:p w14:paraId="3B5A926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23</w:t>
            </w:r>
          </w:p>
          <w:p w14:paraId="1CAFFB2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w:t>
            </w:r>
          </w:p>
          <w:p w14:paraId="26439AD5"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74</w:t>
            </w:r>
          </w:p>
        </w:tc>
        <w:tc>
          <w:tcPr>
            <w:tcW w:w="2160" w:type="dxa"/>
            <w:tcBorders>
              <w:top w:val="single" w:sz="4" w:space="0" w:color="auto"/>
              <w:left w:val="single" w:sz="4" w:space="0" w:color="auto"/>
              <w:bottom w:val="single" w:sz="4" w:space="0" w:color="auto"/>
              <w:right w:val="single" w:sz="4" w:space="0" w:color="auto"/>
            </w:tcBorders>
          </w:tcPr>
          <w:p w14:paraId="0A979AA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7.9(5.5-11.0)</w:t>
            </w:r>
          </w:p>
          <w:p w14:paraId="7515824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7.2(5.0-10.0)</w:t>
            </w:r>
          </w:p>
          <w:p w14:paraId="5534278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4CDC327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2.2(0.3-7.7)</w:t>
            </w:r>
          </w:p>
          <w:p w14:paraId="3687E3D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6.0(3.1-10.2)</w:t>
            </w:r>
          </w:p>
          <w:p w14:paraId="163C207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11.5(8.1-15.6)</w:t>
            </w:r>
          </w:p>
          <w:p w14:paraId="1BB771D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11.4(7.4-16.7)</w:t>
            </w:r>
          </w:p>
          <w:p w14:paraId="6798214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3.9(0.5-13.5)</w:t>
            </w:r>
          </w:p>
          <w:p w14:paraId="52423DAB"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8.7(6.9-10.8)</w:t>
            </w:r>
          </w:p>
        </w:tc>
        <w:tc>
          <w:tcPr>
            <w:tcW w:w="2250" w:type="dxa"/>
            <w:tcBorders>
              <w:top w:val="single" w:sz="4" w:space="0" w:color="auto"/>
              <w:left w:val="single" w:sz="4" w:space="0" w:color="auto"/>
              <w:bottom w:val="single" w:sz="4" w:space="0" w:color="auto"/>
              <w:right w:val="single" w:sz="4" w:space="0" w:color="auto"/>
            </w:tcBorders>
          </w:tcPr>
          <w:p w14:paraId="7630604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5.1(1.7-9.1)</w:t>
            </w:r>
          </w:p>
          <w:p w14:paraId="38EA079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5.9(1.8-10.2)</w:t>
            </w:r>
          </w:p>
          <w:p w14:paraId="0532F61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F16B07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1.3(0.0-5.1)</w:t>
            </w:r>
          </w:p>
          <w:p w14:paraId="747C60E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2.1(0.0-6.4)</w:t>
            </w:r>
          </w:p>
          <w:p w14:paraId="629D728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7.4(2.1-12.6)</w:t>
            </w:r>
          </w:p>
          <w:p w14:paraId="4D406AC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7.2(1.3-13.3)</w:t>
            </w:r>
          </w:p>
          <w:p w14:paraId="3B4C5EA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2.5(0.0-9.3)</w:t>
            </w:r>
          </w:p>
          <w:p w14:paraId="7BD82620"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5.5(2.0-9.1)</w:t>
            </w:r>
          </w:p>
        </w:tc>
        <w:tc>
          <w:tcPr>
            <w:tcW w:w="1710" w:type="dxa"/>
            <w:tcBorders>
              <w:top w:val="single" w:sz="4" w:space="0" w:color="auto"/>
              <w:left w:val="single" w:sz="4" w:space="0" w:color="auto"/>
              <w:bottom w:val="single" w:sz="4" w:space="0" w:color="auto"/>
              <w:right w:val="single" w:sz="4" w:space="0" w:color="auto"/>
            </w:tcBorders>
          </w:tcPr>
          <w:p w14:paraId="2E3B845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1(ref) </w:t>
            </w:r>
          </w:p>
          <w:p w14:paraId="3C5030C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1.13(0.71-1.81)</w:t>
            </w:r>
          </w:p>
          <w:p w14:paraId="6B6D21B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4B2F28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0.3(0.1-0.76)</w:t>
            </w:r>
          </w:p>
          <w:p w14:paraId="700FBDF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0.56(0.3-1.04)</w:t>
            </w:r>
          </w:p>
          <w:p w14:paraId="26F6EBF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69C84B8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1.06(0.63-1.8)</w:t>
            </w:r>
          </w:p>
          <w:p w14:paraId="4405AB12"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0.45(0.14-1.2)</w:t>
            </w:r>
          </w:p>
          <w:p w14:paraId="28809A2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w:t>
            </w:r>
          </w:p>
        </w:tc>
      </w:tr>
    </w:tbl>
    <w:p w14:paraId="1C829357" w14:textId="77777777" w:rsidR="00793E04" w:rsidRDefault="00793E04" w:rsidP="00BF3292">
      <w:pPr>
        <w:spacing w:line="480" w:lineRule="auto"/>
        <w:jc w:val="both"/>
        <w:rPr>
          <w:rFonts w:ascii="Times New Roman" w:eastAsia="Times New Roman" w:hAnsi="Times New Roman" w:cs="Times New Roman"/>
          <w:sz w:val="22"/>
          <w:szCs w:val="22"/>
        </w:rPr>
      </w:pPr>
    </w:p>
    <w:p w14:paraId="507D962E" w14:textId="1D6A927D" w:rsidR="00E76E02" w:rsidRDefault="00125075" w:rsidP="00BF3292">
      <w:pPr>
        <w:spacing w:line="480" w:lineRule="auto"/>
        <w:jc w:val="both"/>
        <w:rPr>
          <w:rFonts w:ascii="Times New Roman" w:hAnsi="Times New Roman" w:cs="Times New Roman"/>
          <w:sz w:val="22"/>
          <w:szCs w:val="22"/>
        </w:rPr>
      </w:pPr>
      <w:r>
        <w:rPr>
          <w:rFonts w:ascii="Times New Roman" w:eastAsia="Times New Roman" w:hAnsi="Times New Roman" w:cs="Times New Roman"/>
          <w:sz w:val="22"/>
          <w:szCs w:val="22"/>
        </w:rPr>
        <w:t xml:space="preserve">Table 3. </w:t>
      </w:r>
      <w:r w:rsidR="00AA63EA">
        <w:rPr>
          <w:rFonts w:ascii="Times New Roman" w:eastAsia="Times New Roman" w:hAnsi="Times New Roman" w:cs="Times New Roman"/>
          <w:sz w:val="22"/>
          <w:szCs w:val="22"/>
        </w:rPr>
        <w:t>A</w:t>
      </w:r>
      <w:r>
        <w:rPr>
          <w:rFonts w:ascii="Times New Roman" w:eastAsia="Times New Roman" w:hAnsi="Times New Roman" w:cs="Times New Roman"/>
          <w:sz w:val="22"/>
          <w:szCs w:val="22"/>
        </w:rPr>
        <w:t xml:space="preserve">ge-and sex-related factors associated with </w:t>
      </w:r>
      <w:r w:rsidR="00AA63EA">
        <w:rPr>
          <w:rFonts w:ascii="Times New Roman" w:eastAsia="Times New Roman" w:hAnsi="Times New Roman" w:cs="Times New Roman"/>
          <w:sz w:val="22"/>
          <w:szCs w:val="22"/>
        </w:rPr>
        <w:t xml:space="preserve">DENV IgG </w:t>
      </w:r>
      <w:r>
        <w:rPr>
          <w:rFonts w:ascii="Times New Roman" w:eastAsia="Times New Roman" w:hAnsi="Times New Roman" w:cs="Times New Roman"/>
          <w:sz w:val="22"/>
          <w:szCs w:val="22"/>
        </w:rPr>
        <w:t>antibod</w:t>
      </w:r>
      <w:r w:rsidR="00AA63EA">
        <w:rPr>
          <w:rFonts w:ascii="Times New Roman" w:eastAsia="Times New Roman" w:hAnsi="Times New Roman" w:cs="Times New Roman"/>
          <w:sz w:val="22"/>
          <w:szCs w:val="22"/>
        </w:rPr>
        <w:t>y seropositivity</w:t>
      </w:r>
      <w:r>
        <w:rPr>
          <w:rFonts w:ascii="Times New Roman" w:eastAsia="Times New Roman" w:hAnsi="Times New Roman" w:cs="Times New Roman"/>
          <w:sz w:val="22"/>
          <w:szCs w:val="22"/>
        </w:rPr>
        <w:t xml:space="preserve"> across five health and demographic sites in Kenya</w:t>
      </w:r>
    </w:p>
    <w:tbl>
      <w:tblPr>
        <w:tblStyle w:val="TableGrid"/>
        <w:tblW w:w="10500" w:type="dxa"/>
        <w:tblInd w:w="-1235" w:type="dxa"/>
        <w:tblLayout w:type="fixed"/>
        <w:tblLook w:val="04A0" w:firstRow="1" w:lastRow="0" w:firstColumn="1" w:lastColumn="0" w:noHBand="0" w:noVBand="1"/>
      </w:tblPr>
      <w:tblGrid>
        <w:gridCol w:w="1073"/>
        <w:gridCol w:w="1471"/>
        <w:gridCol w:w="1296"/>
        <w:gridCol w:w="1440"/>
        <w:gridCol w:w="1710"/>
        <w:gridCol w:w="1620"/>
        <w:gridCol w:w="1890"/>
      </w:tblGrid>
      <w:tr w:rsidR="00F25B07" w14:paraId="10E3AD87" w14:textId="77777777" w:rsidTr="00F25B07">
        <w:trPr>
          <w:trHeight w:val="485"/>
        </w:trPr>
        <w:tc>
          <w:tcPr>
            <w:tcW w:w="1073" w:type="dxa"/>
            <w:tcBorders>
              <w:top w:val="single" w:sz="4" w:space="0" w:color="auto"/>
              <w:left w:val="single" w:sz="4" w:space="0" w:color="auto"/>
              <w:bottom w:val="single" w:sz="4" w:space="0" w:color="auto"/>
              <w:right w:val="single" w:sz="4" w:space="0" w:color="auto"/>
            </w:tcBorders>
          </w:tcPr>
          <w:p w14:paraId="7CF74DDB"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3672C105"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Site </w:t>
            </w:r>
          </w:p>
        </w:tc>
        <w:tc>
          <w:tcPr>
            <w:tcW w:w="1471" w:type="dxa"/>
            <w:tcBorders>
              <w:top w:val="single" w:sz="4" w:space="0" w:color="auto"/>
              <w:left w:val="single" w:sz="4" w:space="0" w:color="auto"/>
              <w:bottom w:val="single" w:sz="4" w:space="0" w:color="auto"/>
              <w:right w:val="single" w:sz="4" w:space="0" w:color="auto"/>
            </w:tcBorders>
          </w:tcPr>
          <w:p w14:paraId="6B63BD66"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6C65D110"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variable</w:t>
            </w:r>
          </w:p>
        </w:tc>
        <w:tc>
          <w:tcPr>
            <w:tcW w:w="1296" w:type="dxa"/>
            <w:tcBorders>
              <w:top w:val="single" w:sz="4" w:space="0" w:color="auto"/>
              <w:left w:val="single" w:sz="4" w:space="0" w:color="auto"/>
              <w:bottom w:val="single" w:sz="4" w:space="0" w:color="auto"/>
              <w:right w:val="single" w:sz="4" w:space="0" w:color="auto"/>
            </w:tcBorders>
          </w:tcPr>
          <w:p w14:paraId="191238F1"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6B1F3F34"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Samples</w:t>
            </w:r>
          </w:p>
        </w:tc>
        <w:tc>
          <w:tcPr>
            <w:tcW w:w="1440" w:type="dxa"/>
            <w:tcBorders>
              <w:top w:val="single" w:sz="4" w:space="0" w:color="auto"/>
              <w:left w:val="single" w:sz="4" w:space="0" w:color="auto"/>
              <w:bottom w:val="single" w:sz="4" w:space="0" w:color="auto"/>
              <w:right w:val="single" w:sz="4" w:space="0" w:color="auto"/>
            </w:tcBorders>
          </w:tcPr>
          <w:p w14:paraId="28C89CF0"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Seropositive</w:t>
            </w:r>
          </w:p>
          <w:p w14:paraId="33395E02"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samples</w:t>
            </w:r>
          </w:p>
        </w:tc>
        <w:tc>
          <w:tcPr>
            <w:tcW w:w="1710" w:type="dxa"/>
            <w:tcBorders>
              <w:top w:val="single" w:sz="4" w:space="0" w:color="auto"/>
              <w:left w:val="single" w:sz="4" w:space="0" w:color="auto"/>
              <w:bottom w:val="single" w:sz="4" w:space="0" w:color="auto"/>
              <w:right w:val="single" w:sz="4" w:space="0" w:color="auto"/>
            </w:tcBorders>
          </w:tcPr>
          <w:p w14:paraId="3AD83CC2"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Crude prevalence (%)</w:t>
            </w:r>
          </w:p>
        </w:tc>
        <w:tc>
          <w:tcPr>
            <w:tcW w:w="1620" w:type="dxa"/>
            <w:tcBorders>
              <w:top w:val="single" w:sz="4" w:space="0" w:color="auto"/>
              <w:left w:val="single" w:sz="4" w:space="0" w:color="auto"/>
              <w:bottom w:val="single" w:sz="4" w:space="0" w:color="auto"/>
              <w:right w:val="single" w:sz="4" w:space="0" w:color="auto"/>
            </w:tcBorders>
          </w:tcPr>
          <w:p w14:paraId="27D4E7A6"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Adjusted </w:t>
            </w:r>
          </w:p>
          <w:p w14:paraId="2DC7A538"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Prevalence (%)</w:t>
            </w:r>
          </w:p>
        </w:tc>
        <w:tc>
          <w:tcPr>
            <w:tcW w:w="1890" w:type="dxa"/>
            <w:tcBorders>
              <w:top w:val="single" w:sz="4" w:space="0" w:color="auto"/>
              <w:left w:val="single" w:sz="4" w:space="0" w:color="auto"/>
              <w:bottom w:val="single" w:sz="4" w:space="0" w:color="auto"/>
              <w:right w:val="single" w:sz="4" w:space="0" w:color="auto"/>
            </w:tcBorders>
          </w:tcPr>
          <w:p w14:paraId="5F1A2DFB" w14:textId="77777777" w:rsidR="00F25B07" w:rsidRDefault="00F25B07" w:rsidP="00BF3292">
            <w:pPr>
              <w:spacing w:after="0" w:line="480" w:lineRule="auto"/>
              <w:rPr>
                <w:rFonts w:ascii="Times New Roman" w:hAnsi="Times New Roman" w:cs="Times New Roman"/>
                <w:sz w:val="22"/>
                <w:szCs w:val="22"/>
                <w:lang w:val="en-US"/>
              </w:rPr>
            </w:pPr>
          </w:p>
          <w:p w14:paraId="0A62F1D2"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aOR</w:t>
            </w:r>
          </w:p>
        </w:tc>
      </w:tr>
      <w:tr w:rsidR="00F25B07" w14:paraId="75A05014" w14:textId="77777777" w:rsidTr="00F25B07">
        <w:trPr>
          <w:trHeight w:val="2290"/>
        </w:trPr>
        <w:tc>
          <w:tcPr>
            <w:tcW w:w="1073" w:type="dxa"/>
            <w:tcBorders>
              <w:top w:val="single" w:sz="4" w:space="0" w:color="auto"/>
              <w:left w:val="single" w:sz="4" w:space="0" w:color="auto"/>
              <w:bottom w:val="single" w:sz="4" w:space="0" w:color="auto"/>
              <w:right w:val="single" w:sz="4" w:space="0" w:color="auto"/>
            </w:tcBorders>
          </w:tcPr>
          <w:p w14:paraId="0984DC4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Asembo</w:t>
            </w:r>
          </w:p>
        </w:tc>
        <w:tc>
          <w:tcPr>
            <w:tcW w:w="1471" w:type="dxa"/>
            <w:tcBorders>
              <w:top w:val="single" w:sz="4" w:space="0" w:color="auto"/>
              <w:left w:val="single" w:sz="4" w:space="0" w:color="auto"/>
              <w:bottom w:val="single" w:sz="4" w:space="0" w:color="auto"/>
              <w:right w:val="single" w:sz="4" w:space="0" w:color="auto"/>
            </w:tcBorders>
          </w:tcPr>
          <w:p w14:paraId="4903472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1DCDF90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01D6D15E" w14:textId="77777777" w:rsidR="00F25B07" w:rsidRDefault="00F25B07" w:rsidP="001E7B72">
            <w:pPr>
              <w:spacing w:after="0" w:line="240" w:lineRule="auto"/>
              <w:jc w:val="both"/>
              <w:rPr>
                <w:rFonts w:ascii="Times New Roman" w:hAnsi="Times New Roman" w:cs="Times New Roman"/>
                <w:sz w:val="22"/>
                <w:szCs w:val="22"/>
                <w:lang w:val="en-US"/>
              </w:rPr>
            </w:pPr>
          </w:p>
          <w:p w14:paraId="292ABE7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67DABC3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4D73960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664F2A5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0617198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3F3A268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296" w:type="dxa"/>
            <w:tcBorders>
              <w:top w:val="single" w:sz="4" w:space="0" w:color="auto"/>
              <w:left w:val="single" w:sz="4" w:space="0" w:color="auto"/>
              <w:bottom w:val="single" w:sz="4" w:space="0" w:color="auto"/>
              <w:right w:val="single" w:sz="4" w:space="0" w:color="auto"/>
            </w:tcBorders>
          </w:tcPr>
          <w:p w14:paraId="34E5F45F"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478</w:t>
            </w:r>
          </w:p>
          <w:p w14:paraId="74DCB1B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375</w:t>
            </w:r>
          </w:p>
          <w:p w14:paraId="519B4F3D" w14:textId="77777777" w:rsidR="00F25B07" w:rsidRDefault="00F25B07" w:rsidP="001E7B72">
            <w:pPr>
              <w:spacing w:after="0" w:line="240" w:lineRule="auto"/>
              <w:jc w:val="both"/>
              <w:rPr>
                <w:rFonts w:ascii="Times New Roman" w:hAnsi="Times New Roman" w:cs="Times New Roman"/>
                <w:sz w:val="22"/>
                <w:szCs w:val="22"/>
                <w:lang w:val="en-US"/>
              </w:rPr>
            </w:pPr>
          </w:p>
          <w:p w14:paraId="4E3BBE3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72</w:t>
            </w:r>
          </w:p>
          <w:p w14:paraId="64FC07E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278</w:t>
            </w:r>
          </w:p>
          <w:p w14:paraId="33C852A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330</w:t>
            </w:r>
          </w:p>
          <w:p w14:paraId="2716D44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113</w:t>
            </w:r>
          </w:p>
          <w:p w14:paraId="31DAE0A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60</w:t>
            </w:r>
          </w:p>
          <w:p w14:paraId="34E8D18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853</w:t>
            </w:r>
          </w:p>
        </w:tc>
        <w:tc>
          <w:tcPr>
            <w:tcW w:w="1440" w:type="dxa"/>
            <w:tcBorders>
              <w:top w:val="single" w:sz="4" w:space="0" w:color="auto"/>
              <w:left w:val="single" w:sz="4" w:space="0" w:color="auto"/>
              <w:bottom w:val="single" w:sz="4" w:space="0" w:color="auto"/>
              <w:right w:val="single" w:sz="4" w:space="0" w:color="auto"/>
            </w:tcBorders>
          </w:tcPr>
          <w:p w14:paraId="62BB6C6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4B3B94DF"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w:t>
            </w:r>
          </w:p>
          <w:p w14:paraId="47CB11D8" w14:textId="77777777" w:rsidR="00F25B07" w:rsidRDefault="00F25B07" w:rsidP="001E7B72">
            <w:pPr>
              <w:spacing w:after="0" w:line="240" w:lineRule="auto"/>
              <w:jc w:val="both"/>
              <w:rPr>
                <w:rFonts w:ascii="Times New Roman" w:hAnsi="Times New Roman" w:cs="Times New Roman"/>
                <w:sz w:val="22"/>
                <w:szCs w:val="22"/>
                <w:lang w:val="en-US"/>
              </w:rPr>
            </w:pPr>
          </w:p>
          <w:p w14:paraId="5478555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276F14E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6B82503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w:t>
            </w:r>
          </w:p>
          <w:p w14:paraId="014B32F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3CEE9BA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3</w:t>
            </w:r>
          </w:p>
          <w:p w14:paraId="28D6F7F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6</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59F2B16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0.8(0.2-2.1)</w:t>
            </w:r>
          </w:p>
          <w:p w14:paraId="4E8D19A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0.5(0.0-1.9)</w:t>
            </w:r>
          </w:p>
          <w:p w14:paraId="161F10D0" w14:textId="77777777" w:rsidR="00F25B07" w:rsidRDefault="00F25B07" w:rsidP="001E7B72">
            <w:pPr>
              <w:spacing w:after="0" w:line="240" w:lineRule="auto"/>
              <w:jc w:val="both"/>
              <w:rPr>
                <w:rFonts w:ascii="Times New Roman" w:hAnsi="Times New Roman" w:cs="Times New Roman"/>
                <w:sz w:val="22"/>
                <w:szCs w:val="22"/>
                <w:lang w:val="en-US" w:eastAsia="zh-CN"/>
              </w:rPr>
            </w:pPr>
          </w:p>
          <w:p w14:paraId="40D4C4E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0.0(0.0-5.0)</w:t>
            </w:r>
          </w:p>
          <w:p w14:paraId="3D933E8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0.0(0.0-1.3)</w:t>
            </w:r>
          </w:p>
          <w:p w14:paraId="54D325C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0.6(0.1-2.2)</w:t>
            </w:r>
          </w:p>
          <w:p w14:paraId="435DF20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0.9(0.0-4.8)</w:t>
            </w:r>
          </w:p>
          <w:p w14:paraId="0619E39D"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5.0(1.0-13.9)</w:t>
            </w:r>
          </w:p>
          <w:p w14:paraId="2A3DA9F2"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0.7(0.3-1.5)</w:t>
            </w:r>
            <w:r>
              <w:rPr>
                <w:rFonts w:ascii="Times New Roman" w:hAnsi="Times New Roman" w:cs="Times New Roman"/>
                <w:sz w:val="22"/>
                <w:szCs w:val="22"/>
                <w:lang w:val="en-US" w:eastAsia="zh-CN"/>
              </w:rPr>
              <w:t xml:space="preserve"> </w:t>
            </w:r>
          </w:p>
        </w:tc>
        <w:tc>
          <w:tcPr>
            <w:tcW w:w="1620" w:type="dxa"/>
            <w:tcBorders>
              <w:top w:val="single" w:sz="4" w:space="0" w:color="auto"/>
              <w:left w:val="single" w:sz="4" w:space="0" w:color="auto"/>
              <w:bottom w:val="single" w:sz="4" w:space="0" w:color="auto"/>
              <w:right w:val="single" w:sz="4" w:space="0" w:color="auto"/>
            </w:tcBorders>
          </w:tcPr>
          <w:p w14:paraId="7E4DB54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0.6(0.1-1.5)</w:t>
            </w:r>
          </w:p>
          <w:p w14:paraId="062F7FD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0.6(0.1-1.5)</w:t>
            </w:r>
          </w:p>
          <w:p w14:paraId="674927DC" w14:textId="77777777" w:rsidR="00F25B07" w:rsidRDefault="00F25B07" w:rsidP="001E7B72">
            <w:pPr>
              <w:spacing w:after="0" w:line="240" w:lineRule="auto"/>
              <w:jc w:val="both"/>
              <w:rPr>
                <w:rFonts w:ascii="Times New Roman" w:hAnsi="Times New Roman" w:cs="Times New Roman"/>
                <w:sz w:val="22"/>
                <w:szCs w:val="22"/>
                <w:lang w:val="en-US"/>
              </w:rPr>
            </w:pPr>
          </w:p>
          <w:p w14:paraId="7C8B164F"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0.8(0.0-3.8)</w:t>
            </w:r>
          </w:p>
          <w:p w14:paraId="7EE3CA6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0.2(0.0-1.1)</w:t>
            </w:r>
          </w:p>
          <w:p w14:paraId="03D905C6"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0.3(0.0-1.2)</w:t>
            </w:r>
          </w:p>
          <w:p w14:paraId="37BF388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0.7(0.0-3.2)</w:t>
            </w:r>
          </w:p>
          <w:p w14:paraId="3DE7497D"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3.8(0.0-11.5)</w:t>
            </w:r>
          </w:p>
          <w:p w14:paraId="6CFB02B8"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0.6(0.1-1.4)</w:t>
            </w:r>
            <w:r>
              <w:rPr>
                <w:rFonts w:ascii="Times New Roman" w:hAnsi="Times New Roman" w:cs="Times New Roman"/>
                <w:sz w:val="22"/>
                <w:szCs w:val="22"/>
                <w:lang w:val="en-US" w:eastAsia="zh-CN"/>
              </w:rPr>
              <w:t xml:space="preserve"> </w:t>
            </w:r>
          </w:p>
        </w:tc>
        <w:tc>
          <w:tcPr>
            <w:tcW w:w="1890" w:type="dxa"/>
            <w:tcBorders>
              <w:top w:val="single" w:sz="4" w:space="0" w:color="auto"/>
              <w:left w:val="single" w:sz="4" w:space="0" w:color="auto"/>
              <w:bottom w:val="single" w:sz="4" w:space="0" w:color="auto"/>
              <w:right w:val="single" w:sz="4" w:space="0" w:color="auto"/>
            </w:tcBorders>
          </w:tcPr>
          <w:p w14:paraId="74A4438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 xml:space="preserve">1(ref) </w:t>
            </w:r>
          </w:p>
          <w:p w14:paraId="5CBF877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0.87(0.29-2.51)</w:t>
            </w:r>
          </w:p>
          <w:p w14:paraId="3ABC5F42" w14:textId="77777777" w:rsidR="00F25B07" w:rsidRDefault="00F25B07" w:rsidP="001E7B72">
            <w:pPr>
              <w:spacing w:after="0" w:line="240" w:lineRule="auto"/>
              <w:jc w:val="both"/>
              <w:rPr>
                <w:rFonts w:ascii="Times New Roman" w:hAnsi="Times New Roman" w:cs="Times New Roman"/>
                <w:sz w:val="22"/>
                <w:szCs w:val="22"/>
                <w:lang w:val="en-US"/>
              </w:rPr>
            </w:pPr>
          </w:p>
          <w:p w14:paraId="679F32F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0.71(0.14-3.12)</w:t>
            </w:r>
          </w:p>
          <w:p w14:paraId="61729B8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0.57(0.15-1.94)</w:t>
            </w:r>
          </w:p>
          <w:p w14:paraId="04C5383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1D09D22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1.03(0.26-3.78)</w:t>
            </w:r>
          </w:p>
          <w:p w14:paraId="1CD0AD11"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2.93(0.77-9.86)</w:t>
            </w:r>
            <w:r>
              <w:rPr>
                <w:rFonts w:ascii="Times New Roman" w:hAnsi="Times New Roman" w:cs="Times New Roman"/>
                <w:sz w:val="22"/>
                <w:szCs w:val="22"/>
                <w:lang w:val="en-US" w:eastAsia="zh-CN"/>
              </w:rPr>
              <w:t xml:space="preserve"> </w:t>
            </w:r>
          </w:p>
          <w:p w14:paraId="0C8C18C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291E3A6C" w14:textId="77777777" w:rsidTr="00F25B07">
        <w:trPr>
          <w:trHeight w:val="2228"/>
        </w:trPr>
        <w:tc>
          <w:tcPr>
            <w:tcW w:w="1073" w:type="dxa"/>
            <w:tcBorders>
              <w:top w:val="single" w:sz="4" w:space="0" w:color="auto"/>
              <w:left w:val="single" w:sz="4" w:space="0" w:color="auto"/>
              <w:bottom w:val="single" w:sz="4" w:space="0" w:color="auto"/>
              <w:right w:val="single" w:sz="4" w:space="0" w:color="auto"/>
            </w:tcBorders>
          </w:tcPr>
          <w:p w14:paraId="222D06C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lastRenderedPageBreak/>
              <w:t>Kibera</w:t>
            </w:r>
          </w:p>
        </w:tc>
        <w:tc>
          <w:tcPr>
            <w:tcW w:w="1471" w:type="dxa"/>
            <w:tcBorders>
              <w:top w:val="single" w:sz="4" w:space="0" w:color="auto"/>
              <w:left w:val="single" w:sz="4" w:space="0" w:color="auto"/>
              <w:bottom w:val="single" w:sz="4" w:space="0" w:color="auto"/>
              <w:right w:val="single" w:sz="4" w:space="0" w:color="auto"/>
            </w:tcBorders>
          </w:tcPr>
          <w:p w14:paraId="3469CF5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5A442EA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04BE5B51" w14:textId="77777777" w:rsidR="00F25B07" w:rsidRDefault="00F25B07" w:rsidP="001E7B72">
            <w:pPr>
              <w:spacing w:after="0" w:line="240" w:lineRule="auto"/>
              <w:jc w:val="both"/>
              <w:rPr>
                <w:rFonts w:ascii="Times New Roman" w:hAnsi="Times New Roman" w:cs="Times New Roman"/>
                <w:sz w:val="22"/>
                <w:szCs w:val="22"/>
                <w:lang w:val="en-US"/>
              </w:rPr>
            </w:pPr>
          </w:p>
          <w:p w14:paraId="15C1F11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4C49ED5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4B223BF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7B62DF5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1B1E4B4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743A60E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w:t>
            </w:r>
          </w:p>
        </w:tc>
        <w:tc>
          <w:tcPr>
            <w:tcW w:w="1296" w:type="dxa"/>
            <w:tcBorders>
              <w:top w:val="single" w:sz="4" w:space="0" w:color="auto"/>
              <w:left w:val="single" w:sz="4" w:space="0" w:color="auto"/>
              <w:bottom w:val="single" w:sz="4" w:space="0" w:color="auto"/>
              <w:right w:val="single" w:sz="4" w:space="0" w:color="auto"/>
            </w:tcBorders>
          </w:tcPr>
          <w:p w14:paraId="7EA502D1"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472</w:t>
            </w:r>
          </w:p>
          <w:p w14:paraId="1B69F7E6"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341</w:t>
            </w:r>
          </w:p>
          <w:p w14:paraId="4B5802A7"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A6AA12E"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44</w:t>
            </w:r>
          </w:p>
          <w:p w14:paraId="37B61364"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230</w:t>
            </w:r>
          </w:p>
          <w:p w14:paraId="5F12A736"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439</w:t>
            </w:r>
          </w:p>
          <w:p w14:paraId="69A5B22F"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95</w:t>
            </w:r>
          </w:p>
          <w:p w14:paraId="14B1A0AD"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5</w:t>
            </w:r>
          </w:p>
          <w:p w14:paraId="7D6DBA07"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813</w:t>
            </w:r>
          </w:p>
        </w:tc>
        <w:tc>
          <w:tcPr>
            <w:tcW w:w="1440" w:type="dxa"/>
            <w:tcBorders>
              <w:top w:val="single" w:sz="4" w:space="0" w:color="auto"/>
              <w:left w:val="single" w:sz="4" w:space="0" w:color="auto"/>
              <w:bottom w:val="single" w:sz="4" w:space="0" w:color="auto"/>
              <w:right w:val="single" w:sz="4" w:space="0" w:color="auto"/>
            </w:tcBorders>
          </w:tcPr>
          <w:p w14:paraId="75868CAF"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10</w:t>
            </w:r>
          </w:p>
          <w:p w14:paraId="45D0163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5AF18443" w14:textId="77777777" w:rsidR="00F25B07" w:rsidRDefault="00F25B07" w:rsidP="001E7B72">
            <w:pPr>
              <w:spacing w:after="0" w:line="240" w:lineRule="auto"/>
              <w:jc w:val="both"/>
              <w:rPr>
                <w:rFonts w:ascii="Times New Roman" w:hAnsi="Times New Roman" w:cs="Times New Roman"/>
                <w:sz w:val="22"/>
                <w:szCs w:val="22"/>
                <w:lang w:val="en-US"/>
              </w:rPr>
            </w:pPr>
          </w:p>
          <w:p w14:paraId="7E6BEC5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0D566B9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6</w:t>
            </w:r>
          </w:p>
          <w:p w14:paraId="476A83A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7</w:t>
            </w:r>
          </w:p>
          <w:p w14:paraId="5C498AE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0C63066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4DF97DA0"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14</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775545A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2.1(1.0-3.9)</w:t>
            </w:r>
          </w:p>
          <w:p w14:paraId="1D5E126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1.2(0.3-3.0)</w:t>
            </w:r>
          </w:p>
          <w:p w14:paraId="3CF4C120" w14:textId="77777777" w:rsidR="00F25B07" w:rsidRDefault="00F25B07" w:rsidP="001E7B72">
            <w:pPr>
              <w:spacing w:after="0" w:line="240" w:lineRule="auto"/>
              <w:jc w:val="both"/>
              <w:rPr>
                <w:rFonts w:ascii="Times New Roman" w:hAnsi="Times New Roman" w:cs="Times New Roman"/>
                <w:sz w:val="22"/>
                <w:szCs w:val="22"/>
                <w:lang w:val="en-US"/>
              </w:rPr>
            </w:pPr>
          </w:p>
          <w:p w14:paraId="14A1BBF3"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0.0(0.0-8.0)</w:t>
            </w:r>
          </w:p>
          <w:p w14:paraId="1BB40C2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2.6(0.9-5.6)</w:t>
            </w:r>
          </w:p>
          <w:p w14:paraId="65431AD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1.6(0.6-3.3)</w:t>
            </w:r>
          </w:p>
          <w:p w14:paraId="5A68BE4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1.1(0.0-5.7)</w:t>
            </w:r>
          </w:p>
          <w:p w14:paraId="7F58C1B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0.0(0.0-52.2)</w:t>
            </w:r>
          </w:p>
          <w:p w14:paraId="0B0DA451"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1.7(1.0-2.9)</w:t>
            </w:r>
            <w:r>
              <w:rPr>
                <w:rFonts w:ascii="Times New Roman" w:hAnsi="Times New Roman" w:cs="Times New Roman"/>
                <w:sz w:val="22"/>
                <w:szCs w:val="22"/>
                <w:lang w:val="en-US" w:eastAsia="zh-CN"/>
              </w:rPr>
              <w:t xml:space="preserve"> </w:t>
            </w:r>
          </w:p>
        </w:tc>
        <w:tc>
          <w:tcPr>
            <w:tcW w:w="1620" w:type="dxa"/>
            <w:tcBorders>
              <w:top w:val="single" w:sz="4" w:space="0" w:color="auto"/>
              <w:left w:val="single" w:sz="4" w:space="0" w:color="auto"/>
              <w:bottom w:val="single" w:sz="4" w:space="0" w:color="auto"/>
              <w:right w:val="single" w:sz="4" w:space="0" w:color="auto"/>
            </w:tcBorders>
          </w:tcPr>
          <w:p w14:paraId="60D0204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0.6(0.1.8)</w:t>
            </w:r>
          </w:p>
          <w:p w14:paraId="2B724863"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0.7(0.1-1.9)</w:t>
            </w:r>
          </w:p>
          <w:p w14:paraId="5A4FD195" w14:textId="77777777" w:rsidR="00F25B07" w:rsidRDefault="00F25B07" w:rsidP="001E7B72">
            <w:pPr>
              <w:spacing w:after="0" w:line="240" w:lineRule="auto"/>
              <w:jc w:val="both"/>
              <w:rPr>
                <w:rFonts w:ascii="Times New Roman" w:hAnsi="Times New Roman" w:cs="Times New Roman"/>
                <w:sz w:val="22"/>
                <w:szCs w:val="22"/>
                <w:lang w:val="en-US"/>
              </w:rPr>
            </w:pPr>
          </w:p>
          <w:p w14:paraId="4328363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1.3(0.0-6.4)</w:t>
            </w:r>
          </w:p>
          <w:p w14:paraId="78B5BEB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0.8(0.0-3.0)</w:t>
            </w:r>
          </w:p>
          <w:p w14:paraId="6F6161C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0.3(0.0-1.3)</w:t>
            </w:r>
          </w:p>
          <w:p w14:paraId="05F18C5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0.9(0.0-3.7)</w:t>
            </w:r>
          </w:p>
          <w:p w14:paraId="1EA1356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8.0(0.0-39.7)</w:t>
            </w:r>
          </w:p>
          <w:p w14:paraId="298B784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0.7(0.1-1.6)</w:t>
            </w:r>
          </w:p>
        </w:tc>
        <w:tc>
          <w:tcPr>
            <w:tcW w:w="1890" w:type="dxa"/>
            <w:tcBorders>
              <w:top w:val="single" w:sz="4" w:space="0" w:color="auto"/>
              <w:left w:val="single" w:sz="4" w:space="0" w:color="auto"/>
              <w:bottom w:val="single" w:sz="4" w:space="0" w:color="auto"/>
              <w:right w:val="single" w:sz="4" w:space="0" w:color="auto"/>
            </w:tcBorders>
          </w:tcPr>
          <w:p w14:paraId="66931CC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34C3F35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0.9(0.65-1.24)</w:t>
            </w:r>
          </w:p>
          <w:p w14:paraId="5C5AD314" w14:textId="77777777" w:rsidR="00F25B07" w:rsidRDefault="00F25B07" w:rsidP="001E7B72">
            <w:pPr>
              <w:spacing w:after="0" w:line="240" w:lineRule="auto"/>
              <w:jc w:val="both"/>
              <w:rPr>
                <w:rFonts w:ascii="Times New Roman" w:hAnsi="Times New Roman" w:cs="Times New Roman"/>
                <w:sz w:val="22"/>
                <w:szCs w:val="22"/>
                <w:lang w:val="en-US"/>
              </w:rPr>
            </w:pPr>
          </w:p>
          <w:p w14:paraId="23607FE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0.15(0.06-0.38)</w:t>
            </w:r>
          </w:p>
          <w:p w14:paraId="4816BDD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0.2(0.13-0.32)</w:t>
            </w:r>
          </w:p>
          <w:p w14:paraId="2B7ED36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3B80E38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1.82(1.16-2.84)</w:t>
            </w:r>
          </w:p>
          <w:p w14:paraId="5AA53BA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1.05(0.26-4.01)</w:t>
            </w:r>
            <w:r>
              <w:rPr>
                <w:rFonts w:ascii="Times New Roman" w:hAnsi="Times New Roman" w:cs="Times New Roman"/>
                <w:sz w:val="22"/>
                <w:szCs w:val="22"/>
                <w:lang w:val="en-US" w:eastAsia="zh-CN"/>
              </w:rPr>
              <w:t xml:space="preserve"> </w:t>
            </w:r>
          </w:p>
          <w:p w14:paraId="0FED994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2F5A7614" w14:textId="77777777" w:rsidTr="00F25B07">
        <w:trPr>
          <w:trHeight w:val="2250"/>
        </w:trPr>
        <w:tc>
          <w:tcPr>
            <w:tcW w:w="1073" w:type="dxa"/>
            <w:tcBorders>
              <w:top w:val="single" w:sz="4" w:space="0" w:color="auto"/>
              <w:left w:val="single" w:sz="4" w:space="0" w:color="auto"/>
              <w:bottom w:val="single" w:sz="4" w:space="0" w:color="auto"/>
              <w:right w:val="single" w:sz="4" w:space="0" w:color="auto"/>
            </w:tcBorders>
          </w:tcPr>
          <w:p w14:paraId="07B3FDD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Manyatta</w:t>
            </w:r>
          </w:p>
        </w:tc>
        <w:tc>
          <w:tcPr>
            <w:tcW w:w="1471" w:type="dxa"/>
            <w:tcBorders>
              <w:top w:val="single" w:sz="4" w:space="0" w:color="auto"/>
              <w:left w:val="single" w:sz="4" w:space="0" w:color="auto"/>
              <w:bottom w:val="single" w:sz="4" w:space="0" w:color="auto"/>
              <w:right w:val="single" w:sz="4" w:space="0" w:color="auto"/>
            </w:tcBorders>
          </w:tcPr>
          <w:p w14:paraId="1F1E6C03"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6D22846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603F6BE4" w14:textId="77777777" w:rsidR="00F25B07" w:rsidRDefault="00F25B07" w:rsidP="001E7B72">
            <w:pPr>
              <w:spacing w:after="0" w:line="240" w:lineRule="auto"/>
              <w:jc w:val="both"/>
              <w:rPr>
                <w:rFonts w:ascii="Times New Roman" w:hAnsi="Times New Roman" w:cs="Times New Roman"/>
                <w:sz w:val="22"/>
                <w:szCs w:val="22"/>
                <w:lang w:val="en-US"/>
              </w:rPr>
            </w:pPr>
          </w:p>
          <w:p w14:paraId="7C1AF44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311B0C1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75AB60D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4AAFD2F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563CBE3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735A538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296" w:type="dxa"/>
            <w:tcBorders>
              <w:top w:val="single" w:sz="4" w:space="0" w:color="auto"/>
              <w:left w:val="single" w:sz="4" w:space="0" w:color="auto"/>
              <w:bottom w:val="single" w:sz="4" w:space="0" w:color="auto"/>
              <w:right w:val="single" w:sz="4" w:space="0" w:color="auto"/>
            </w:tcBorders>
          </w:tcPr>
          <w:p w14:paraId="6B43D63B"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478</w:t>
            </w:r>
          </w:p>
          <w:p w14:paraId="247E9470"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323</w:t>
            </w:r>
          </w:p>
          <w:p w14:paraId="27116208"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0EAA279"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47</w:t>
            </w:r>
          </w:p>
          <w:p w14:paraId="2467E66F"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40FFE812"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474</w:t>
            </w:r>
          </w:p>
          <w:p w14:paraId="3476D9C6"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74</w:t>
            </w:r>
          </w:p>
          <w:p w14:paraId="4E8D5599"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11</w:t>
            </w:r>
          </w:p>
          <w:p w14:paraId="1F19B22A"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801</w:t>
            </w:r>
          </w:p>
        </w:tc>
        <w:tc>
          <w:tcPr>
            <w:tcW w:w="1440" w:type="dxa"/>
            <w:tcBorders>
              <w:top w:val="single" w:sz="4" w:space="0" w:color="auto"/>
              <w:left w:val="single" w:sz="4" w:space="0" w:color="auto"/>
              <w:bottom w:val="single" w:sz="4" w:space="0" w:color="auto"/>
              <w:right w:val="single" w:sz="4" w:space="0" w:color="auto"/>
            </w:tcBorders>
          </w:tcPr>
          <w:p w14:paraId="37D4B81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14</w:t>
            </w:r>
          </w:p>
          <w:p w14:paraId="76A74B7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5</w:t>
            </w:r>
          </w:p>
          <w:p w14:paraId="0B06A013" w14:textId="77777777" w:rsidR="00F25B07" w:rsidRDefault="00F25B07" w:rsidP="001E7B72">
            <w:pPr>
              <w:spacing w:after="0" w:line="240" w:lineRule="auto"/>
              <w:jc w:val="both"/>
              <w:rPr>
                <w:rFonts w:ascii="Times New Roman" w:hAnsi="Times New Roman" w:cs="Times New Roman"/>
                <w:sz w:val="22"/>
                <w:szCs w:val="22"/>
                <w:lang w:val="en-US"/>
              </w:rPr>
            </w:pPr>
          </w:p>
          <w:p w14:paraId="1837A0D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29222AD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w:t>
            </w:r>
          </w:p>
          <w:p w14:paraId="1ED1CEE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15</w:t>
            </w:r>
          </w:p>
          <w:p w14:paraId="71FA224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w:t>
            </w:r>
          </w:p>
          <w:p w14:paraId="2401821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68E78749"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19</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153DF5C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2.9(1.6-4.9)</w:t>
            </w:r>
          </w:p>
          <w:p w14:paraId="050BA41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1.6(0.5-3.6)</w:t>
            </w:r>
          </w:p>
          <w:p w14:paraId="2AA318C4" w14:textId="77777777" w:rsidR="00F25B07" w:rsidRDefault="00F25B07" w:rsidP="001E7B72">
            <w:pPr>
              <w:spacing w:after="0" w:line="240" w:lineRule="auto"/>
              <w:jc w:val="both"/>
              <w:rPr>
                <w:rFonts w:ascii="Times New Roman" w:hAnsi="Times New Roman" w:cs="Times New Roman"/>
                <w:sz w:val="22"/>
                <w:szCs w:val="22"/>
                <w:lang w:val="en-US"/>
              </w:rPr>
            </w:pPr>
          </w:p>
          <w:p w14:paraId="4DF9EE3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0.0(0.0-7.6)</w:t>
            </w:r>
          </w:p>
          <w:p w14:paraId="0833C996"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1.0(0.1-3.7)</w:t>
            </w:r>
          </w:p>
          <w:p w14:paraId="45C935A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3.2(1.8-5.2)</w:t>
            </w:r>
          </w:p>
          <w:p w14:paraId="531CA11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2.7(0.3-9.4)</w:t>
            </w:r>
          </w:p>
          <w:p w14:paraId="0C5D8DA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0.0(0.0-28.5)</w:t>
            </w:r>
          </w:p>
          <w:p w14:paraId="7C1041BD"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2.4(1.4-3.7)</w:t>
            </w:r>
            <w:r>
              <w:rPr>
                <w:rFonts w:ascii="Times New Roman" w:hAnsi="Times New Roman" w:cs="Times New Roman"/>
                <w:sz w:val="22"/>
                <w:szCs w:val="22"/>
                <w:lang w:val="en-US" w:eastAsia="zh-CN"/>
              </w:rPr>
              <w:t xml:space="preserve"> </w:t>
            </w:r>
          </w:p>
        </w:tc>
        <w:tc>
          <w:tcPr>
            <w:tcW w:w="1620" w:type="dxa"/>
            <w:tcBorders>
              <w:top w:val="single" w:sz="4" w:space="0" w:color="auto"/>
              <w:left w:val="single" w:sz="4" w:space="0" w:color="auto"/>
              <w:bottom w:val="single" w:sz="4" w:space="0" w:color="auto"/>
              <w:right w:val="single" w:sz="4" w:space="0" w:color="auto"/>
            </w:tcBorders>
          </w:tcPr>
          <w:p w14:paraId="6DB6C14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0.8(0.1-2.1)</w:t>
            </w:r>
          </w:p>
          <w:p w14:paraId="1720A8F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0.8(0.1-2.1)</w:t>
            </w:r>
          </w:p>
          <w:p w14:paraId="5AFFD9FC" w14:textId="77777777" w:rsidR="00F25B07" w:rsidRDefault="00F25B07" w:rsidP="001E7B72">
            <w:pPr>
              <w:spacing w:after="0" w:line="240" w:lineRule="auto"/>
              <w:jc w:val="both"/>
              <w:rPr>
                <w:rFonts w:ascii="Times New Roman" w:hAnsi="Times New Roman" w:cs="Times New Roman"/>
                <w:sz w:val="22"/>
                <w:szCs w:val="22"/>
                <w:lang w:val="en-US"/>
              </w:rPr>
            </w:pPr>
          </w:p>
          <w:p w14:paraId="245A7DD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1.3(0.0-5.9)</w:t>
            </w:r>
          </w:p>
          <w:p w14:paraId="3E9ADDD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0.5(0.0-2.0)</w:t>
            </w:r>
          </w:p>
          <w:p w14:paraId="563DBCE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0.6(0.0-2.3)</w:t>
            </w:r>
          </w:p>
          <w:p w14:paraId="1983BE8F"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1.5(0.0-6.3)</w:t>
            </w:r>
          </w:p>
          <w:p w14:paraId="6E323DF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4.3(0.0-21.1)</w:t>
            </w:r>
          </w:p>
          <w:p w14:paraId="18808B58"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0.8(0.1-1.9)</w:t>
            </w:r>
            <w:r>
              <w:rPr>
                <w:rFonts w:ascii="Times New Roman" w:hAnsi="Times New Roman" w:cs="Times New Roman"/>
                <w:sz w:val="22"/>
                <w:szCs w:val="22"/>
                <w:lang w:val="en-US" w:eastAsia="zh-CN"/>
              </w:rPr>
              <w:t xml:space="preserve"> </w:t>
            </w:r>
          </w:p>
        </w:tc>
        <w:tc>
          <w:tcPr>
            <w:tcW w:w="1890" w:type="dxa"/>
            <w:tcBorders>
              <w:top w:val="single" w:sz="4" w:space="0" w:color="auto"/>
              <w:left w:val="single" w:sz="4" w:space="0" w:color="auto"/>
              <w:bottom w:val="single" w:sz="4" w:space="0" w:color="auto"/>
              <w:right w:val="single" w:sz="4" w:space="0" w:color="auto"/>
            </w:tcBorders>
          </w:tcPr>
          <w:p w14:paraId="166E7BA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 xml:space="preserve">1(ref) </w:t>
            </w:r>
          </w:p>
          <w:p w14:paraId="278955A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1.3(0.94-1.79)</w:t>
            </w:r>
          </w:p>
          <w:p w14:paraId="5AA6FDA5" w14:textId="77777777" w:rsidR="00F25B07" w:rsidRDefault="00F25B07" w:rsidP="001E7B72">
            <w:pPr>
              <w:spacing w:after="0" w:line="240" w:lineRule="auto"/>
              <w:jc w:val="both"/>
              <w:rPr>
                <w:rFonts w:ascii="Times New Roman" w:hAnsi="Times New Roman" w:cs="Times New Roman"/>
                <w:sz w:val="22"/>
                <w:szCs w:val="22"/>
                <w:lang w:val="en-US"/>
              </w:rPr>
            </w:pPr>
          </w:p>
          <w:p w14:paraId="535D7BF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0.2(0.09-0.38)</w:t>
            </w:r>
          </w:p>
          <w:p w14:paraId="446937C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0.38(0.24-0.58)</w:t>
            </w:r>
          </w:p>
          <w:p w14:paraId="138CA11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150D794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5.07(3.48-7.46)</w:t>
            </w:r>
          </w:p>
          <w:p w14:paraId="40F264E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10.96(5.42-23.56)</w:t>
            </w:r>
            <w:r>
              <w:rPr>
                <w:rFonts w:ascii="Times New Roman" w:hAnsi="Times New Roman" w:cs="Times New Roman"/>
                <w:sz w:val="22"/>
                <w:szCs w:val="22"/>
                <w:lang w:val="en-US" w:eastAsia="zh-CN"/>
              </w:rPr>
              <w:t xml:space="preserve"> </w:t>
            </w:r>
          </w:p>
          <w:p w14:paraId="2E167A3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08B97F8B" w14:textId="77777777" w:rsidTr="00F25B07">
        <w:trPr>
          <w:trHeight w:val="2298"/>
        </w:trPr>
        <w:tc>
          <w:tcPr>
            <w:tcW w:w="1073" w:type="dxa"/>
            <w:tcBorders>
              <w:top w:val="single" w:sz="4" w:space="0" w:color="auto"/>
              <w:left w:val="single" w:sz="4" w:space="0" w:color="auto"/>
              <w:bottom w:val="single" w:sz="4" w:space="0" w:color="auto"/>
              <w:right w:val="single" w:sz="4" w:space="0" w:color="auto"/>
            </w:tcBorders>
          </w:tcPr>
          <w:p w14:paraId="3C70B3A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Kilifi</w:t>
            </w:r>
          </w:p>
        </w:tc>
        <w:tc>
          <w:tcPr>
            <w:tcW w:w="1471" w:type="dxa"/>
            <w:tcBorders>
              <w:top w:val="single" w:sz="4" w:space="0" w:color="auto"/>
              <w:left w:val="single" w:sz="4" w:space="0" w:color="auto"/>
              <w:bottom w:val="single" w:sz="4" w:space="0" w:color="auto"/>
              <w:right w:val="single" w:sz="4" w:space="0" w:color="auto"/>
            </w:tcBorders>
          </w:tcPr>
          <w:p w14:paraId="4AA91E6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5501391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2AF87DCD" w14:textId="77777777" w:rsidR="00F25B07" w:rsidRDefault="00F25B07" w:rsidP="001E7B72">
            <w:pPr>
              <w:spacing w:after="0" w:line="240" w:lineRule="auto"/>
              <w:rPr>
                <w:rFonts w:ascii="Times New Roman" w:hAnsi="Times New Roman" w:cs="Times New Roman"/>
                <w:sz w:val="22"/>
                <w:szCs w:val="22"/>
                <w:lang w:val="en-US"/>
              </w:rPr>
            </w:pPr>
          </w:p>
          <w:p w14:paraId="19FEF5C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6527474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2EE752C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7B5F752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181E69B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61CA071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296" w:type="dxa"/>
            <w:tcBorders>
              <w:top w:val="single" w:sz="4" w:space="0" w:color="auto"/>
              <w:left w:val="single" w:sz="4" w:space="0" w:color="auto"/>
              <w:bottom w:val="single" w:sz="4" w:space="0" w:color="auto"/>
              <w:right w:val="single" w:sz="4" w:space="0" w:color="auto"/>
            </w:tcBorders>
          </w:tcPr>
          <w:p w14:paraId="1E7DE78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466</w:t>
            </w:r>
          </w:p>
          <w:p w14:paraId="5F26E88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383</w:t>
            </w:r>
          </w:p>
          <w:p w14:paraId="72B434E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65E46E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96</w:t>
            </w:r>
          </w:p>
          <w:p w14:paraId="69D3D72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7EF2B47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306</w:t>
            </w:r>
          </w:p>
          <w:p w14:paraId="4001E7E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202</w:t>
            </w:r>
          </w:p>
          <w:p w14:paraId="242AB5C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50</w:t>
            </w:r>
          </w:p>
          <w:p w14:paraId="158C6ED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849</w:t>
            </w:r>
          </w:p>
        </w:tc>
        <w:tc>
          <w:tcPr>
            <w:tcW w:w="1440" w:type="dxa"/>
            <w:tcBorders>
              <w:top w:val="single" w:sz="4" w:space="0" w:color="auto"/>
              <w:left w:val="single" w:sz="4" w:space="0" w:color="auto"/>
              <w:bottom w:val="single" w:sz="4" w:space="0" w:color="auto"/>
              <w:right w:val="single" w:sz="4" w:space="0" w:color="auto"/>
            </w:tcBorders>
          </w:tcPr>
          <w:p w14:paraId="4785A00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171</w:t>
            </w:r>
          </w:p>
          <w:p w14:paraId="6C59DA0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149</w:t>
            </w:r>
          </w:p>
          <w:p w14:paraId="4E0F21ED" w14:textId="77777777" w:rsidR="00F25B07" w:rsidRDefault="00F25B07" w:rsidP="001E7B72">
            <w:pPr>
              <w:spacing w:after="0" w:line="240" w:lineRule="auto"/>
              <w:rPr>
                <w:rFonts w:ascii="Times New Roman" w:hAnsi="Times New Roman" w:cs="Times New Roman"/>
                <w:sz w:val="22"/>
                <w:szCs w:val="22"/>
                <w:lang w:val="en-US"/>
              </w:rPr>
            </w:pPr>
          </w:p>
          <w:p w14:paraId="35956F0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w:t>
            </w:r>
          </w:p>
          <w:p w14:paraId="40D0D83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29</w:t>
            </w:r>
          </w:p>
          <w:p w14:paraId="2702FE0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97</w:t>
            </w:r>
          </w:p>
          <w:p w14:paraId="38D778A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143</w:t>
            </w:r>
          </w:p>
          <w:p w14:paraId="3D3B938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44</w:t>
            </w:r>
          </w:p>
          <w:p w14:paraId="3197701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320</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19B5131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36.7(32.3-41.3)</w:t>
            </w:r>
          </w:p>
          <w:p w14:paraId="52A9BA7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38.9(34.0-44.0)</w:t>
            </w:r>
          </w:p>
          <w:p w14:paraId="5464072E" w14:textId="77777777" w:rsidR="00F25B07" w:rsidRDefault="00F25B07" w:rsidP="001E7B72">
            <w:pPr>
              <w:spacing w:after="0" w:line="240" w:lineRule="auto"/>
              <w:rPr>
                <w:rFonts w:ascii="Times New Roman" w:hAnsi="Times New Roman" w:cs="Times New Roman"/>
                <w:sz w:val="22"/>
                <w:szCs w:val="22"/>
                <w:lang w:val="en-US"/>
              </w:rPr>
            </w:pPr>
          </w:p>
          <w:p w14:paraId="1C744B4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7.3(3.0-14.4)</w:t>
            </w:r>
          </w:p>
          <w:p w14:paraId="347894E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14.9(10.2-20.7)</w:t>
            </w:r>
          </w:p>
          <w:p w14:paraId="10F5E91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31.7(26.5-37.2)</w:t>
            </w:r>
          </w:p>
          <w:p w14:paraId="44FB080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70.8(64.0-77.0)</w:t>
            </w:r>
          </w:p>
          <w:p w14:paraId="6D6F6F4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88.0(75.7-95.5)</w:t>
            </w:r>
          </w:p>
          <w:p w14:paraId="670D9B6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37.7(34.4-41.0)</w:t>
            </w:r>
            <w:r>
              <w:rPr>
                <w:rFonts w:ascii="Times New Roman" w:hAnsi="Times New Roman" w:cs="Times New Roman"/>
                <w:sz w:val="22"/>
                <w:szCs w:val="22"/>
                <w:lang w:val="en-US" w:eastAsia="zh-CN"/>
              </w:rPr>
              <w:t xml:space="preserve"> </w:t>
            </w:r>
          </w:p>
        </w:tc>
        <w:tc>
          <w:tcPr>
            <w:tcW w:w="1620" w:type="dxa"/>
            <w:tcBorders>
              <w:top w:val="single" w:sz="4" w:space="0" w:color="auto"/>
              <w:left w:val="single" w:sz="4" w:space="0" w:color="auto"/>
              <w:bottom w:val="single" w:sz="4" w:space="0" w:color="auto"/>
              <w:right w:val="single" w:sz="4" w:space="0" w:color="auto"/>
            </w:tcBorders>
          </w:tcPr>
          <w:p w14:paraId="68068C2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23.2(18.3-29.0)</w:t>
            </w:r>
          </w:p>
          <w:p w14:paraId="5E3B006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25.8(20.4-31.6)</w:t>
            </w:r>
          </w:p>
          <w:p w14:paraId="188AE8D4" w14:textId="77777777" w:rsidR="00F25B07" w:rsidRDefault="00F25B07" w:rsidP="001E7B72">
            <w:pPr>
              <w:spacing w:after="0" w:line="240" w:lineRule="auto"/>
              <w:rPr>
                <w:rFonts w:ascii="Times New Roman" w:hAnsi="Times New Roman" w:cs="Times New Roman"/>
                <w:sz w:val="22"/>
                <w:szCs w:val="22"/>
                <w:lang w:val="en-US"/>
              </w:rPr>
            </w:pPr>
          </w:p>
          <w:p w14:paraId="2412C11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2.3(0.1-7.7)</w:t>
            </w:r>
          </w:p>
          <w:p w14:paraId="7E86726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4.6(0.2-12.3)</w:t>
            </w:r>
          </w:p>
          <w:p w14:paraId="06E004E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26.1(18.3-34.0)</w:t>
            </w:r>
          </w:p>
          <w:p w14:paraId="5B29EFC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75.5(66.0-85.7)</w:t>
            </w:r>
          </w:p>
          <w:p w14:paraId="72DFC26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93.1(80.3-99.8)</w:t>
            </w:r>
          </w:p>
          <w:p w14:paraId="0D3132C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24.4(20.0-29.4)</w:t>
            </w:r>
          </w:p>
        </w:tc>
        <w:tc>
          <w:tcPr>
            <w:tcW w:w="1890" w:type="dxa"/>
            <w:tcBorders>
              <w:top w:val="single" w:sz="4" w:space="0" w:color="auto"/>
              <w:left w:val="single" w:sz="4" w:space="0" w:color="auto"/>
              <w:bottom w:val="single" w:sz="4" w:space="0" w:color="auto"/>
              <w:right w:val="single" w:sz="4" w:space="0" w:color="auto"/>
            </w:tcBorders>
          </w:tcPr>
          <w:p w14:paraId="3376861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 xml:space="preserve">1(ref) </w:t>
            </w:r>
          </w:p>
          <w:p w14:paraId="6501F85D"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0.67(0.28-1.53)</w:t>
            </w:r>
          </w:p>
          <w:p w14:paraId="17A1FED9" w14:textId="77777777" w:rsidR="00F25B07" w:rsidRDefault="00F25B07" w:rsidP="001E7B72">
            <w:pPr>
              <w:spacing w:after="0" w:line="240" w:lineRule="auto"/>
              <w:jc w:val="both"/>
              <w:rPr>
                <w:rFonts w:ascii="Times New Roman" w:hAnsi="Times New Roman" w:cs="Times New Roman"/>
                <w:sz w:val="22"/>
                <w:szCs w:val="22"/>
                <w:lang w:val="en-US"/>
              </w:rPr>
            </w:pPr>
          </w:p>
          <w:p w14:paraId="3CBA965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0.52(0.11-2.07)</w:t>
            </w:r>
          </w:p>
          <w:p w14:paraId="5D2724D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0.53(0.17-1.41)</w:t>
            </w:r>
          </w:p>
          <w:p w14:paraId="41BDD2C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2A4CFC3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0.93(0.28-2.77)</w:t>
            </w:r>
          </w:p>
          <w:p w14:paraId="667543A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0.74(0.13-3.79)</w:t>
            </w:r>
            <w:r>
              <w:rPr>
                <w:rFonts w:ascii="Times New Roman" w:hAnsi="Times New Roman" w:cs="Times New Roman"/>
                <w:sz w:val="22"/>
                <w:szCs w:val="22"/>
                <w:lang w:val="en-US" w:eastAsia="zh-CN"/>
              </w:rPr>
              <w:t xml:space="preserve"> </w:t>
            </w:r>
          </w:p>
          <w:p w14:paraId="3BB0CD1C" w14:textId="77777777" w:rsidR="00F25B07" w:rsidRDefault="00F25B07" w:rsidP="001E7B72">
            <w:pPr>
              <w:spacing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4EFC513E" w14:textId="77777777" w:rsidTr="00F25B07">
        <w:tc>
          <w:tcPr>
            <w:tcW w:w="1073" w:type="dxa"/>
            <w:tcBorders>
              <w:top w:val="single" w:sz="4" w:space="0" w:color="auto"/>
              <w:left w:val="single" w:sz="4" w:space="0" w:color="auto"/>
              <w:bottom w:val="single" w:sz="4" w:space="0" w:color="auto"/>
              <w:right w:val="single" w:sz="4" w:space="0" w:color="auto"/>
            </w:tcBorders>
          </w:tcPr>
          <w:p w14:paraId="4F5EBF3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Korogocho/Viwandani</w:t>
            </w:r>
          </w:p>
        </w:tc>
        <w:tc>
          <w:tcPr>
            <w:tcW w:w="1471" w:type="dxa"/>
            <w:tcBorders>
              <w:top w:val="single" w:sz="4" w:space="0" w:color="auto"/>
              <w:left w:val="single" w:sz="4" w:space="0" w:color="auto"/>
              <w:bottom w:val="single" w:sz="4" w:space="0" w:color="auto"/>
              <w:right w:val="single" w:sz="4" w:space="0" w:color="auto"/>
            </w:tcBorders>
          </w:tcPr>
          <w:p w14:paraId="00DA013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466D4DD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6A50B136" w14:textId="77777777" w:rsidR="00F25B07" w:rsidRDefault="00F25B07" w:rsidP="001E7B72">
            <w:pPr>
              <w:spacing w:after="0" w:line="240" w:lineRule="auto"/>
              <w:rPr>
                <w:rFonts w:ascii="Times New Roman" w:hAnsi="Times New Roman" w:cs="Times New Roman"/>
                <w:sz w:val="22"/>
                <w:szCs w:val="22"/>
                <w:lang w:val="en-US"/>
              </w:rPr>
            </w:pPr>
          </w:p>
          <w:p w14:paraId="34AB441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295F767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4E50FD8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141B5B1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788277E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403E4D4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296" w:type="dxa"/>
            <w:tcBorders>
              <w:top w:val="single" w:sz="4" w:space="0" w:color="auto"/>
              <w:left w:val="single" w:sz="4" w:space="0" w:color="auto"/>
              <w:bottom w:val="single" w:sz="4" w:space="0" w:color="auto"/>
              <w:right w:val="single" w:sz="4" w:space="0" w:color="auto"/>
            </w:tcBorders>
          </w:tcPr>
          <w:p w14:paraId="31287D5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403</w:t>
            </w:r>
          </w:p>
          <w:p w14:paraId="795CF11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446</w:t>
            </w:r>
          </w:p>
          <w:p w14:paraId="7D9A80B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2B4983B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91</w:t>
            </w:r>
          </w:p>
          <w:p w14:paraId="3E4FC29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14E958B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305</w:t>
            </w:r>
          </w:p>
          <w:p w14:paraId="56FD95A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59644AA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w:t>
            </w:r>
          </w:p>
          <w:p w14:paraId="779151C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849</w:t>
            </w:r>
          </w:p>
        </w:tc>
        <w:tc>
          <w:tcPr>
            <w:tcW w:w="1440" w:type="dxa"/>
            <w:tcBorders>
              <w:top w:val="single" w:sz="4" w:space="0" w:color="auto"/>
              <w:left w:val="single" w:sz="4" w:space="0" w:color="auto"/>
              <w:bottom w:val="single" w:sz="4" w:space="0" w:color="auto"/>
              <w:right w:val="single" w:sz="4" w:space="0" w:color="auto"/>
            </w:tcBorders>
          </w:tcPr>
          <w:p w14:paraId="1CFACFA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6</w:t>
            </w:r>
          </w:p>
          <w:p w14:paraId="5CFC1DE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4F139BD4" w14:textId="77777777" w:rsidR="00F25B07" w:rsidRDefault="00F25B07" w:rsidP="001E7B72">
            <w:pPr>
              <w:spacing w:after="0" w:line="240" w:lineRule="auto"/>
              <w:rPr>
                <w:rFonts w:ascii="Times New Roman" w:hAnsi="Times New Roman" w:cs="Times New Roman"/>
                <w:sz w:val="22"/>
                <w:szCs w:val="22"/>
                <w:lang w:val="en-US"/>
              </w:rPr>
            </w:pPr>
          </w:p>
          <w:p w14:paraId="3E4DF25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4F57347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5F84CE4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04E9C50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w:t>
            </w:r>
          </w:p>
          <w:p w14:paraId="173915A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03FFAB2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10</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02553BE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1.5(0.6-3.2)</w:t>
            </w:r>
          </w:p>
          <w:p w14:paraId="1AE7CCC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0.8(0.2-2.3)</w:t>
            </w:r>
          </w:p>
          <w:p w14:paraId="49A6FF07" w14:textId="77777777" w:rsidR="00F25B07" w:rsidRDefault="00F25B07" w:rsidP="001E7B72">
            <w:pPr>
              <w:spacing w:after="0" w:line="240" w:lineRule="auto"/>
              <w:rPr>
                <w:rFonts w:ascii="Times New Roman" w:hAnsi="Times New Roman" w:cs="Times New Roman"/>
                <w:sz w:val="22"/>
                <w:szCs w:val="22"/>
                <w:lang w:val="en-US"/>
              </w:rPr>
            </w:pPr>
          </w:p>
          <w:p w14:paraId="2692842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0.0(0.0-4.0)</w:t>
            </w:r>
          </w:p>
          <w:p w14:paraId="5DE40F5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0.0(0.0-1.8)</w:t>
            </w:r>
          </w:p>
          <w:p w14:paraId="112CD07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1.3(0.4-3.3)</w:t>
            </w:r>
          </w:p>
          <w:p w14:paraId="7F468C5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2.5(0.8-5.7)</w:t>
            </w:r>
          </w:p>
          <w:p w14:paraId="508201E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2.0(0.0-10.5)</w:t>
            </w:r>
          </w:p>
          <w:p w14:paraId="268ED15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1.2(0.6-2.2)</w:t>
            </w:r>
            <w:r>
              <w:rPr>
                <w:rFonts w:ascii="Times New Roman" w:hAnsi="Times New Roman" w:cs="Times New Roman"/>
                <w:sz w:val="22"/>
                <w:szCs w:val="22"/>
                <w:lang w:val="en-US" w:eastAsia="zh-CN"/>
              </w:rPr>
              <w:t xml:space="preserve"> </w:t>
            </w:r>
          </w:p>
        </w:tc>
        <w:tc>
          <w:tcPr>
            <w:tcW w:w="1620" w:type="dxa"/>
            <w:tcBorders>
              <w:top w:val="single" w:sz="4" w:space="0" w:color="auto"/>
              <w:left w:val="single" w:sz="4" w:space="0" w:color="auto"/>
              <w:bottom w:val="single" w:sz="4" w:space="0" w:color="auto"/>
              <w:right w:val="single" w:sz="4" w:space="0" w:color="auto"/>
            </w:tcBorders>
          </w:tcPr>
          <w:p w14:paraId="7C42620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0.5(0.1-1.5)</w:t>
            </w:r>
          </w:p>
          <w:p w14:paraId="19B8B0A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0.5(0.0-1.3)</w:t>
            </w:r>
          </w:p>
          <w:p w14:paraId="5D5E5414" w14:textId="77777777" w:rsidR="00F25B07" w:rsidRDefault="00F25B07" w:rsidP="001E7B72">
            <w:pPr>
              <w:spacing w:after="0" w:line="240" w:lineRule="auto"/>
              <w:rPr>
                <w:rFonts w:ascii="Times New Roman" w:hAnsi="Times New Roman" w:cs="Times New Roman"/>
                <w:sz w:val="22"/>
                <w:szCs w:val="22"/>
                <w:lang w:val="en-US"/>
              </w:rPr>
            </w:pPr>
          </w:p>
          <w:p w14:paraId="06CC79C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0.7(0.0-3.0)</w:t>
            </w:r>
          </w:p>
          <w:p w14:paraId="6D6994F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0.3(0.0-1.5)</w:t>
            </w:r>
          </w:p>
          <w:p w14:paraId="0684023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0.4(0.0-1.7)</w:t>
            </w:r>
          </w:p>
          <w:p w14:paraId="115522C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0.9(0.0-3.4)</w:t>
            </w:r>
          </w:p>
          <w:p w14:paraId="0A24651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1.7(0.0-7.2)</w:t>
            </w:r>
          </w:p>
          <w:p w14:paraId="3146142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0.5(0.1-1.3)</w:t>
            </w:r>
            <w:r>
              <w:rPr>
                <w:rFonts w:ascii="Times New Roman" w:hAnsi="Times New Roman" w:cs="Times New Roman"/>
                <w:sz w:val="22"/>
                <w:szCs w:val="22"/>
                <w:lang w:val="en-US" w:eastAsia="zh-CN"/>
              </w:rPr>
              <w:t xml:space="preserve"> </w:t>
            </w:r>
          </w:p>
        </w:tc>
        <w:tc>
          <w:tcPr>
            <w:tcW w:w="1890" w:type="dxa"/>
            <w:tcBorders>
              <w:top w:val="single" w:sz="4" w:space="0" w:color="auto"/>
              <w:left w:val="single" w:sz="4" w:space="0" w:color="auto"/>
              <w:bottom w:val="single" w:sz="4" w:space="0" w:color="auto"/>
              <w:right w:val="single" w:sz="4" w:space="0" w:color="auto"/>
            </w:tcBorders>
          </w:tcPr>
          <w:p w14:paraId="68808B0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2662DB2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0.71(0.28-1.79)</w:t>
            </w:r>
          </w:p>
          <w:p w14:paraId="397EE6F9" w14:textId="77777777" w:rsidR="00F25B07" w:rsidRDefault="00F25B07" w:rsidP="001E7B72">
            <w:pPr>
              <w:spacing w:after="0" w:line="240" w:lineRule="auto"/>
              <w:rPr>
                <w:rFonts w:ascii="Times New Roman" w:hAnsi="Times New Roman" w:cs="Times New Roman"/>
                <w:sz w:val="22"/>
                <w:szCs w:val="22"/>
                <w:lang w:val="en-US"/>
              </w:rPr>
            </w:pPr>
          </w:p>
          <w:p w14:paraId="546FBCF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0.57(0.12-2.22)</w:t>
            </w:r>
          </w:p>
          <w:p w14:paraId="5DB0454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0.48(0.12-1.65)</w:t>
            </w:r>
          </w:p>
          <w:p w14:paraId="4E5E01C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0776A1A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1.73(0.61-4.78)</w:t>
            </w:r>
          </w:p>
          <w:p w14:paraId="6D24819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1.15(0.25-4.62)</w:t>
            </w:r>
            <w:r>
              <w:rPr>
                <w:rFonts w:ascii="Times New Roman" w:hAnsi="Times New Roman" w:cs="Times New Roman"/>
                <w:sz w:val="22"/>
                <w:szCs w:val="22"/>
                <w:lang w:val="en-US" w:eastAsia="zh-CN"/>
              </w:rPr>
              <w:t xml:space="preserve"> </w:t>
            </w:r>
          </w:p>
          <w:p w14:paraId="2C8D979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bl>
    <w:p w14:paraId="4DD9DA75" w14:textId="77777777" w:rsidR="001E7B72" w:rsidRDefault="001E7B72">
      <w:pPr>
        <w:spacing w:line="480" w:lineRule="auto"/>
        <w:jc w:val="both"/>
        <w:rPr>
          <w:ins w:id="0" w:author="Eunice Kagucia" w:date="2026-02-13T02:19:00Z" w16du:dateUtc="2026-02-12T23:19:00Z"/>
          <w:rFonts w:ascii="Times New Roman" w:eastAsia="Times New Roman" w:hAnsi="Times New Roman" w:cs="Times New Roman"/>
          <w:sz w:val="22"/>
          <w:szCs w:val="22"/>
        </w:rPr>
      </w:pPr>
    </w:p>
    <w:p w14:paraId="40C5A0DF" w14:textId="06432726" w:rsidR="00E76E02" w:rsidRDefault="00125075" w:rsidP="00BF3292">
      <w:pPr>
        <w:spacing w:line="480" w:lineRule="auto"/>
        <w:jc w:val="both"/>
        <w:rPr>
          <w:rFonts w:ascii="Times New Roman" w:hAnsi="Times New Roman" w:cs="Times New Roman"/>
          <w:sz w:val="22"/>
          <w:szCs w:val="22"/>
        </w:rPr>
      </w:pPr>
      <w:r>
        <w:rPr>
          <w:rFonts w:ascii="Times New Roman" w:eastAsia="Times New Roman" w:hAnsi="Times New Roman" w:cs="Times New Roman"/>
          <w:sz w:val="22"/>
          <w:szCs w:val="22"/>
        </w:rPr>
        <w:t xml:space="preserve">Table 4. </w:t>
      </w:r>
      <w:r w:rsidR="00AA63EA">
        <w:rPr>
          <w:rFonts w:ascii="Times New Roman" w:eastAsia="Times New Roman" w:hAnsi="Times New Roman" w:cs="Times New Roman"/>
          <w:sz w:val="22"/>
          <w:szCs w:val="22"/>
        </w:rPr>
        <w:t>A</w:t>
      </w:r>
      <w:r>
        <w:rPr>
          <w:rFonts w:ascii="Times New Roman" w:eastAsia="Times New Roman" w:hAnsi="Times New Roman" w:cs="Times New Roman"/>
          <w:sz w:val="22"/>
          <w:szCs w:val="22"/>
        </w:rPr>
        <w:t xml:space="preserve">ge-and sex-related factors associated with RVFV </w:t>
      </w:r>
      <w:r w:rsidR="00AA63EA">
        <w:rPr>
          <w:rFonts w:ascii="Times New Roman" w:eastAsia="Times New Roman" w:hAnsi="Times New Roman" w:cs="Times New Roman"/>
          <w:sz w:val="22"/>
          <w:szCs w:val="22"/>
        </w:rPr>
        <w:t>IgG antibody seropositivity</w:t>
      </w:r>
      <w:r>
        <w:rPr>
          <w:rFonts w:ascii="Times New Roman" w:eastAsia="Times New Roman" w:hAnsi="Times New Roman" w:cs="Times New Roman"/>
          <w:sz w:val="22"/>
          <w:szCs w:val="22"/>
        </w:rPr>
        <w:t xml:space="preserve"> across five health and demographic sites in Kenya</w:t>
      </w:r>
    </w:p>
    <w:tbl>
      <w:tblPr>
        <w:tblStyle w:val="TableGrid"/>
        <w:tblW w:w="10710" w:type="dxa"/>
        <w:tblInd w:w="-995" w:type="dxa"/>
        <w:tblLayout w:type="fixed"/>
        <w:tblLook w:val="04A0" w:firstRow="1" w:lastRow="0" w:firstColumn="1" w:lastColumn="0" w:noHBand="0" w:noVBand="1"/>
      </w:tblPr>
      <w:tblGrid>
        <w:gridCol w:w="1350"/>
        <w:gridCol w:w="1440"/>
        <w:gridCol w:w="1080"/>
        <w:gridCol w:w="1350"/>
        <w:gridCol w:w="1710"/>
        <w:gridCol w:w="1710"/>
        <w:gridCol w:w="2070"/>
      </w:tblGrid>
      <w:tr w:rsidR="00F25B07" w14:paraId="709AEFFF" w14:textId="77777777" w:rsidTr="00F25B07">
        <w:trPr>
          <w:trHeight w:val="479"/>
        </w:trPr>
        <w:tc>
          <w:tcPr>
            <w:tcW w:w="1350" w:type="dxa"/>
            <w:tcBorders>
              <w:top w:val="single" w:sz="4" w:space="0" w:color="auto"/>
              <w:left w:val="single" w:sz="4" w:space="0" w:color="auto"/>
              <w:bottom w:val="single" w:sz="4" w:space="0" w:color="auto"/>
              <w:right w:val="single" w:sz="4" w:space="0" w:color="auto"/>
            </w:tcBorders>
          </w:tcPr>
          <w:p w14:paraId="78B973AF"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7D97F742"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Site </w:t>
            </w:r>
          </w:p>
        </w:tc>
        <w:tc>
          <w:tcPr>
            <w:tcW w:w="1440" w:type="dxa"/>
            <w:tcBorders>
              <w:top w:val="single" w:sz="4" w:space="0" w:color="auto"/>
              <w:left w:val="single" w:sz="4" w:space="0" w:color="auto"/>
              <w:bottom w:val="single" w:sz="4" w:space="0" w:color="auto"/>
              <w:right w:val="single" w:sz="4" w:space="0" w:color="auto"/>
            </w:tcBorders>
          </w:tcPr>
          <w:p w14:paraId="49F59464"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6D4A8C14"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variable</w:t>
            </w:r>
          </w:p>
        </w:tc>
        <w:tc>
          <w:tcPr>
            <w:tcW w:w="1080" w:type="dxa"/>
            <w:tcBorders>
              <w:top w:val="single" w:sz="4" w:space="0" w:color="auto"/>
              <w:left w:val="single" w:sz="4" w:space="0" w:color="auto"/>
              <w:bottom w:val="single" w:sz="4" w:space="0" w:color="auto"/>
              <w:right w:val="single" w:sz="4" w:space="0" w:color="auto"/>
            </w:tcBorders>
          </w:tcPr>
          <w:p w14:paraId="5FECCD9B"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1A989432"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Samples</w:t>
            </w:r>
          </w:p>
        </w:tc>
        <w:tc>
          <w:tcPr>
            <w:tcW w:w="1350" w:type="dxa"/>
            <w:tcBorders>
              <w:top w:val="single" w:sz="4" w:space="0" w:color="auto"/>
              <w:left w:val="single" w:sz="4" w:space="0" w:color="auto"/>
              <w:bottom w:val="single" w:sz="4" w:space="0" w:color="auto"/>
              <w:right w:val="single" w:sz="4" w:space="0" w:color="auto"/>
            </w:tcBorders>
          </w:tcPr>
          <w:p w14:paraId="6A79F051"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Seropositive</w:t>
            </w:r>
          </w:p>
          <w:p w14:paraId="63054F6E"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samples</w:t>
            </w:r>
          </w:p>
        </w:tc>
        <w:tc>
          <w:tcPr>
            <w:tcW w:w="1710" w:type="dxa"/>
            <w:tcBorders>
              <w:top w:val="single" w:sz="4" w:space="0" w:color="auto"/>
              <w:left w:val="single" w:sz="4" w:space="0" w:color="auto"/>
              <w:bottom w:val="single" w:sz="4" w:space="0" w:color="auto"/>
              <w:right w:val="single" w:sz="4" w:space="0" w:color="auto"/>
            </w:tcBorders>
          </w:tcPr>
          <w:p w14:paraId="5DC52067"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Crude prevalence (%)</w:t>
            </w:r>
          </w:p>
        </w:tc>
        <w:tc>
          <w:tcPr>
            <w:tcW w:w="1710" w:type="dxa"/>
            <w:tcBorders>
              <w:top w:val="single" w:sz="4" w:space="0" w:color="auto"/>
              <w:left w:val="single" w:sz="4" w:space="0" w:color="auto"/>
              <w:bottom w:val="single" w:sz="4" w:space="0" w:color="auto"/>
              <w:right w:val="single" w:sz="4" w:space="0" w:color="auto"/>
            </w:tcBorders>
          </w:tcPr>
          <w:p w14:paraId="05C43F7B"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Adjusted </w:t>
            </w:r>
          </w:p>
          <w:p w14:paraId="54C3FA4B"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Prevalence (%)</w:t>
            </w:r>
          </w:p>
        </w:tc>
        <w:tc>
          <w:tcPr>
            <w:tcW w:w="2070" w:type="dxa"/>
            <w:tcBorders>
              <w:top w:val="single" w:sz="4" w:space="0" w:color="auto"/>
              <w:left w:val="single" w:sz="4" w:space="0" w:color="auto"/>
              <w:bottom w:val="single" w:sz="4" w:space="0" w:color="auto"/>
              <w:right w:val="single" w:sz="4" w:space="0" w:color="auto"/>
            </w:tcBorders>
          </w:tcPr>
          <w:p w14:paraId="7D65FA51" w14:textId="77777777" w:rsidR="00F25B07" w:rsidRDefault="00F25B07" w:rsidP="00BF3292">
            <w:pPr>
              <w:spacing w:after="0" w:line="480" w:lineRule="auto"/>
              <w:rPr>
                <w:rFonts w:ascii="Times New Roman" w:hAnsi="Times New Roman" w:cs="Times New Roman"/>
                <w:sz w:val="22"/>
                <w:szCs w:val="22"/>
                <w:lang w:val="en-US"/>
              </w:rPr>
            </w:pPr>
          </w:p>
          <w:p w14:paraId="4C40E4EB"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aOR</w:t>
            </w:r>
          </w:p>
        </w:tc>
      </w:tr>
      <w:tr w:rsidR="00F25B07" w14:paraId="43063661" w14:textId="77777777" w:rsidTr="00F25B07">
        <w:trPr>
          <w:trHeight w:val="2144"/>
        </w:trPr>
        <w:tc>
          <w:tcPr>
            <w:tcW w:w="1350" w:type="dxa"/>
            <w:tcBorders>
              <w:top w:val="single" w:sz="4" w:space="0" w:color="auto"/>
              <w:left w:val="single" w:sz="4" w:space="0" w:color="auto"/>
              <w:bottom w:val="single" w:sz="4" w:space="0" w:color="auto"/>
              <w:right w:val="single" w:sz="4" w:space="0" w:color="auto"/>
            </w:tcBorders>
          </w:tcPr>
          <w:p w14:paraId="02F607A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lastRenderedPageBreak/>
              <w:t>Asembo</w:t>
            </w:r>
          </w:p>
        </w:tc>
        <w:tc>
          <w:tcPr>
            <w:tcW w:w="1440" w:type="dxa"/>
            <w:tcBorders>
              <w:top w:val="single" w:sz="4" w:space="0" w:color="auto"/>
              <w:left w:val="single" w:sz="4" w:space="0" w:color="auto"/>
              <w:bottom w:val="single" w:sz="4" w:space="0" w:color="auto"/>
              <w:right w:val="single" w:sz="4" w:space="0" w:color="auto"/>
            </w:tcBorders>
          </w:tcPr>
          <w:p w14:paraId="3390F28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5AB502D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6D3B65EB" w14:textId="77777777" w:rsidR="00F25B07" w:rsidRDefault="00F25B07" w:rsidP="001E7B72">
            <w:pPr>
              <w:spacing w:after="0" w:line="240" w:lineRule="auto"/>
              <w:rPr>
                <w:rFonts w:ascii="Times New Roman" w:hAnsi="Times New Roman" w:cs="Times New Roman"/>
                <w:sz w:val="22"/>
                <w:szCs w:val="22"/>
                <w:lang w:val="en-US"/>
              </w:rPr>
            </w:pPr>
          </w:p>
          <w:p w14:paraId="1AC1EAD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1C5A5D4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51B8F7E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400A6E7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6B3BE0F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7332E7A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80" w:type="dxa"/>
            <w:tcBorders>
              <w:top w:val="single" w:sz="4" w:space="0" w:color="auto"/>
              <w:left w:val="single" w:sz="4" w:space="0" w:color="auto"/>
              <w:bottom w:val="single" w:sz="4" w:space="0" w:color="auto"/>
              <w:right w:val="single" w:sz="4" w:space="0" w:color="auto"/>
            </w:tcBorders>
          </w:tcPr>
          <w:p w14:paraId="02EDF63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478</w:t>
            </w:r>
          </w:p>
          <w:p w14:paraId="7E0B824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375</w:t>
            </w:r>
          </w:p>
          <w:p w14:paraId="1A90F57F" w14:textId="77777777" w:rsidR="00F25B07" w:rsidRDefault="00F25B07" w:rsidP="001E7B72">
            <w:pPr>
              <w:spacing w:after="0" w:line="240" w:lineRule="auto"/>
              <w:rPr>
                <w:rFonts w:ascii="Times New Roman" w:hAnsi="Times New Roman" w:cs="Times New Roman"/>
                <w:sz w:val="22"/>
                <w:szCs w:val="22"/>
                <w:lang w:val="en-US"/>
              </w:rPr>
            </w:pPr>
          </w:p>
          <w:p w14:paraId="4626D98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72</w:t>
            </w:r>
          </w:p>
          <w:p w14:paraId="5B7432C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278</w:t>
            </w:r>
          </w:p>
          <w:p w14:paraId="13CD36F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330</w:t>
            </w:r>
          </w:p>
          <w:p w14:paraId="42C180E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113</w:t>
            </w:r>
          </w:p>
          <w:p w14:paraId="147C324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60</w:t>
            </w:r>
          </w:p>
          <w:p w14:paraId="7BA2C03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853</w:t>
            </w:r>
          </w:p>
        </w:tc>
        <w:tc>
          <w:tcPr>
            <w:tcW w:w="1350" w:type="dxa"/>
            <w:tcBorders>
              <w:top w:val="single" w:sz="4" w:space="0" w:color="auto"/>
              <w:left w:val="single" w:sz="4" w:space="0" w:color="auto"/>
              <w:bottom w:val="single" w:sz="4" w:space="0" w:color="auto"/>
              <w:right w:val="single" w:sz="4" w:space="0" w:color="auto"/>
            </w:tcBorders>
          </w:tcPr>
          <w:p w14:paraId="2DB5BF3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18</w:t>
            </w:r>
          </w:p>
          <w:p w14:paraId="3074D5A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20</w:t>
            </w:r>
          </w:p>
          <w:p w14:paraId="0D363900" w14:textId="77777777" w:rsidR="00F25B07" w:rsidRDefault="00F25B07" w:rsidP="001E7B72">
            <w:pPr>
              <w:spacing w:after="0" w:line="240" w:lineRule="auto"/>
              <w:rPr>
                <w:rFonts w:ascii="Times New Roman" w:hAnsi="Times New Roman" w:cs="Times New Roman"/>
                <w:sz w:val="22"/>
                <w:szCs w:val="22"/>
                <w:lang w:val="en-US"/>
              </w:rPr>
            </w:pPr>
          </w:p>
          <w:p w14:paraId="74355EB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3E8032C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w:t>
            </w:r>
          </w:p>
          <w:p w14:paraId="5729E0E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22</w:t>
            </w:r>
          </w:p>
          <w:p w14:paraId="7CA4DB9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6</w:t>
            </w:r>
          </w:p>
          <w:p w14:paraId="5B8A525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64854C3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38</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68C8A7F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3.8(2.3-5.9)</w:t>
            </w:r>
          </w:p>
          <w:p w14:paraId="74DFFF4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5.3(3.3-8.1)</w:t>
            </w:r>
          </w:p>
          <w:p w14:paraId="505207A3" w14:textId="77777777" w:rsidR="00F25B07" w:rsidRDefault="00F25B07" w:rsidP="001E7B72">
            <w:pPr>
              <w:spacing w:after="0" w:line="240" w:lineRule="auto"/>
              <w:rPr>
                <w:rFonts w:ascii="Times New Roman" w:hAnsi="Times New Roman" w:cs="Times New Roman"/>
                <w:sz w:val="22"/>
                <w:szCs w:val="22"/>
                <w:lang w:val="en-US"/>
              </w:rPr>
            </w:pPr>
          </w:p>
          <w:p w14:paraId="75FBC9C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0.0(0.0-5.0)</w:t>
            </w:r>
          </w:p>
          <w:p w14:paraId="577A02F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3.6(1.7-6.5)</w:t>
            </w:r>
          </w:p>
          <w:p w14:paraId="7ED14FE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6.7(4.2-9.9)</w:t>
            </w:r>
          </w:p>
          <w:p w14:paraId="3EF2CF9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5.3(2.0-11.2)</w:t>
            </w:r>
          </w:p>
          <w:p w14:paraId="0411E38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0.0(0.0-6.0)</w:t>
            </w:r>
          </w:p>
          <w:p w14:paraId="3D52F44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4.5(3.2-6.1)</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48DD821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2.7(0.7-6.1)</w:t>
            </w:r>
          </w:p>
          <w:p w14:paraId="74D46BF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4.0(0.9-8.9)</w:t>
            </w:r>
          </w:p>
          <w:p w14:paraId="143EEB1A" w14:textId="77777777" w:rsidR="00F25B07" w:rsidRDefault="00F25B07" w:rsidP="001E7B72">
            <w:pPr>
              <w:spacing w:after="0" w:line="240" w:lineRule="auto"/>
              <w:rPr>
                <w:rFonts w:ascii="Times New Roman" w:hAnsi="Times New Roman" w:cs="Times New Roman"/>
                <w:sz w:val="22"/>
                <w:szCs w:val="22"/>
                <w:lang w:val="en-US"/>
              </w:rPr>
            </w:pPr>
          </w:p>
          <w:p w14:paraId="4CCE0E6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1.2(0.0-5.2)</w:t>
            </w:r>
          </w:p>
          <w:p w14:paraId="180B439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1.5(0.0-5.3)</w:t>
            </w:r>
          </w:p>
          <w:p w14:paraId="032D886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5.1(0.7-11.2)</w:t>
            </w:r>
          </w:p>
          <w:p w14:paraId="04D5700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4.0(0.1-12.1)</w:t>
            </w:r>
          </w:p>
          <w:p w14:paraId="0B380D1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1.4(0.0-6.4)</w:t>
            </w:r>
          </w:p>
          <w:p w14:paraId="005A496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3.3(0.9-7.0)</w:t>
            </w:r>
            <w:r>
              <w:rPr>
                <w:rFonts w:ascii="Times New Roman" w:hAnsi="Times New Roman" w:cs="Times New Roman"/>
                <w:sz w:val="22"/>
                <w:szCs w:val="22"/>
                <w:lang w:val="en-US" w:eastAsia="zh-CN"/>
              </w:rPr>
              <w:t xml:space="preserve"> </w:t>
            </w:r>
          </w:p>
        </w:tc>
        <w:tc>
          <w:tcPr>
            <w:tcW w:w="2070" w:type="dxa"/>
            <w:tcBorders>
              <w:top w:val="single" w:sz="4" w:space="0" w:color="auto"/>
              <w:left w:val="single" w:sz="4" w:space="0" w:color="auto"/>
              <w:bottom w:val="single" w:sz="4" w:space="0" w:color="auto"/>
              <w:right w:val="single" w:sz="4" w:space="0" w:color="auto"/>
            </w:tcBorders>
          </w:tcPr>
          <w:p w14:paraId="22BF76F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 xml:space="preserve">1(ref) </w:t>
            </w:r>
          </w:p>
          <w:p w14:paraId="2642C08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1.45(0.78-2.69)</w:t>
            </w:r>
          </w:p>
          <w:p w14:paraId="69DFF96A" w14:textId="77777777" w:rsidR="00F25B07" w:rsidRDefault="00F25B07" w:rsidP="001E7B72">
            <w:pPr>
              <w:spacing w:after="0" w:line="240" w:lineRule="auto"/>
              <w:rPr>
                <w:rFonts w:ascii="Times New Roman" w:hAnsi="Times New Roman" w:cs="Times New Roman"/>
                <w:sz w:val="22"/>
                <w:szCs w:val="22"/>
                <w:lang w:val="en-US"/>
              </w:rPr>
            </w:pPr>
          </w:p>
          <w:p w14:paraId="50704E9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0.27(0.07-0.9)</w:t>
            </w:r>
          </w:p>
          <w:p w14:paraId="7F83029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0.63(0.31-1.23)</w:t>
            </w:r>
          </w:p>
          <w:p w14:paraId="6006521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6D88E97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0.95(0.39-2.14)</w:t>
            </w:r>
          </w:p>
          <w:p w14:paraId="3872612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0.31(0.07-1.03)</w:t>
            </w:r>
            <w:r>
              <w:rPr>
                <w:rFonts w:ascii="Times New Roman" w:hAnsi="Times New Roman" w:cs="Times New Roman"/>
                <w:sz w:val="22"/>
                <w:szCs w:val="22"/>
                <w:lang w:val="en-US" w:eastAsia="zh-CN"/>
              </w:rPr>
              <w:t xml:space="preserve"> </w:t>
            </w:r>
          </w:p>
          <w:p w14:paraId="170557C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5D190507" w14:textId="77777777" w:rsidTr="00F25B07">
        <w:tc>
          <w:tcPr>
            <w:tcW w:w="1350" w:type="dxa"/>
            <w:tcBorders>
              <w:top w:val="single" w:sz="4" w:space="0" w:color="auto"/>
              <w:left w:val="single" w:sz="4" w:space="0" w:color="auto"/>
              <w:bottom w:val="single" w:sz="4" w:space="0" w:color="auto"/>
              <w:right w:val="single" w:sz="4" w:space="0" w:color="auto"/>
            </w:tcBorders>
          </w:tcPr>
          <w:p w14:paraId="6060F81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Kibera</w:t>
            </w:r>
          </w:p>
        </w:tc>
        <w:tc>
          <w:tcPr>
            <w:tcW w:w="1440" w:type="dxa"/>
            <w:tcBorders>
              <w:top w:val="single" w:sz="4" w:space="0" w:color="auto"/>
              <w:left w:val="single" w:sz="4" w:space="0" w:color="auto"/>
              <w:bottom w:val="single" w:sz="4" w:space="0" w:color="auto"/>
              <w:right w:val="single" w:sz="4" w:space="0" w:color="auto"/>
            </w:tcBorders>
          </w:tcPr>
          <w:p w14:paraId="031A3D7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20B486B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48A048A9" w14:textId="77777777" w:rsidR="00F25B07" w:rsidRDefault="00F25B07" w:rsidP="001E7B72">
            <w:pPr>
              <w:spacing w:after="0" w:line="240" w:lineRule="auto"/>
              <w:rPr>
                <w:rFonts w:ascii="Times New Roman" w:hAnsi="Times New Roman" w:cs="Times New Roman"/>
                <w:sz w:val="22"/>
                <w:szCs w:val="22"/>
                <w:lang w:val="en-US"/>
              </w:rPr>
            </w:pPr>
          </w:p>
          <w:p w14:paraId="48105EC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370FC00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72474D1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34658F8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373FE09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2898FE8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80" w:type="dxa"/>
            <w:tcBorders>
              <w:top w:val="single" w:sz="4" w:space="0" w:color="auto"/>
              <w:left w:val="single" w:sz="4" w:space="0" w:color="auto"/>
              <w:bottom w:val="single" w:sz="4" w:space="0" w:color="auto"/>
              <w:right w:val="single" w:sz="4" w:space="0" w:color="auto"/>
            </w:tcBorders>
          </w:tcPr>
          <w:p w14:paraId="1069D89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472</w:t>
            </w:r>
          </w:p>
          <w:p w14:paraId="47A7C8C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341</w:t>
            </w:r>
          </w:p>
          <w:p w14:paraId="0ACDD6D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15B8464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44</w:t>
            </w:r>
          </w:p>
          <w:p w14:paraId="596C1C6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230</w:t>
            </w:r>
          </w:p>
          <w:p w14:paraId="23899D3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439</w:t>
            </w:r>
          </w:p>
          <w:p w14:paraId="71620B7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95</w:t>
            </w:r>
          </w:p>
          <w:p w14:paraId="595FD4E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w:t>
            </w:r>
          </w:p>
          <w:p w14:paraId="4C77DD5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813</w:t>
            </w:r>
          </w:p>
        </w:tc>
        <w:tc>
          <w:tcPr>
            <w:tcW w:w="1350" w:type="dxa"/>
            <w:tcBorders>
              <w:top w:val="single" w:sz="4" w:space="0" w:color="auto"/>
              <w:left w:val="single" w:sz="4" w:space="0" w:color="auto"/>
              <w:bottom w:val="single" w:sz="4" w:space="0" w:color="auto"/>
              <w:right w:val="single" w:sz="4" w:space="0" w:color="auto"/>
            </w:tcBorders>
          </w:tcPr>
          <w:p w14:paraId="2D722AC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w:t>
            </w:r>
          </w:p>
          <w:p w14:paraId="0FDF7FD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w:t>
            </w:r>
          </w:p>
          <w:p w14:paraId="0C381E65" w14:textId="77777777" w:rsidR="00F25B07" w:rsidRDefault="00F25B07" w:rsidP="001E7B72">
            <w:pPr>
              <w:spacing w:after="0" w:line="240" w:lineRule="auto"/>
              <w:rPr>
                <w:rFonts w:ascii="Times New Roman" w:hAnsi="Times New Roman" w:cs="Times New Roman"/>
                <w:sz w:val="22"/>
                <w:szCs w:val="22"/>
                <w:lang w:val="en-US"/>
              </w:rPr>
            </w:pPr>
          </w:p>
          <w:p w14:paraId="5FF2C08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w:t>
            </w:r>
          </w:p>
          <w:p w14:paraId="7ED047C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w:t>
            </w:r>
          </w:p>
          <w:p w14:paraId="175F074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13</w:t>
            </w:r>
          </w:p>
          <w:p w14:paraId="33A7AC4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w:t>
            </w:r>
          </w:p>
          <w:p w14:paraId="4288E61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18EF4F4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25</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2FC1319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3.2(1.8-5.2)</w:t>
            </w:r>
          </w:p>
          <w:p w14:paraId="2198E6D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2.9(1.4-5.3)</w:t>
            </w:r>
          </w:p>
          <w:p w14:paraId="01DCB6A7" w14:textId="77777777" w:rsidR="00F25B07" w:rsidRDefault="00F25B07" w:rsidP="001E7B72">
            <w:pPr>
              <w:spacing w:after="0" w:line="240" w:lineRule="auto"/>
              <w:rPr>
                <w:rFonts w:ascii="Times New Roman" w:hAnsi="Times New Roman" w:cs="Times New Roman"/>
                <w:sz w:val="22"/>
                <w:szCs w:val="22"/>
                <w:lang w:val="en-US"/>
              </w:rPr>
            </w:pPr>
          </w:p>
          <w:p w14:paraId="0B57D16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6.8(1.4-18.7)</w:t>
            </w:r>
          </w:p>
          <w:p w14:paraId="430920C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2.2(0.7-5.0)</w:t>
            </w:r>
          </w:p>
          <w:p w14:paraId="503A6FC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3.0(1.6-5.0)</w:t>
            </w:r>
          </w:p>
          <w:p w14:paraId="6CDE465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3.2(0.7-9.0)</w:t>
            </w:r>
          </w:p>
          <w:p w14:paraId="263E0BF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20.0(0.5-71.6)</w:t>
            </w:r>
          </w:p>
          <w:p w14:paraId="355CF23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3.1(2.0 – 4.5)</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31C9CD8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3.0(0.5-8.1)</w:t>
            </w:r>
          </w:p>
          <w:p w14:paraId="25DDD20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2.9(0.5-7.6)</w:t>
            </w:r>
          </w:p>
          <w:p w14:paraId="49CF8CFE" w14:textId="77777777" w:rsidR="00F25B07" w:rsidRDefault="00F25B07" w:rsidP="001E7B72">
            <w:pPr>
              <w:spacing w:after="0" w:line="240" w:lineRule="auto"/>
              <w:rPr>
                <w:rFonts w:ascii="Times New Roman" w:hAnsi="Times New Roman" w:cs="Times New Roman"/>
                <w:sz w:val="22"/>
                <w:szCs w:val="22"/>
                <w:lang w:val="en-US"/>
              </w:rPr>
            </w:pPr>
          </w:p>
          <w:p w14:paraId="3A60D16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6.6(0.1-21.0)</w:t>
            </w:r>
          </w:p>
          <w:p w14:paraId="2F4F24A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1.0(0.0-3.7)</w:t>
            </w:r>
          </w:p>
          <w:p w14:paraId="0A3EF82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1.0(0.0-3.5)</w:t>
            </w:r>
          </w:p>
          <w:p w14:paraId="2CC210C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2.2(0.0-8.0)</w:t>
            </w:r>
          </w:p>
          <w:p w14:paraId="2C0AC01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29.8(0.4-92.4)</w:t>
            </w:r>
          </w:p>
          <w:p w14:paraId="337820B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2.0(0.4-4.7)</w:t>
            </w:r>
            <w:r>
              <w:rPr>
                <w:rFonts w:ascii="Times New Roman" w:hAnsi="Times New Roman" w:cs="Times New Roman"/>
                <w:sz w:val="22"/>
                <w:szCs w:val="22"/>
                <w:lang w:val="en-US" w:eastAsia="zh-CN"/>
              </w:rPr>
              <w:t xml:space="preserve"> </w:t>
            </w:r>
          </w:p>
        </w:tc>
        <w:tc>
          <w:tcPr>
            <w:tcW w:w="2070" w:type="dxa"/>
            <w:tcBorders>
              <w:top w:val="single" w:sz="4" w:space="0" w:color="auto"/>
              <w:left w:val="single" w:sz="4" w:space="0" w:color="auto"/>
              <w:bottom w:val="single" w:sz="4" w:space="0" w:color="auto"/>
              <w:right w:val="single" w:sz="4" w:space="0" w:color="auto"/>
            </w:tcBorders>
          </w:tcPr>
          <w:p w14:paraId="228C486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7AC2602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0.92(0.43-1.85)</w:t>
            </w:r>
          </w:p>
          <w:p w14:paraId="0DF06023" w14:textId="77777777" w:rsidR="00F25B07" w:rsidRDefault="00F25B07" w:rsidP="001E7B72">
            <w:pPr>
              <w:spacing w:after="0" w:line="240" w:lineRule="auto"/>
              <w:rPr>
                <w:rFonts w:ascii="Times New Roman" w:hAnsi="Times New Roman" w:cs="Times New Roman"/>
                <w:sz w:val="22"/>
                <w:szCs w:val="22"/>
                <w:lang w:val="en-US"/>
              </w:rPr>
            </w:pPr>
          </w:p>
          <w:p w14:paraId="59A4E49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1.62(0.49-4.68)</w:t>
            </w:r>
          </w:p>
          <w:p w14:paraId="25E393A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0.74(0.3-1.69)</w:t>
            </w:r>
          </w:p>
          <w:p w14:paraId="26A4837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1053B07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0.95(0.32-2.54)</w:t>
            </w:r>
          </w:p>
          <w:p w14:paraId="75A4947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1.87(0.33-9.48)</w:t>
            </w:r>
            <w:r>
              <w:rPr>
                <w:rFonts w:ascii="Times New Roman" w:hAnsi="Times New Roman" w:cs="Times New Roman"/>
                <w:sz w:val="22"/>
                <w:szCs w:val="22"/>
                <w:lang w:val="en-US" w:eastAsia="zh-CN"/>
              </w:rPr>
              <w:t xml:space="preserve"> </w:t>
            </w:r>
          </w:p>
          <w:p w14:paraId="45E0D35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649B1C44" w14:textId="77777777" w:rsidTr="00F25B07">
        <w:tc>
          <w:tcPr>
            <w:tcW w:w="1350" w:type="dxa"/>
            <w:tcBorders>
              <w:top w:val="single" w:sz="4" w:space="0" w:color="auto"/>
              <w:left w:val="single" w:sz="4" w:space="0" w:color="auto"/>
              <w:bottom w:val="single" w:sz="4" w:space="0" w:color="auto"/>
              <w:right w:val="single" w:sz="4" w:space="0" w:color="auto"/>
            </w:tcBorders>
          </w:tcPr>
          <w:p w14:paraId="23E2B58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Manyatta</w:t>
            </w:r>
          </w:p>
        </w:tc>
        <w:tc>
          <w:tcPr>
            <w:tcW w:w="1440" w:type="dxa"/>
            <w:tcBorders>
              <w:top w:val="single" w:sz="4" w:space="0" w:color="auto"/>
              <w:left w:val="single" w:sz="4" w:space="0" w:color="auto"/>
              <w:bottom w:val="single" w:sz="4" w:space="0" w:color="auto"/>
              <w:right w:val="single" w:sz="4" w:space="0" w:color="auto"/>
            </w:tcBorders>
          </w:tcPr>
          <w:p w14:paraId="4B5A1F8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5B778B8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14318B73" w14:textId="77777777" w:rsidR="00F25B07" w:rsidRDefault="00F25B07" w:rsidP="001E7B72">
            <w:pPr>
              <w:spacing w:after="0" w:line="240" w:lineRule="auto"/>
              <w:rPr>
                <w:rFonts w:ascii="Times New Roman" w:hAnsi="Times New Roman" w:cs="Times New Roman"/>
                <w:sz w:val="22"/>
                <w:szCs w:val="22"/>
                <w:lang w:val="en-US"/>
              </w:rPr>
            </w:pPr>
          </w:p>
          <w:p w14:paraId="4BBF6B7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098B2A1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3AD9CCF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5098935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085A581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0CF317A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80" w:type="dxa"/>
            <w:tcBorders>
              <w:top w:val="single" w:sz="4" w:space="0" w:color="auto"/>
              <w:left w:val="single" w:sz="4" w:space="0" w:color="auto"/>
              <w:bottom w:val="single" w:sz="4" w:space="0" w:color="auto"/>
              <w:right w:val="single" w:sz="4" w:space="0" w:color="auto"/>
            </w:tcBorders>
          </w:tcPr>
          <w:p w14:paraId="64DED6E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478</w:t>
            </w:r>
          </w:p>
          <w:p w14:paraId="53E6499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323</w:t>
            </w:r>
          </w:p>
          <w:p w14:paraId="44A1BCC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BD434D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w:t>
            </w:r>
          </w:p>
          <w:p w14:paraId="66FB594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539C850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474</w:t>
            </w:r>
          </w:p>
          <w:p w14:paraId="36A7688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74</w:t>
            </w:r>
          </w:p>
          <w:p w14:paraId="4F61015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w:t>
            </w:r>
          </w:p>
          <w:p w14:paraId="577D56B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801</w:t>
            </w:r>
          </w:p>
        </w:tc>
        <w:tc>
          <w:tcPr>
            <w:tcW w:w="1350" w:type="dxa"/>
            <w:tcBorders>
              <w:top w:val="single" w:sz="4" w:space="0" w:color="auto"/>
              <w:left w:val="single" w:sz="4" w:space="0" w:color="auto"/>
              <w:bottom w:val="single" w:sz="4" w:space="0" w:color="auto"/>
              <w:right w:val="single" w:sz="4" w:space="0" w:color="auto"/>
            </w:tcBorders>
          </w:tcPr>
          <w:p w14:paraId="7E73E0A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8</w:t>
            </w:r>
          </w:p>
          <w:p w14:paraId="3E7F29E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2F779A0D" w14:textId="77777777" w:rsidR="00F25B07" w:rsidRDefault="00F25B07" w:rsidP="001E7B72">
            <w:pPr>
              <w:spacing w:after="0" w:line="240" w:lineRule="auto"/>
              <w:rPr>
                <w:rFonts w:ascii="Times New Roman" w:hAnsi="Times New Roman" w:cs="Times New Roman"/>
                <w:sz w:val="22"/>
                <w:szCs w:val="22"/>
                <w:lang w:val="en-US"/>
              </w:rPr>
            </w:pPr>
          </w:p>
          <w:p w14:paraId="1A5DA65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15C3F5C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w:t>
            </w:r>
          </w:p>
          <w:p w14:paraId="19B7E14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w:t>
            </w:r>
          </w:p>
          <w:p w14:paraId="3E4942E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w:t>
            </w:r>
          </w:p>
          <w:p w14:paraId="1B99161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5AF0B58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12</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5F71326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1.7(0.7-3.3)</w:t>
            </w:r>
          </w:p>
          <w:p w14:paraId="14A8110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1.2(0.3-3.1)</w:t>
            </w:r>
          </w:p>
          <w:p w14:paraId="0EA32C4B" w14:textId="77777777" w:rsidR="00F25B07" w:rsidRDefault="00F25B07" w:rsidP="001E7B72">
            <w:pPr>
              <w:spacing w:after="0" w:line="240" w:lineRule="auto"/>
              <w:rPr>
                <w:rFonts w:ascii="Times New Roman" w:hAnsi="Times New Roman" w:cs="Times New Roman"/>
                <w:sz w:val="22"/>
                <w:szCs w:val="22"/>
                <w:lang w:val="en-US"/>
              </w:rPr>
            </w:pPr>
          </w:p>
          <w:p w14:paraId="24E6E36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0.0(0.0-7.6)</w:t>
            </w:r>
          </w:p>
          <w:p w14:paraId="48AFD6E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1.5(0.3-4.4)</w:t>
            </w:r>
          </w:p>
          <w:p w14:paraId="1CD4B4B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1.5(0.6-3.0)</w:t>
            </w:r>
          </w:p>
          <w:p w14:paraId="27248A1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2.7(0.3-9.4)</w:t>
            </w:r>
          </w:p>
          <w:p w14:paraId="3FD1AEF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0.0(0.0-28.5)</w:t>
            </w:r>
          </w:p>
          <w:p w14:paraId="6A328FE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1.5(0.8-2.6)</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38A3B15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0.8(0.1-2.4)</w:t>
            </w:r>
          </w:p>
          <w:p w14:paraId="7AD7450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0.9(0.1-2.5)</w:t>
            </w:r>
          </w:p>
          <w:p w14:paraId="2F80D386" w14:textId="77777777" w:rsidR="00F25B07" w:rsidRDefault="00F25B07" w:rsidP="001E7B72">
            <w:pPr>
              <w:spacing w:after="0" w:line="240" w:lineRule="auto"/>
              <w:rPr>
                <w:rFonts w:ascii="Times New Roman" w:hAnsi="Times New Roman" w:cs="Times New Roman"/>
                <w:sz w:val="22"/>
                <w:szCs w:val="22"/>
                <w:lang w:val="en-US"/>
              </w:rPr>
            </w:pPr>
          </w:p>
          <w:p w14:paraId="7C3F806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1.6(0.0-7.3)</w:t>
            </w:r>
          </w:p>
          <w:p w14:paraId="2B2D457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0.8(0.0-3.4)</w:t>
            </w:r>
          </w:p>
          <w:p w14:paraId="02CE7E2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0.5(0.0-1.8)</w:t>
            </w:r>
          </w:p>
          <w:p w14:paraId="46C9B60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2.2(0.0-8.6)</w:t>
            </w:r>
          </w:p>
          <w:p w14:paraId="4358A53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5.3(0.0-26.2)</w:t>
            </w:r>
          </w:p>
          <w:p w14:paraId="3AC7708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0.9(0.1-2.2)</w:t>
            </w:r>
            <w:r>
              <w:rPr>
                <w:rFonts w:ascii="Times New Roman" w:hAnsi="Times New Roman" w:cs="Times New Roman"/>
                <w:sz w:val="22"/>
                <w:szCs w:val="22"/>
                <w:lang w:val="en-US" w:eastAsia="zh-CN"/>
              </w:rPr>
              <w:t xml:space="preserve"> </w:t>
            </w:r>
          </w:p>
        </w:tc>
        <w:tc>
          <w:tcPr>
            <w:tcW w:w="2070" w:type="dxa"/>
            <w:tcBorders>
              <w:top w:val="single" w:sz="4" w:space="0" w:color="auto"/>
              <w:left w:val="single" w:sz="4" w:space="0" w:color="auto"/>
              <w:bottom w:val="single" w:sz="4" w:space="0" w:color="auto"/>
              <w:right w:val="single" w:sz="4" w:space="0" w:color="auto"/>
            </w:tcBorders>
          </w:tcPr>
          <w:p w14:paraId="10347EF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 xml:space="preserve">1(ref) </w:t>
            </w:r>
          </w:p>
          <w:p w14:paraId="48F7FC6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0.82(0.32-2.09)</w:t>
            </w:r>
          </w:p>
          <w:p w14:paraId="6C9C1054" w14:textId="77777777" w:rsidR="00F25B07" w:rsidRDefault="00F25B07" w:rsidP="001E7B72">
            <w:pPr>
              <w:spacing w:after="0" w:line="240" w:lineRule="auto"/>
              <w:rPr>
                <w:rFonts w:ascii="Times New Roman" w:hAnsi="Times New Roman" w:cs="Times New Roman"/>
                <w:sz w:val="22"/>
                <w:szCs w:val="22"/>
                <w:lang w:val="en-US"/>
              </w:rPr>
            </w:pPr>
          </w:p>
          <w:p w14:paraId="3A2B56D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0.64(0.13-2.82)</w:t>
            </w:r>
          </w:p>
          <w:p w14:paraId="2BAF0E0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1.03(0.35-2.77)</w:t>
            </w:r>
          </w:p>
          <w:p w14:paraId="75B93A6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5E01FC1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1.34(0.37-4.2)</w:t>
            </w:r>
          </w:p>
          <w:p w14:paraId="0D3128F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0.82(0.14-4.58)</w:t>
            </w:r>
            <w:r>
              <w:rPr>
                <w:rFonts w:ascii="Times New Roman" w:hAnsi="Times New Roman" w:cs="Times New Roman"/>
                <w:sz w:val="22"/>
                <w:szCs w:val="22"/>
                <w:lang w:val="en-US" w:eastAsia="zh-CN"/>
              </w:rPr>
              <w:t xml:space="preserve"> </w:t>
            </w:r>
          </w:p>
          <w:p w14:paraId="31FD7C6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349E792A" w14:textId="77777777" w:rsidTr="00F25B07">
        <w:trPr>
          <w:trHeight w:val="2259"/>
        </w:trPr>
        <w:tc>
          <w:tcPr>
            <w:tcW w:w="1350" w:type="dxa"/>
            <w:tcBorders>
              <w:top w:val="single" w:sz="4" w:space="0" w:color="auto"/>
              <w:left w:val="single" w:sz="4" w:space="0" w:color="auto"/>
              <w:bottom w:val="single" w:sz="4" w:space="0" w:color="auto"/>
              <w:right w:val="single" w:sz="4" w:space="0" w:color="auto"/>
            </w:tcBorders>
          </w:tcPr>
          <w:p w14:paraId="2D983F2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Kilifi</w:t>
            </w:r>
          </w:p>
        </w:tc>
        <w:tc>
          <w:tcPr>
            <w:tcW w:w="1440" w:type="dxa"/>
            <w:tcBorders>
              <w:top w:val="single" w:sz="4" w:space="0" w:color="auto"/>
              <w:left w:val="single" w:sz="4" w:space="0" w:color="auto"/>
              <w:bottom w:val="single" w:sz="4" w:space="0" w:color="auto"/>
              <w:right w:val="single" w:sz="4" w:space="0" w:color="auto"/>
            </w:tcBorders>
          </w:tcPr>
          <w:p w14:paraId="44BBD54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74F2906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189BEBA3" w14:textId="77777777" w:rsidR="00F25B07" w:rsidRDefault="00F25B07" w:rsidP="001E7B72">
            <w:pPr>
              <w:spacing w:after="0" w:line="240" w:lineRule="auto"/>
              <w:rPr>
                <w:rFonts w:ascii="Times New Roman" w:hAnsi="Times New Roman" w:cs="Times New Roman"/>
                <w:sz w:val="22"/>
                <w:szCs w:val="22"/>
                <w:lang w:val="en-US"/>
              </w:rPr>
            </w:pPr>
          </w:p>
          <w:p w14:paraId="30AB82B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3EC175C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1ED1077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54188A2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4C796BF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692F9C2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80" w:type="dxa"/>
            <w:tcBorders>
              <w:top w:val="single" w:sz="4" w:space="0" w:color="auto"/>
              <w:left w:val="single" w:sz="4" w:space="0" w:color="auto"/>
              <w:bottom w:val="single" w:sz="4" w:space="0" w:color="auto"/>
              <w:right w:val="single" w:sz="4" w:space="0" w:color="auto"/>
            </w:tcBorders>
          </w:tcPr>
          <w:p w14:paraId="628556B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466</w:t>
            </w:r>
          </w:p>
          <w:p w14:paraId="305C4AD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383</w:t>
            </w:r>
          </w:p>
          <w:p w14:paraId="5FB052A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A5FB91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96</w:t>
            </w:r>
          </w:p>
          <w:p w14:paraId="154D95A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5C740F9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306</w:t>
            </w:r>
          </w:p>
          <w:p w14:paraId="6B8837A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202</w:t>
            </w:r>
          </w:p>
          <w:p w14:paraId="63CCDDC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50</w:t>
            </w:r>
          </w:p>
          <w:p w14:paraId="45653E1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849</w:t>
            </w:r>
          </w:p>
        </w:tc>
        <w:tc>
          <w:tcPr>
            <w:tcW w:w="1350" w:type="dxa"/>
            <w:tcBorders>
              <w:top w:val="single" w:sz="4" w:space="0" w:color="auto"/>
              <w:left w:val="single" w:sz="4" w:space="0" w:color="auto"/>
              <w:bottom w:val="single" w:sz="4" w:space="0" w:color="auto"/>
              <w:right w:val="single" w:sz="4" w:space="0" w:color="auto"/>
            </w:tcBorders>
          </w:tcPr>
          <w:p w14:paraId="580CAD0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9</w:t>
            </w:r>
          </w:p>
          <w:p w14:paraId="7958001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20</w:t>
            </w:r>
          </w:p>
          <w:p w14:paraId="4007BAC2" w14:textId="77777777" w:rsidR="00F25B07" w:rsidRDefault="00F25B07" w:rsidP="001E7B72">
            <w:pPr>
              <w:spacing w:after="0" w:line="240" w:lineRule="auto"/>
              <w:rPr>
                <w:rFonts w:ascii="Times New Roman" w:hAnsi="Times New Roman" w:cs="Times New Roman"/>
                <w:sz w:val="22"/>
                <w:szCs w:val="22"/>
                <w:lang w:val="en-US"/>
              </w:rPr>
            </w:pPr>
          </w:p>
          <w:p w14:paraId="039486D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74066C5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w:t>
            </w:r>
          </w:p>
          <w:p w14:paraId="3577AF0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w:t>
            </w:r>
          </w:p>
          <w:p w14:paraId="4B81B25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11</w:t>
            </w:r>
          </w:p>
          <w:p w14:paraId="49A4CDC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5276973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29</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2A940FF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1.9(0.9-3.6)</w:t>
            </w:r>
          </w:p>
          <w:p w14:paraId="0D3561A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5.2(3.2-8.0)</w:t>
            </w:r>
          </w:p>
          <w:p w14:paraId="53F02539" w14:textId="77777777" w:rsidR="00F25B07" w:rsidRDefault="00F25B07" w:rsidP="001E7B72">
            <w:pPr>
              <w:spacing w:after="0" w:line="240" w:lineRule="auto"/>
              <w:rPr>
                <w:rFonts w:ascii="Times New Roman" w:hAnsi="Times New Roman" w:cs="Times New Roman"/>
                <w:sz w:val="22"/>
                <w:szCs w:val="22"/>
                <w:lang w:val="en-US"/>
              </w:rPr>
            </w:pPr>
          </w:p>
          <w:p w14:paraId="3ED0E89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1.0(0.0-5.7)</w:t>
            </w:r>
          </w:p>
          <w:p w14:paraId="6F774CA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3.6(1.5-7.3)</w:t>
            </w:r>
          </w:p>
          <w:p w14:paraId="4EC5A40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3.3(1.6-5.9)</w:t>
            </w:r>
          </w:p>
          <w:p w14:paraId="0F325AE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5.5(2.8-9.5)</w:t>
            </w:r>
          </w:p>
          <w:p w14:paraId="19D6899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0.0(0.0-7.1)</w:t>
            </w:r>
          </w:p>
          <w:p w14:paraId="566943B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3.4(2.3-4.9)</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09C9272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1.3(0.3-3.3)</w:t>
            </w:r>
          </w:p>
          <w:p w14:paraId="04F0C53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2.6(0.4-6.5)</w:t>
            </w:r>
          </w:p>
          <w:p w14:paraId="23CA769F" w14:textId="77777777" w:rsidR="00F25B07" w:rsidRDefault="00F25B07" w:rsidP="001E7B72">
            <w:pPr>
              <w:spacing w:after="0" w:line="240" w:lineRule="auto"/>
              <w:rPr>
                <w:rFonts w:ascii="Times New Roman" w:hAnsi="Times New Roman" w:cs="Times New Roman"/>
                <w:sz w:val="22"/>
                <w:szCs w:val="22"/>
                <w:lang w:val="en-US"/>
              </w:rPr>
            </w:pPr>
          </w:p>
          <w:p w14:paraId="2935689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1.3(0.0-5.3)</w:t>
            </w:r>
          </w:p>
          <w:p w14:paraId="00FB010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1.9(0.0-6.4)</w:t>
            </w:r>
          </w:p>
          <w:p w14:paraId="3862AFD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1.6(0.0-5.0)</w:t>
            </w:r>
          </w:p>
          <w:p w14:paraId="3D00F6E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4.4(0.2-10.8)</w:t>
            </w:r>
          </w:p>
          <w:p w14:paraId="690D679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1.5(0.0-6.6)</w:t>
            </w:r>
          </w:p>
          <w:p w14:paraId="424B097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1.9(0.4-4.5)</w:t>
            </w:r>
            <w:r>
              <w:rPr>
                <w:rFonts w:ascii="Times New Roman" w:hAnsi="Times New Roman" w:cs="Times New Roman"/>
                <w:sz w:val="22"/>
                <w:szCs w:val="22"/>
                <w:lang w:val="en-US" w:eastAsia="zh-CN"/>
              </w:rPr>
              <w:t xml:space="preserve"> </w:t>
            </w:r>
          </w:p>
        </w:tc>
        <w:tc>
          <w:tcPr>
            <w:tcW w:w="2070" w:type="dxa"/>
            <w:tcBorders>
              <w:top w:val="single" w:sz="4" w:space="0" w:color="auto"/>
              <w:left w:val="single" w:sz="4" w:space="0" w:color="auto"/>
              <w:bottom w:val="single" w:sz="4" w:space="0" w:color="auto"/>
              <w:right w:val="single" w:sz="4" w:space="0" w:color="auto"/>
            </w:tcBorders>
          </w:tcPr>
          <w:p w14:paraId="53B78B6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436CA2F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2.36(1.18-4.83)</w:t>
            </w:r>
          </w:p>
          <w:p w14:paraId="39B50426" w14:textId="77777777" w:rsidR="00F25B07" w:rsidRDefault="00F25B07" w:rsidP="001E7B72">
            <w:pPr>
              <w:spacing w:after="0" w:line="240" w:lineRule="auto"/>
              <w:rPr>
                <w:rFonts w:ascii="Times New Roman" w:hAnsi="Times New Roman" w:cs="Times New Roman"/>
                <w:sz w:val="22"/>
                <w:szCs w:val="22"/>
                <w:lang w:val="en-US"/>
              </w:rPr>
            </w:pPr>
          </w:p>
          <w:p w14:paraId="706CE98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0.52(0.14-1.68)</w:t>
            </w:r>
          </w:p>
          <w:p w14:paraId="1D4834C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1.11(0.47-2.55)</w:t>
            </w:r>
          </w:p>
          <w:p w14:paraId="761D10C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541895E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1.76(0.81-3.78)</w:t>
            </w:r>
          </w:p>
          <w:p w14:paraId="4E3AA37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0.45(0.1-1.77)</w:t>
            </w:r>
            <w:r>
              <w:rPr>
                <w:rFonts w:ascii="Times New Roman" w:hAnsi="Times New Roman" w:cs="Times New Roman"/>
                <w:sz w:val="22"/>
                <w:szCs w:val="22"/>
                <w:lang w:val="en-US" w:eastAsia="zh-CN"/>
              </w:rPr>
              <w:t xml:space="preserve"> </w:t>
            </w:r>
          </w:p>
          <w:p w14:paraId="3A9D039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17F80B48" w14:textId="77777777" w:rsidTr="00F25B07">
        <w:tc>
          <w:tcPr>
            <w:tcW w:w="1350" w:type="dxa"/>
            <w:tcBorders>
              <w:top w:val="single" w:sz="4" w:space="0" w:color="auto"/>
              <w:left w:val="single" w:sz="4" w:space="0" w:color="auto"/>
              <w:bottom w:val="single" w:sz="4" w:space="0" w:color="auto"/>
              <w:right w:val="single" w:sz="4" w:space="0" w:color="auto"/>
            </w:tcBorders>
          </w:tcPr>
          <w:p w14:paraId="3E9B0F8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Korogocho/Viwandani</w:t>
            </w:r>
          </w:p>
        </w:tc>
        <w:tc>
          <w:tcPr>
            <w:tcW w:w="1440" w:type="dxa"/>
            <w:tcBorders>
              <w:top w:val="single" w:sz="4" w:space="0" w:color="auto"/>
              <w:left w:val="single" w:sz="4" w:space="0" w:color="auto"/>
              <w:bottom w:val="single" w:sz="4" w:space="0" w:color="auto"/>
              <w:right w:val="single" w:sz="4" w:space="0" w:color="auto"/>
            </w:tcBorders>
          </w:tcPr>
          <w:p w14:paraId="5DAFB4F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38BF2CE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192B1980" w14:textId="77777777" w:rsidR="00F25B07" w:rsidRDefault="00F25B07" w:rsidP="001E7B72">
            <w:pPr>
              <w:spacing w:after="0" w:line="240" w:lineRule="auto"/>
              <w:rPr>
                <w:rFonts w:ascii="Times New Roman" w:hAnsi="Times New Roman" w:cs="Times New Roman"/>
                <w:sz w:val="22"/>
                <w:szCs w:val="22"/>
                <w:lang w:val="en-US"/>
              </w:rPr>
            </w:pPr>
          </w:p>
          <w:p w14:paraId="257E0D1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6FC8A05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7EBC0EE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0F94CA4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5A21B4B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5A1F2BB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80" w:type="dxa"/>
            <w:tcBorders>
              <w:top w:val="single" w:sz="4" w:space="0" w:color="auto"/>
              <w:left w:val="single" w:sz="4" w:space="0" w:color="auto"/>
              <w:bottom w:val="single" w:sz="4" w:space="0" w:color="auto"/>
              <w:right w:val="single" w:sz="4" w:space="0" w:color="auto"/>
            </w:tcBorders>
          </w:tcPr>
          <w:p w14:paraId="78DD1E1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403</w:t>
            </w:r>
          </w:p>
          <w:p w14:paraId="55D92A6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446</w:t>
            </w:r>
          </w:p>
          <w:p w14:paraId="073DAD6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4313FE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91</w:t>
            </w:r>
          </w:p>
          <w:p w14:paraId="506D365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08CA950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305</w:t>
            </w:r>
          </w:p>
          <w:p w14:paraId="5EC3025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7A3D4ED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w:t>
            </w:r>
          </w:p>
          <w:p w14:paraId="1D0697C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849</w:t>
            </w:r>
          </w:p>
        </w:tc>
        <w:tc>
          <w:tcPr>
            <w:tcW w:w="1350" w:type="dxa"/>
            <w:tcBorders>
              <w:top w:val="single" w:sz="4" w:space="0" w:color="auto"/>
              <w:left w:val="single" w:sz="4" w:space="0" w:color="auto"/>
              <w:bottom w:val="single" w:sz="4" w:space="0" w:color="auto"/>
              <w:right w:val="single" w:sz="4" w:space="0" w:color="auto"/>
            </w:tcBorders>
          </w:tcPr>
          <w:p w14:paraId="20F86E2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75A699F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12</w:t>
            </w:r>
          </w:p>
          <w:p w14:paraId="136E9E96" w14:textId="77777777" w:rsidR="00F25B07" w:rsidRDefault="00F25B07" w:rsidP="001E7B72">
            <w:pPr>
              <w:spacing w:after="0" w:line="240" w:lineRule="auto"/>
              <w:rPr>
                <w:rFonts w:ascii="Times New Roman" w:hAnsi="Times New Roman" w:cs="Times New Roman"/>
                <w:sz w:val="22"/>
                <w:szCs w:val="22"/>
                <w:lang w:val="en-US"/>
              </w:rPr>
            </w:pPr>
          </w:p>
          <w:p w14:paraId="15C696F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7E9A5D9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w:t>
            </w:r>
          </w:p>
          <w:p w14:paraId="03055E3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9</w:t>
            </w:r>
          </w:p>
          <w:p w14:paraId="7FFC67A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11206AC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23AE06A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16</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6642EA4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1.0(0.3-2.5)</w:t>
            </w:r>
          </w:p>
          <w:p w14:paraId="3022479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2.7(1.4-4.7)</w:t>
            </w:r>
          </w:p>
          <w:p w14:paraId="2E211C43" w14:textId="77777777" w:rsidR="00F25B07" w:rsidRDefault="00F25B07" w:rsidP="001E7B72">
            <w:pPr>
              <w:spacing w:after="0" w:line="240" w:lineRule="auto"/>
              <w:rPr>
                <w:rFonts w:ascii="Times New Roman" w:hAnsi="Times New Roman" w:cs="Times New Roman"/>
                <w:sz w:val="22"/>
                <w:szCs w:val="22"/>
                <w:lang w:val="en-US"/>
              </w:rPr>
            </w:pPr>
          </w:p>
          <w:p w14:paraId="4745F6D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1.1(0.0-6.0)</w:t>
            </w:r>
          </w:p>
          <w:p w14:paraId="621BF21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2.5(0.8-5.7)</w:t>
            </w:r>
          </w:p>
          <w:p w14:paraId="652367F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3.0(1.4-5.5)</w:t>
            </w:r>
          </w:p>
          <w:p w14:paraId="1A5797F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0.5(0.0-2.7)</w:t>
            </w:r>
          </w:p>
          <w:p w14:paraId="2D6DAB8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0.0(0.0-7.0)</w:t>
            </w:r>
          </w:p>
          <w:p w14:paraId="635A613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1.9(1.0-3.0)</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3C6B714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1.1(0.1-3.2)</w:t>
            </w:r>
          </w:p>
          <w:p w14:paraId="00E4718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1.5(0.2-4.2)</w:t>
            </w:r>
          </w:p>
          <w:p w14:paraId="56E31FC1" w14:textId="77777777" w:rsidR="00F25B07" w:rsidRDefault="00F25B07" w:rsidP="001E7B72">
            <w:pPr>
              <w:spacing w:after="0" w:line="240" w:lineRule="auto"/>
              <w:rPr>
                <w:rFonts w:ascii="Times New Roman" w:hAnsi="Times New Roman" w:cs="Times New Roman"/>
                <w:sz w:val="22"/>
                <w:szCs w:val="22"/>
                <w:lang w:val="en-US"/>
              </w:rPr>
            </w:pPr>
          </w:p>
          <w:p w14:paraId="62460A4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1.2(0.0-5.3)</w:t>
            </w:r>
          </w:p>
          <w:p w14:paraId="3406137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1.4(0.0-4.9)</w:t>
            </w:r>
          </w:p>
          <w:p w14:paraId="6824F6B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1.5(0.0-4.7)</w:t>
            </w:r>
          </w:p>
          <w:p w14:paraId="6D18F54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0.5(0.0-2.3)</w:t>
            </w:r>
          </w:p>
          <w:p w14:paraId="7186DD9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1.4(0.0-6.8)</w:t>
            </w:r>
          </w:p>
          <w:p w14:paraId="5DEEDAA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1.3(0.2-3.5)</w:t>
            </w:r>
          </w:p>
        </w:tc>
        <w:tc>
          <w:tcPr>
            <w:tcW w:w="2070" w:type="dxa"/>
            <w:tcBorders>
              <w:top w:val="single" w:sz="4" w:space="0" w:color="auto"/>
              <w:left w:val="single" w:sz="4" w:space="0" w:color="auto"/>
              <w:bottom w:val="single" w:sz="4" w:space="0" w:color="auto"/>
              <w:right w:val="single" w:sz="4" w:space="0" w:color="auto"/>
            </w:tcBorders>
          </w:tcPr>
          <w:p w14:paraId="2F47A79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6AF6158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2.0(0.87-4.79)</w:t>
            </w:r>
          </w:p>
          <w:p w14:paraId="7DA5315C" w14:textId="77777777" w:rsidR="00F25B07" w:rsidRDefault="00F25B07" w:rsidP="001E7B72">
            <w:pPr>
              <w:spacing w:after="0" w:line="240" w:lineRule="auto"/>
              <w:rPr>
                <w:rFonts w:ascii="Times New Roman" w:hAnsi="Times New Roman" w:cs="Times New Roman"/>
                <w:sz w:val="22"/>
                <w:szCs w:val="22"/>
                <w:lang w:val="en-US"/>
              </w:rPr>
            </w:pPr>
          </w:p>
          <w:p w14:paraId="45639BB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0.66(0.18-2.16)</w:t>
            </w:r>
          </w:p>
          <w:p w14:paraId="1959C11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1.06(0.4-2.61)</w:t>
            </w:r>
          </w:p>
          <w:p w14:paraId="2350F0F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7337E46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0.43(0.13-1.3)</w:t>
            </w:r>
          </w:p>
          <w:p w14:paraId="42422C9E" w14:textId="77777777" w:rsidR="00F25B07" w:rsidRDefault="00F25B07" w:rsidP="001E7B72">
            <w:pPr>
              <w:spacing w:after="0" w:line="240" w:lineRule="auto"/>
              <w:rPr>
                <w:rFonts w:ascii="Times New Roman" w:hAnsi="Times New Roman" w:cs="Times New Roman"/>
                <w:sz w:val="22"/>
                <w:szCs w:val="22"/>
                <w:lang w:val="en-US" w:eastAsia="zh-CN"/>
              </w:rPr>
            </w:pPr>
            <w:r>
              <w:rPr>
                <w:rFonts w:ascii="Times New Roman" w:hAnsi="Times New Roman" w:cs="Times New Roman"/>
                <w:sz w:val="22"/>
                <w:szCs w:val="22"/>
                <w:lang w:val="en-US"/>
              </w:rPr>
              <w:t>0.51(0.1-2.11)</w:t>
            </w:r>
            <w:r>
              <w:rPr>
                <w:rFonts w:ascii="Times New Roman" w:hAnsi="Times New Roman" w:cs="Times New Roman"/>
                <w:sz w:val="22"/>
                <w:szCs w:val="22"/>
                <w:lang w:val="en-US" w:eastAsia="zh-CN"/>
              </w:rPr>
              <w:t xml:space="preserve"> </w:t>
            </w:r>
          </w:p>
          <w:p w14:paraId="7FB68422" w14:textId="77777777" w:rsidR="00F25B07" w:rsidRDefault="00F25B07" w:rsidP="001E7B72">
            <w:pPr>
              <w:spacing w:after="0" w:line="240" w:lineRule="auto"/>
              <w:rPr>
                <w:rFonts w:ascii="Times New Roman" w:hAnsi="Times New Roman" w:cs="Times New Roman"/>
                <w:sz w:val="22"/>
                <w:szCs w:val="22"/>
                <w:lang w:val="en-US" w:eastAsia="zh-CN"/>
              </w:rPr>
            </w:pPr>
            <w:r>
              <w:rPr>
                <w:rFonts w:ascii="Times New Roman" w:hAnsi="Times New Roman" w:cs="Times New Roman"/>
                <w:sz w:val="22"/>
                <w:szCs w:val="22"/>
                <w:lang w:val="en-US" w:eastAsia="zh-CN"/>
              </w:rPr>
              <w:t>-</w:t>
            </w:r>
          </w:p>
        </w:tc>
      </w:tr>
    </w:tbl>
    <w:p w14:paraId="21D59775" w14:textId="62C26232" w:rsidR="00E76E02" w:rsidRDefault="00E76E02" w:rsidP="00BF3292">
      <w:pPr>
        <w:spacing w:line="480" w:lineRule="auto"/>
      </w:pPr>
    </w:p>
    <w:p w14:paraId="58D631BE" w14:textId="77777777" w:rsidR="00F84C59" w:rsidRDefault="00F84C59" w:rsidP="00BF3292">
      <w:pPr>
        <w:spacing w:line="480" w:lineRule="auto"/>
      </w:pPr>
    </w:p>
    <w:p w14:paraId="2595F2B4" w14:textId="125EC5C8" w:rsidR="00357A75" w:rsidRDefault="00357A75" w:rsidP="00BF3292">
      <w:pPr>
        <w:spacing w:line="480" w:lineRule="auto"/>
      </w:pPr>
      <w:r>
        <w:lastRenderedPageBreak/>
        <w:t>Prevalence of past chikungunya infection</w:t>
      </w:r>
    </w:p>
    <w:p w14:paraId="75A7D8F7" w14:textId="5A950596" w:rsidR="0092011B" w:rsidRDefault="00125075"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Th</w:t>
      </w:r>
      <w:r w:rsidR="00D77AA2">
        <w:rPr>
          <w:rFonts w:ascii="Times New Roman" w:hAnsi="Times New Roman" w:cs="Times New Roman"/>
          <w:sz w:val="22"/>
          <w:szCs w:val="22"/>
        </w:rPr>
        <w:t xml:space="preserve">e </w:t>
      </w:r>
      <w:r>
        <w:rPr>
          <w:rFonts w:ascii="Times New Roman" w:hAnsi="Times New Roman" w:cs="Times New Roman"/>
          <w:sz w:val="22"/>
          <w:szCs w:val="22"/>
        </w:rPr>
        <w:t xml:space="preserve">two-component mixture model </w:t>
      </w:r>
      <w:r w:rsidR="00983CF9">
        <w:rPr>
          <w:rFonts w:ascii="Times New Roman" w:hAnsi="Times New Roman" w:cs="Times New Roman"/>
          <w:sz w:val="22"/>
          <w:szCs w:val="22"/>
        </w:rPr>
        <w:t>demonstrated a</w:t>
      </w:r>
      <w:r w:rsidR="00C517EA">
        <w:rPr>
          <w:rFonts w:ascii="Times New Roman" w:hAnsi="Times New Roman" w:cs="Times New Roman"/>
          <w:sz w:val="22"/>
          <w:szCs w:val="22"/>
        </w:rPr>
        <w:t xml:space="preserve"> </w:t>
      </w:r>
      <w:r>
        <w:rPr>
          <w:rFonts w:ascii="Times New Roman" w:hAnsi="Times New Roman" w:cs="Times New Roman"/>
          <w:sz w:val="22"/>
          <w:szCs w:val="22"/>
        </w:rPr>
        <w:t xml:space="preserve">clear separation between </w:t>
      </w:r>
      <w:r w:rsidR="00983CF9">
        <w:rPr>
          <w:rFonts w:ascii="Times New Roman" w:hAnsi="Times New Roman" w:cs="Times New Roman"/>
          <w:sz w:val="22"/>
          <w:szCs w:val="22"/>
        </w:rPr>
        <w:t xml:space="preserve">individuals </w:t>
      </w:r>
      <w:r w:rsidR="00814A5A">
        <w:rPr>
          <w:rFonts w:ascii="Times New Roman" w:hAnsi="Times New Roman" w:cs="Times New Roman"/>
          <w:sz w:val="22"/>
          <w:szCs w:val="22"/>
        </w:rPr>
        <w:t>without evidence</w:t>
      </w:r>
      <w:r w:rsidR="00983CF9">
        <w:rPr>
          <w:rFonts w:ascii="Times New Roman" w:hAnsi="Times New Roman" w:cs="Times New Roman"/>
          <w:sz w:val="22"/>
          <w:szCs w:val="22"/>
        </w:rPr>
        <w:t xml:space="preserve"> of past chikungunya infection</w:t>
      </w:r>
      <w:r>
        <w:rPr>
          <w:rFonts w:ascii="Times New Roman" w:hAnsi="Times New Roman" w:cs="Times New Roman"/>
          <w:sz w:val="22"/>
          <w:szCs w:val="22"/>
        </w:rPr>
        <w:t xml:space="preserve"> and </w:t>
      </w:r>
      <w:r w:rsidR="00814A5A">
        <w:rPr>
          <w:rFonts w:ascii="Times New Roman" w:hAnsi="Times New Roman" w:cs="Times New Roman"/>
          <w:sz w:val="22"/>
          <w:szCs w:val="22"/>
        </w:rPr>
        <w:t xml:space="preserve">those with evidence </w:t>
      </w:r>
      <w:r w:rsidR="00983CF9">
        <w:rPr>
          <w:rFonts w:ascii="Times New Roman" w:hAnsi="Times New Roman" w:cs="Times New Roman"/>
          <w:sz w:val="22"/>
          <w:szCs w:val="22"/>
        </w:rPr>
        <w:t xml:space="preserve">of </w:t>
      </w:r>
      <w:r w:rsidR="00814A5A">
        <w:rPr>
          <w:rFonts w:ascii="Times New Roman" w:hAnsi="Times New Roman" w:cs="Times New Roman"/>
          <w:sz w:val="22"/>
          <w:szCs w:val="22"/>
        </w:rPr>
        <w:t>infection</w:t>
      </w:r>
      <w:r w:rsidR="0092011B">
        <w:rPr>
          <w:rFonts w:ascii="Times New Roman" w:hAnsi="Times New Roman" w:cs="Times New Roman"/>
          <w:sz w:val="22"/>
          <w:szCs w:val="22"/>
        </w:rPr>
        <w:t xml:space="preserve"> (Figure 1)</w:t>
      </w:r>
      <w:r>
        <w:rPr>
          <w:rFonts w:ascii="Times New Roman" w:hAnsi="Times New Roman" w:cs="Times New Roman"/>
          <w:sz w:val="22"/>
          <w:szCs w:val="22"/>
        </w:rPr>
        <w:t xml:space="preserve">. </w:t>
      </w:r>
    </w:p>
    <w:p w14:paraId="1E86E74A" w14:textId="77777777" w:rsidR="0092011B" w:rsidRDefault="0092011B" w:rsidP="00BF3292">
      <w:pPr>
        <w:spacing w:line="480" w:lineRule="auto"/>
        <w:jc w:val="both"/>
        <w:rPr>
          <w:rFonts w:ascii="Times New Roman" w:hAnsi="Times New Roman" w:cs="Times New Roman"/>
          <w:sz w:val="22"/>
          <w:szCs w:val="22"/>
        </w:rPr>
      </w:pPr>
    </w:p>
    <w:p w14:paraId="6730D990" w14:textId="2B94AE37" w:rsidR="0092011B" w:rsidRDefault="0092011B"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        </w:t>
      </w:r>
      <w:r>
        <w:rPr>
          <w:rFonts w:ascii="Times New Roman" w:hAnsi="Times New Roman" w:cs="Times New Roman"/>
          <w:noProof/>
          <w:sz w:val="22"/>
          <w:szCs w:val="22"/>
          <w:lang w:val="en-US"/>
        </w:rPr>
        <w:drawing>
          <wp:inline distT="0" distB="0" distL="0" distR="0" wp14:anchorId="01EC46EE" wp14:editId="6DFBD40C">
            <wp:extent cx="3514476" cy="3084830"/>
            <wp:effectExtent l="0" t="0" r="3810" b="1270"/>
            <wp:docPr id="52664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42260" name="Picture 5266422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33420" cy="3189233"/>
                    </a:xfrm>
                    <a:prstGeom prst="rect">
                      <a:avLst/>
                    </a:prstGeom>
                  </pic:spPr>
                </pic:pic>
              </a:graphicData>
            </a:graphic>
          </wp:inline>
        </w:drawing>
      </w:r>
    </w:p>
    <w:p w14:paraId="40BD12A6" w14:textId="4AE853B7" w:rsidR="0092011B" w:rsidRDefault="0092011B" w:rsidP="0092011B">
      <w:pPr>
        <w:spacing w:line="480" w:lineRule="auto"/>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Fig 2. Normal mixture distributions fitted to CHIKV IgG antibody data in serosurvey data </w:t>
      </w:r>
    </w:p>
    <w:p w14:paraId="712F5B67" w14:textId="1AAB9F0B" w:rsidR="00C517EA" w:rsidRDefault="00125075"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The</w:t>
      </w:r>
      <w:r w:rsidR="0092011B">
        <w:rPr>
          <w:rFonts w:ascii="Times New Roman" w:hAnsi="Times New Roman" w:cs="Times New Roman"/>
          <w:sz w:val="22"/>
          <w:szCs w:val="22"/>
        </w:rPr>
        <w:t xml:space="preserve"> estimated</w:t>
      </w:r>
      <w:r>
        <w:rPr>
          <w:rFonts w:ascii="Times New Roman" w:hAnsi="Times New Roman" w:cs="Times New Roman"/>
          <w:sz w:val="22"/>
          <w:szCs w:val="22"/>
        </w:rPr>
        <w:t xml:space="preserve"> population-level me</w:t>
      </w:r>
      <w:r w:rsidR="00357A75">
        <w:rPr>
          <w:rFonts w:ascii="Times New Roman" w:hAnsi="Times New Roman" w:cs="Times New Roman"/>
          <w:sz w:val="22"/>
          <w:szCs w:val="22"/>
        </w:rPr>
        <w:t>an</w:t>
      </w:r>
      <w:r>
        <w:rPr>
          <w:rFonts w:ascii="Times New Roman" w:hAnsi="Times New Roman" w:cs="Times New Roman"/>
          <w:sz w:val="22"/>
          <w:szCs w:val="22"/>
        </w:rPr>
        <w:t xml:space="preserve"> </w:t>
      </w:r>
      <w:r w:rsidR="00C517EA">
        <w:rPr>
          <w:rFonts w:ascii="Times New Roman" w:hAnsi="Times New Roman" w:cs="Times New Roman"/>
          <w:sz w:val="22"/>
          <w:szCs w:val="22"/>
        </w:rPr>
        <w:t>titre</w:t>
      </w:r>
      <w:r w:rsidR="00814A5A">
        <w:rPr>
          <w:rFonts w:ascii="Times New Roman" w:hAnsi="Times New Roman" w:cs="Times New Roman"/>
          <w:sz w:val="22"/>
          <w:szCs w:val="22"/>
        </w:rPr>
        <w:t xml:space="preserve"> for </w:t>
      </w:r>
      <w:r w:rsidR="00F84C59">
        <w:rPr>
          <w:rFonts w:ascii="Times New Roman" w:hAnsi="Times New Roman" w:cs="Times New Roman"/>
          <w:sz w:val="22"/>
          <w:szCs w:val="22"/>
        </w:rPr>
        <w:t>individuals</w:t>
      </w:r>
      <w:r w:rsidR="00814A5A">
        <w:rPr>
          <w:rFonts w:ascii="Times New Roman" w:hAnsi="Times New Roman" w:cs="Times New Roman"/>
          <w:sz w:val="22"/>
          <w:szCs w:val="22"/>
        </w:rPr>
        <w:t xml:space="preserve"> without evidence</w:t>
      </w:r>
      <w:r w:rsidR="00C875FE">
        <w:rPr>
          <w:rFonts w:ascii="Times New Roman" w:hAnsi="Times New Roman" w:cs="Times New Roman"/>
          <w:sz w:val="22"/>
          <w:szCs w:val="22"/>
        </w:rPr>
        <w:t xml:space="preserve"> of</w:t>
      </w:r>
      <w:r w:rsidR="00C8743E">
        <w:rPr>
          <w:rFonts w:ascii="Times New Roman" w:hAnsi="Times New Roman" w:cs="Times New Roman"/>
          <w:sz w:val="22"/>
          <w:szCs w:val="22"/>
        </w:rPr>
        <w:t xml:space="preserve"> </w:t>
      </w:r>
      <w:r w:rsidR="00C875FE">
        <w:rPr>
          <w:rFonts w:ascii="Times New Roman" w:hAnsi="Times New Roman" w:cs="Times New Roman"/>
          <w:sz w:val="22"/>
          <w:szCs w:val="22"/>
        </w:rPr>
        <w:t>infection</w:t>
      </w:r>
      <w:r w:rsidR="00C517EA">
        <w:rPr>
          <w:rFonts w:ascii="Times New Roman" w:hAnsi="Times New Roman" w:cs="Times New Roman"/>
          <w:sz w:val="22"/>
          <w:szCs w:val="22"/>
        </w:rPr>
        <w:t xml:space="preserve"> </w:t>
      </w:r>
      <w:r w:rsidR="00A82930">
        <w:rPr>
          <w:rFonts w:ascii="Times New Roman" w:hAnsi="Times New Roman" w:cs="Times New Roman"/>
          <w:sz w:val="22"/>
          <w:szCs w:val="22"/>
        </w:rPr>
        <w:t xml:space="preserve">ranged from 1.21 to 1.66 </w:t>
      </w:r>
      <w:r>
        <w:rPr>
          <w:rFonts w:ascii="Times New Roman" w:hAnsi="Times New Roman" w:cs="Times New Roman"/>
          <w:sz w:val="22"/>
          <w:szCs w:val="22"/>
        </w:rPr>
        <w:t>with</w:t>
      </w:r>
      <w:r w:rsidR="00A82930">
        <w:rPr>
          <w:rFonts w:ascii="Times New Roman" w:hAnsi="Times New Roman" w:cs="Times New Roman"/>
          <w:sz w:val="22"/>
          <w:szCs w:val="22"/>
        </w:rPr>
        <w:t xml:space="preserve"> standard deviations ranging from 0.37 to 0.77 across sites</w:t>
      </w:r>
      <w:r>
        <w:rPr>
          <w:rFonts w:ascii="Times New Roman" w:hAnsi="Times New Roman" w:cs="Times New Roman"/>
          <w:sz w:val="22"/>
          <w:szCs w:val="22"/>
        </w:rPr>
        <w:t xml:space="preserve">. </w:t>
      </w:r>
      <w:r w:rsidR="00814A5A">
        <w:rPr>
          <w:rFonts w:ascii="Times New Roman" w:hAnsi="Times New Roman" w:cs="Times New Roman"/>
          <w:sz w:val="22"/>
          <w:szCs w:val="22"/>
        </w:rPr>
        <w:t>The mean</w:t>
      </w:r>
      <w:r w:rsidR="00C517EA">
        <w:rPr>
          <w:rFonts w:ascii="Times New Roman" w:hAnsi="Times New Roman" w:cs="Times New Roman"/>
          <w:sz w:val="22"/>
          <w:szCs w:val="22"/>
        </w:rPr>
        <w:t xml:space="preserve"> titres </w:t>
      </w:r>
      <w:r w:rsidR="00814A5A">
        <w:rPr>
          <w:rFonts w:ascii="Times New Roman" w:hAnsi="Times New Roman" w:cs="Times New Roman"/>
          <w:sz w:val="22"/>
          <w:szCs w:val="22"/>
        </w:rPr>
        <w:t xml:space="preserve">for those with evidence of infection </w:t>
      </w:r>
      <w:r>
        <w:rPr>
          <w:rFonts w:ascii="Times New Roman" w:hAnsi="Times New Roman" w:cs="Times New Roman"/>
          <w:sz w:val="22"/>
          <w:szCs w:val="22"/>
        </w:rPr>
        <w:t>ranged from</w:t>
      </w:r>
      <w:r w:rsidR="00A82930">
        <w:rPr>
          <w:rFonts w:ascii="Times New Roman" w:hAnsi="Times New Roman" w:cs="Times New Roman"/>
          <w:sz w:val="22"/>
          <w:szCs w:val="22"/>
        </w:rPr>
        <w:t xml:space="preserve"> 3.94 to 5.08</w:t>
      </w:r>
      <w:r>
        <w:rPr>
          <w:rFonts w:ascii="Times New Roman" w:hAnsi="Times New Roman" w:cs="Times New Roman"/>
          <w:sz w:val="22"/>
          <w:szCs w:val="22"/>
        </w:rPr>
        <w:t>, with</w:t>
      </w:r>
      <w:r w:rsidR="00A82930">
        <w:rPr>
          <w:rFonts w:ascii="Times New Roman" w:hAnsi="Times New Roman" w:cs="Times New Roman"/>
          <w:sz w:val="22"/>
          <w:szCs w:val="22"/>
        </w:rPr>
        <w:t xml:space="preserve"> standard deviations ranging from</w:t>
      </w:r>
      <w:r w:rsidR="002A2426">
        <w:rPr>
          <w:rFonts w:ascii="Times New Roman" w:hAnsi="Times New Roman" w:cs="Times New Roman"/>
          <w:sz w:val="22"/>
          <w:szCs w:val="22"/>
        </w:rPr>
        <w:t xml:space="preserve"> 1.14 to 1.61</w:t>
      </w:r>
      <w:r w:rsidR="00D40889">
        <w:rPr>
          <w:rFonts w:ascii="Times New Roman" w:hAnsi="Times New Roman" w:cs="Times New Roman"/>
          <w:sz w:val="22"/>
          <w:szCs w:val="22"/>
        </w:rPr>
        <w:t xml:space="preserve"> (supplementary table 2)</w:t>
      </w:r>
      <w:r w:rsidR="001E1718">
        <w:rPr>
          <w:rFonts w:ascii="Times New Roman" w:hAnsi="Times New Roman" w:cs="Times New Roman"/>
          <w:sz w:val="22"/>
          <w:szCs w:val="22"/>
        </w:rPr>
        <w:t xml:space="preserve">. </w:t>
      </w:r>
      <w:r w:rsidR="0013310F">
        <w:rPr>
          <w:rFonts w:ascii="Times New Roman" w:hAnsi="Times New Roman" w:cs="Times New Roman"/>
          <w:sz w:val="22"/>
          <w:szCs w:val="22"/>
        </w:rPr>
        <w:t>The results were not sensitive to the choice of distribution (see supplementary table)</w:t>
      </w:r>
    </w:p>
    <w:p w14:paraId="0E6AFC1D" w14:textId="706BE918" w:rsidR="002A2426" w:rsidRDefault="00A82930"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The</w:t>
      </w:r>
      <w:r w:rsidR="00F00920">
        <w:rPr>
          <w:rFonts w:ascii="Times New Roman" w:hAnsi="Times New Roman" w:cs="Times New Roman"/>
          <w:sz w:val="22"/>
          <w:szCs w:val="22"/>
        </w:rPr>
        <w:t xml:space="preserve"> prevalence of</w:t>
      </w:r>
      <w:r w:rsidR="00C517EA">
        <w:rPr>
          <w:rFonts w:ascii="Times New Roman" w:hAnsi="Times New Roman" w:cs="Times New Roman"/>
          <w:sz w:val="22"/>
          <w:szCs w:val="22"/>
        </w:rPr>
        <w:t xml:space="preserve"> past CHIKV infection </w:t>
      </w:r>
      <w:r>
        <w:rPr>
          <w:rFonts w:ascii="Times New Roman" w:hAnsi="Times New Roman" w:cs="Times New Roman"/>
          <w:sz w:val="22"/>
          <w:szCs w:val="22"/>
        </w:rPr>
        <w:t xml:space="preserve">ranged </w:t>
      </w:r>
      <w:r w:rsidR="00C517EA">
        <w:rPr>
          <w:rFonts w:ascii="Times New Roman" w:hAnsi="Times New Roman" w:cs="Times New Roman"/>
          <w:sz w:val="22"/>
          <w:szCs w:val="22"/>
        </w:rPr>
        <w:t>from 8</w:t>
      </w:r>
      <w:r w:rsidR="002A2426">
        <w:rPr>
          <w:rFonts w:ascii="Times New Roman" w:hAnsi="Times New Roman" w:cs="Times New Roman"/>
          <w:sz w:val="22"/>
          <w:szCs w:val="22"/>
        </w:rPr>
        <w:t>9.4</w:t>
      </w:r>
      <w:r w:rsidR="00C517EA">
        <w:rPr>
          <w:rFonts w:ascii="Times New Roman" w:hAnsi="Times New Roman" w:cs="Times New Roman"/>
          <w:sz w:val="22"/>
          <w:szCs w:val="22"/>
        </w:rPr>
        <w:t>% (95% CrI 8</w:t>
      </w:r>
      <w:r w:rsidR="002A2426">
        <w:rPr>
          <w:rFonts w:ascii="Times New Roman" w:hAnsi="Times New Roman" w:cs="Times New Roman"/>
          <w:sz w:val="22"/>
          <w:szCs w:val="22"/>
        </w:rPr>
        <w:t>6.3</w:t>
      </w:r>
      <w:r w:rsidR="00C517EA">
        <w:rPr>
          <w:rFonts w:ascii="Times New Roman" w:hAnsi="Times New Roman" w:cs="Times New Roman"/>
          <w:sz w:val="22"/>
          <w:szCs w:val="22"/>
        </w:rPr>
        <w:t>-92.</w:t>
      </w:r>
      <w:r w:rsidR="002A2426">
        <w:rPr>
          <w:rFonts w:ascii="Times New Roman" w:hAnsi="Times New Roman" w:cs="Times New Roman"/>
          <w:sz w:val="22"/>
          <w:szCs w:val="22"/>
        </w:rPr>
        <w:t>3</w:t>
      </w:r>
      <w:r w:rsidR="00C517EA">
        <w:rPr>
          <w:rFonts w:ascii="Times New Roman" w:hAnsi="Times New Roman" w:cs="Times New Roman"/>
          <w:sz w:val="22"/>
          <w:szCs w:val="22"/>
        </w:rPr>
        <w:t xml:space="preserve">%) in Asembo to </w:t>
      </w:r>
      <w:r w:rsidR="002A2426">
        <w:rPr>
          <w:rFonts w:ascii="Times New Roman" w:hAnsi="Times New Roman" w:cs="Times New Roman"/>
          <w:sz w:val="22"/>
          <w:szCs w:val="22"/>
        </w:rPr>
        <w:t>20.1</w:t>
      </w:r>
      <w:r w:rsidR="00C517EA">
        <w:rPr>
          <w:rFonts w:ascii="Times New Roman" w:hAnsi="Times New Roman" w:cs="Times New Roman"/>
          <w:sz w:val="22"/>
          <w:szCs w:val="22"/>
        </w:rPr>
        <w:t>% (1</w:t>
      </w:r>
      <w:r w:rsidR="002A2426">
        <w:rPr>
          <w:rFonts w:ascii="Times New Roman" w:hAnsi="Times New Roman" w:cs="Times New Roman"/>
          <w:sz w:val="22"/>
          <w:szCs w:val="22"/>
        </w:rPr>
        <w:t>6.9</w:t>
      </w:r>
      <w:r w:rsidR="00C517EA">
        <w:rPr>
          <w:rFonts w:ascii="Times New Roman" w:hAnsi="Times New Roman" w:cs="Times New Roman"/>
          <w:sz w:val="22"/>
          <w:szCs w:val="22"/>
        </w:rPr>
        <w:t>-</w:t>
      </w:r>
      <w:r w:rsidR="002A2426">
        <w:rPr>
          <w:rFonts w:ascii="Times New Roman" w:hAnsi="Times New Roman" w:cs="Times New Roman"/>
          <w:sz w:val="22"/>
          <w:szCs w:val="22"/>
        </w:rPr>
        <w:t>23.6</w:t>
      </w:r>
      <w:r w:rsidR="00C517EA">
        <w:rPr>
          <w:rFonts w:ascii="Times New Roman" w:hAnsi="Times New Roman" w:cs="Times New Roman"/>
          <w:sz w:val="22"/>
          <w:szCs w:val="22"/>
        </w:rPr>
        <w:t xml:space="preserve">%) at Korogocho/Viwandani, with intermediate estimates approximately 39-43% at the remaining sites (Supplementary table </w:t>
      </w:r>
      <w:r w:rsidR="00D40889">
        <w:rPr>
          <w:rFonts w:ascii="Times New Roman" w:hAnsi="Times New Roman" w:cs="Times New Roman"/>
          <w:sz w:val="22"/>
          <w:szCs w:val="22"/>
        </w:rPr>
        <w:t>2</w:t>
      </w:r>
      <w:r w:rsidR="00C517EA">
        <w:rPr>
          <w:rFonts w:ascii="Times New Roman" w:hAnsi="Times New Roman" w:cs="Times New Roman"/>
          <w:sz w:val="22"/>
          <w:szCs w:val="22"/>
        </w:rPr>
        <w:t>).</w:t>
      </w:r>
    </w:p>
    <w:p w14:paraId="73B6DB9F" w14:textId="6E27D428" w:rsidR="00775B26" w:rsidRDefault="00775B26"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lastRenderedPageBreak/>
        <w:t xml:space="preserve">Across all sites, the prevalence of past CHIKV infection was </w:t>
      </w:r>
      <w:r w:rsidR="0013310F">
        <w:rPr>
          <w:rFonts w:ascii="Times New Roman" w:hAnsi="Times New Roman" w:cs="Times New Roman"/>
          <w:sz w:val="22"/>
          <w:szCs w:val="22"/>
        </w:rPr>
        <w:t>1.2 to 3.4 times higher than prevalence of protective CHIKV antibodies and was more pronounced in low transmission settings where the evidence of past CHIKV infection was more than three times higher than the prevalence of protective antibodies (Figure 3).</w:t>
      </w:r>
      <w:r w:rsidR="00191C18">
        <w:rPr>
          <w:rFonts w:ascii="Times New Roman" w:hAnsi="Times New Roman" w:cs="Times New Roman"/>
          <w:sz w:val="22"/>
          <w:szCs w:val="22"/>
        </w:rPr>
        <w:t xml:space="preserve"> We note that prevalence of protective antibodies produced wider confidence intervals compared to evidence of past infection.</w:t>
      </w:r>
    </w:p>
    <w:p w14:paraId="222C6A59" w14:textId="77777777" w:rsidR="00D40889" w:rsidRDefault="00D40889" w:rsidP="00BF3292">
      <w:pPr>
        <w:spacing w:line="480" w:lineRule="auto"/>
        <w:jc w:val="both"/>
        <w:rPr>
          <w:rFonts w:ascii="Times New Roman" w:hAnsi="Times New Roman" w:cs="Times New Roman"/>
          <w:sz w:val="22"/>
          <w:szCs w:val="22"/>
        </w:rPr>
      </w:pPr>
    </w:p>
    <w:p w14:paraId="2C9AA316" w14:textId="017DA61A" w:rsidR="00D40889" w:rsidRDefault="0013310F"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    </w:t>
      </w:r>
      <w:r>
        <w:rPr>
          <w:rFonts w:ascii="Times New Roman" w:hAnsi="Times New Roman" w:cs="Times New Roman"/>
          <w:noProof/>
          <w:sz w:val="22"/>
          <w:szCs w:val="22"/>
        </w:rPr>
        <w:drawing>
          <wp:inline distT="0" distB="0" distL="0" distR="0" wp14:anchorId="4C59F1B6" wp14:editId="2BACC8D0">
            <wp:extent cx="3931920" cy="2722098"/>
            <wp:effectExtent l="0" t="0" r="5080" b="0"/>
            <wp:docPr id="190712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24697" name="Picture 19071246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73949" cy="2751195"/>
                    </a:xfrm>
                    <a:prstGeom prst="rect">
                      <a:avLst/>
                    </a:prstGeom>
                  </pic:spPr>
                </pic:pic>
              </a:graphicData>
            </a:graphic>
          </wp:inline>
        </w:drawing>
      </w:r>
    </w:p>
    <w:p w14:paraId="1A20363A" w14:textId="0CF3E2EF" w:rsidR="00E76E02" w:rsidRDefault="0013310F"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Figure 2: Comparison between prevalence of protective antibodies and evidence of past CHIKV infection</w:t>
      </w:r>
    </w:p>
    <w:p w14:paraId="3E9D6F54" w14:textId="77777777" w:rsidR="00830EE1" w:rsidRDefault="00830EE1" w:rsidP="00BF3292">
      <w:pPr>
        <w:spacing w:line="480" w:lineRule="auto"/>
        <w:jc w:val="both"/>
        <w:rPr>
          <w:rFonts w:ascii="Times New Roman" w:hAnsi="Times New Roman" w:cs="Times New Roman"/>
          <w:sz w:val="22"/>
          <w:szCs w:val="22"/>
        </w:rPr>
      </w:pPr>
    </w:p>
    <w:p w14:paraId="7EF16B0D" w14:textId="77777777" w:rsidR="00E76E02" w:rsidRDefault="00E76E02" w:rsidP="00BF3292">
      <w:pPr>
        <w:spacing w:line="480" w:lineRule="auto"/>
        <w:jc w:val="both"/>
        <w:rPr>
          <w:rFonts w:ascii="Times New Roman" w:hAnsi="Times New Roman" w:cs="Times New Roman"/>
          <w:sz w:val="22"/>
          <w:szCs w:val="22"/>
        </w:rPr>
      </w:pPr>
    </w:p>
    <w:p w14:paraId="0EA4DF7E" w14:textId="76541496" w:rsidR="00E76E02" w:rsidRDefault="00E76E02" w:rsidP="00BF3292">
      <w:pPr>
        <w:spacing w:line="480" w:lineRule="auto"/>
        <w:ind w:leftChars="275" w:left="660"/>
        <w:jc w:val="both"/>
        <w:rPr>
          <w:rFonts w:ascii="Times New Roman" w:hAnsi="Times New Roman" w:cs="Times New Roman"/>
          <w:sz w:val="22"/>
          <w:szCs w:val="22"/>
          <w:lang w:val="en-US"/>
        </w:rPr>
      </w:pPr>
    </w:p>
    <w:p w14:paraId="268A68FF" w14:textId="1929FF98" w:rsidR="00652051" w:rsidRDefault="00652051" w:rsidP="00BF3292">
      <w:pPr>
        <w:spacing w:line="480" w:lineRule="auto"/>
        <w:jc w:val="both"/>
        <w:rPr>
          <w:rFonts w:ascii="Times New Roman" w:hAnsi="Times New Roman" w:cs="Times New Roman"/>
          <w:sz w:val="22"/>
          <w:szCs w:val="22"/>
          <w:lang w:val="en-US"/>
        </w:rPr>
      </w:pPr>
    </w:p>
    <w:p w14:paraId="1729D868" w14:textId="77777777" w:rsidR="00652051" w:rsidRPr="0092011B" w:rsidRDefault="00652051" w:rsidP="00BF3292">
      <w:pPr>
        <w:spacing w:line="480" w:lineRule="auto"/>
        <w:jc w:val="both"/>
        <w:rPr>
          <w:rFonts w:ascii="Times New Roman" w:hAnsi="Times New Roman" w:cs="Times New Roman"/>
          <w:sz w:val="22"/>
          <w:szCs w:val="22"/>
        </w:rPr>
      </w:pPr>
    </w:p>
    <w:p w14:paraId="027FA77C" w14:textId="26EAC239" w:rsidR="00E76E02" w:rsidRPr="00652051" w:rsidRDefault="00125075" w:rsidP="00BF3292">
      <w:pPr>
        <w:pStyle w:val="Heading1"/>
        <w:spacing w:line="480" w:lineRule="auto"/>
        <w:rPr>
          <w:rStyle w:val="CommentReference"/>
          <w:rFonts w:ascii="Times New Roman" w:eastAsia="Aptos" w:hAnsi="Times New Roman" w:cs="Times New Roman"/>
          <w:color w:val="auto"/>
          <w:sz w:val="22"/>
          <w:szCs w:val="22"/>
          <w:lang w:val="en-US"/>
        </w:rPr>
      </w:pPr>
      <w:r>
        <w:lastRenderedPageBreak/>
        <w:t xml:space="preserve">Discussion </w:t>
      </w:r>
    </w:p>
    <w:p w14:paraId="20C090E6" w14:textId="337A3C01" w:rsidR="008C56D3" w:rsidRDefault="008C56D3" w:rsidP="00BF3292">
      <w:pPr>
        <w:spacing w:line="480" w:lineRule="auto"/>
        <w:jc w:val="both"/>
        <w:rPr>
          <w:rFonts w:ascii="Times New Roman" w:hAnsi="Times New Roman"/>
          <w:sz w:val="22"/>
          <w:szCs w:val="22"/>
          <w:lang w:val="en-US"/>
        </w:rPr>
      </w:pPr>
      <w:r>
        <w:rPr>
          <w:rFonts w:ascii="Times New Roman" w:hAnsi="Times New Roman"/>
          <w:sz w:val="22"/>
          <w:szCs w:val="22"/>
        </w:rPr>
        <w:t>In this</w:t>
      </w:r>
      <w:r w:rsidR="004E0C4E">
        <w:rPr>
          <w:rFonts w:ascii="Times New Roman" w:hAnsi="Times New Roman"/>
          <w:sz w:val="22"/>
          <w:szCs w:val="22"/>
        </w:rPr>
        <w:t xml:space="preserve"> </w:t>
      </w:r>
      <w:r>
        <w:rPr>
          <w:rFonts w:ascii="Times New Roman" w:hAnsi="Times New Roman"/>
          <w:sz w:val="22"/>
          <w:szCs w:val="22"/>
        </w:rPr>
        <w:t>population-</w:t>
      </w:r>
      <w:r w:rsidR="00C03421">
        <w:rPr>
          <w:rFonts w:ascii="Times New Roman" w:hAnsi="Times New Roman"/>
          <w:sz w:val="22"/>
          <w:szCs w:val="22"/>
        </w:rPr>
        <w:t>based</w:t>
      </w:r>
      <w:r>
        <w:rPr>
          <w:rFonts w:ascii="Times New Roman" w:hAnsi="Times New Roman"/>
          <w:sz w:val="22"/>
          <w:szCs w:val="22"/>
        </w:rPr>
        <w:t>, multi-pathogen serosurvey conducted across five health and demographic surveillance system (HDSS) sites</w:t>
      </w:r>
      <w:r w:rsidR="00887E8D">
        <w:rPr>
          <w:rFonts w:ascii="Times New Roman" w:hAnsi="Times New Roman"/>
          <w:sz w:val="22"/>
          <w:szCs w:val="22"/>
        </w:rPr>
        <w:t xml:space="preserve"> in Kenya,</w:t>
      </w:r>
      <w:r>
        <w:rPr>
          <w:rFonts w:ascii="Times New Roman" w:hAnsi="Times New Roman"/>
          <w:sz w:val="22"/>
          <w:szCs w:val="22"/>
        </w:rPr>
        <w:t xml:space="preserve"> we observed a substantial prior arboviral exposure, driven predominantly by</w:t>
      </w:r>
      <w:r w:rsidR="00827002">
        <w:rPr>
          <w:rFonts w:ascii="Times New Roman" w:hAnsi="Times New Roman"/>
          <w:sz w:val="22"/>
          <w:szCs w:val="22"/>
        </w:rPr>
        <w:t xml:space="preserve"> </w:t>
      </w:r>
      <w:r>
        <w:rPr>
          <w:rFonts w:ascii="Times New Roman" w:hAnsi="Times New Roman"/>
          <w:sz w:val="22"/>
          <w:szCs w:val="22"/>
        </w:rPr>
        <w:t>CHIKV</w:t>
      </w:r>
      <w:r w:rsidR="004E0C4E">
        <w:rPr>
          <w:rFonts w:ascii="Times New Roman" w:hAnsi="Times New Roman"/>
          <w:sz w:val="22"/>
          <w:szCs w:val="22"/>
        </w:rPr>
        <w:t xml:space="preserve">. </w:t>
      </w:r>
      <w:r>
        <w:rPr>
          <w:rFonts w:ascii="Times New Roman" w:hAnsi="Times New Roman"/>
          <w:sz w:val="22"/>
          <w:szCs w:val="22"/>
        </w:rPr>
        <w:t xml:space="preserve"> </w:t>
      </w:r>
      <w:r w:rsidR="004E0C4E">
        <w:rPr>
          <w:rFonts w:ascii="Times New Roman" w:hAnsi="Times New Roman"/>
          <w:sz w:val="22"/>
          <w:szCs w:val="22"/>
        </w:rPr>
        <w:t>E</w:t>
      </w:r>
      <w:r>
        <w:rPr>
          <w:rFonts w:ascii="Times New Roman" w:hAnsi="Times New Roman"/>
          <w:sz w:val="22"/>
          <w:szCs w:val="22"/>
        </w:rPr>
        <w:t xml:space="preserve">xposure to DENV was </w:t>
      </w:r>
      <w:r w:rsidR="00B015E9">
        <w:rPr>
          <w:rFonts w:ascii="Times New Roman" w:hAnsi="Times New Roman"/>
          <w:sz w:val="22"/>
          <w:szCs w:val="22"/>
        </w:rPr>
        <w:t>spatially restricted</w:t>
      </w:r>
      <w:r w:rsidR="004E0C4E">
        <w:rPr>
          <w:rFonts w:ascii="Times New Roman" w:hAnsi="Times New Roman"/>
          <w:sz w:val="22"/>
          <w:szCs w:val="22"/>
        </w:rPr>
        <w:t xml:space="preserve"> while </w:t>
      </w:r>
      <w:r>
        <w:rPr>
          <w:rFonts w:ascii="Times New Roman" w:hAnsi="Times New Roman"/>
          <w:sz w:val="22"/>
          <w:szCs w:val="22"/>
        </w:rPr>
        <w:t>exposure to Rift Valley Fever (RVFV) was limited</w:t>
      </w:r>
      <w:r w:rsidR="004E0C4E">
        <w:rPr>
          <w:rFonts w:ascii="Times New Roman" w:hAnsi="Times New Roman"/>
          <w:sz w:val="22"/>
          <w:szCs w:val="22"/>
        </w:rPr>
        <w:t xml:space="preserve"> across all sites</w:t>
      </w:r>
      <w:r>
        <w:rPr>
          <w:rFonts w:ascii="Times New Roman" w:hAnsi="Times New Roman"/>
          <w:sz w:val="22"/>
          <w:szCs w:val="22"/>
        </w:rPr>
        <w:t xml:space="preserve">. Nearly half of the sampled individuals had </w:t>
      </w:r>
      <w:r w:rsidR="00125075">
        <w:rPr>
          <w:rFonts w:ascii="Times New Roman" w:hAnsi="Times New Roman"/>
          <w:sz w:val="22"/>
          <w:szCs w:val="22"/>
        </w:rPr>
        <w:t>evidence of prior infection with</w:t>
      </w:r>
      <w:r>
        <w:rPr>
          <w:rFonts w:ascii="Times New Roman" w:hAnsi="Times New Roman"/>
          <w:sz w:val="22"/>
          <w:szCs w:val="22"/>
        </w:rPr>
        <w:t xml:space="preserve"> at</w:t>
      </w:r>
      <w:r w:rsidR="00887E8D">
        <w:rPr>
          <w:rFonts w:ascii="Times New Roman" w:hAnsi="Times New Roman"/>
          <w:sz w:val="22"/>
          <w:szCs w:val="22"/>
        </w:rPr>
        <w:t xml:space="preserve"> </w:t>
      </w:r>
      <w:r>
        <w:rPr>
          <w:rFonts w:ascii="Times New Roman" w:hAnsi="Times New Roman"/>
          <w:sz w:val="22"/>
          <w:szCs w:val="22"/>
        </w:rPr>
        <w:t xml:space="preserve">least one </w:t>
      </w:r>
      <w:r w:rsidR="00125075">
        <w:rPr>
          <w:rFonts w:ascii="Times New Roman" w:hAnsi="Times New Roman"/>
          <w:sz w:val="22"/>
          <w:szCs w:val="22"/>
        </w:rPr>
        <w:t xml:space="preserve">of the </w:t>
      </w:r>
      <w:r>
        <w:rPr>
          <w:rFonts w:ascii="Times New Roman" w:hAnsi="Times New Roman"/>
          <w:sz w:val="22"/>
          <w:szCs w:val="22"/>
        </w:rPr>
        <w:t>arbovirus</w:t>
      </w:r>
      <w:r w:rsidR="00125075">
        <w:rPr>
          <w:rFonts w:ascii="Times New Roman" w:hAnsi="Times New Roman"/>
          <w:sz w:val="22"/>
          <w:szCs w:val="22"/>
        </w:rPr>
        <w:t>es under study</w:t>
      </w:r>
      <w:r>
        <w:rPr>
          <w:rFonts w:ascii="Times New Roman" w:hAnsi="Times New Roman"/>
          <w:sz w:val="22"/>
          <w:szCs w:val="22"/>
        </w:rPr>
        <w:t xml:space="preserve">, with pronounced heterogeneity across sites and pathogens, underscoring marked spatial variation in arboviral transmission across </w:t>
      </w:r>
      <w:r w:rsidR="00E95ADE">
        <w:rPr>
          <w:rFonts w:ascii="Times New Roman" w:hAnsi="Times New Roman"/>
          <w:sz w:val="22"/>
          <w:szCs w:val="22"/>
        </w:rPr>
        <w:t xml:space="preserve">diverse </w:t>
      </w:r>
      <w:r>
        <w:rPr>
          <w:rFonts w:ascii="Times New Roman" w:hAnsi="Times New Roman"/>
          <w:sz w:val="22"/>
          <w:szCs w:val="22"/>
        </w:rPr>
        <w:t>ecological settings in Kenya.</w:t>
      </w:r>
    </w:p>
    <w:p w14:paraId="1683829A" w14:textId="4525F45E" w:rsidR="008C56D3" w:rsidRDefault="008C56D3" w:rsidP="00BF3292">
      <w:pPr>
        <w:spacing w:line="480" w:lineRule="auto"/>
        <w:jc w:val="both"/>
        <w:rPr>
          <w:rFonts w:ascii="Times New Roman" w:hAnsi="Times New Roman"/>
          <w:sz w:val="22"/>
          <w:szCs w:val="22"/>
        </w:rPr>
      </w:pPr>
      <w:r>
        <w:rPr>
          <w:rFonts w:ascii="Times New Roman" w:hAnsi="Times New Roman"/>
          <w:sz w:val="22"/>
          <w:szCs w:val="22"/>
        </w:rPr>
        <w:t xml:space="preserve">To our knowledge, </w:t>
      </w:r>
      <w:r w:rsidR="00822ABB">
        <w:rPr>
          <w:rFonts w:ascii="Times New Roman" w:hAnsi="Times New Roman"/>
          <w:sz w:val="22"/>
          <w:szCs w:val="22"/>
        </w:rPr>
        <w:t>the</w:t>
      </w:r>
      <w:r w:rsidR="00692956">
        <w:rPr>
          <w:rFonts w:ascii="Times New Roman" w:hAnsi="Times New Roman"/>
          <w:sz w:val="22"/>
          <w:szCs w:val="22"/>
        </w:rPr>
        <w:t xml:space="preserve"> </w:t>
      </w:r>
      <w:r>
        <w:rPr>
          <w:rFonts w:ascii="Times New Roman" w:hAnsi="Times New Roman"/>
          <w:sz w:val="22"/>
          <w:szCs w:val="22"/>
        </w:rPr>
        <w:t xml:space="preserve">KEMIS platform represents </w:t>
      </w:r>
      <w:r w:rsidR="00B015E9">
        <w:rPr>
          <w:rFonts w:ascii="Times New Roman" w:hAnsi="Times New Roman"/>
          <w:sz w:val="22"/>
          <w:szCs w:val="22"/>
        </w:rPr>
        <w:t>one of the largest</w:t>
      </w:r>
      <w:r>
        <w:rPr>
          <w:rFonts w:ascii="Times New Roman" w:hAnsi="Times New Roman"/>
          <w:sz w:val="22"/>
          <w:szCs w:val="22"/>
        </w:rPr>
        <w:t xml:space="preserve"> population-based</w:t>
      </w:r>
      <w:r w:rsidR="004E0C4E">
        <w:rPr>
          <w:rFonts w:ascii="Times New Roman" w:hAnsi="Times New Roman"/>
          <w:sz w:val="22"/>
          <w:szCs w:val="22"/>
        </w:rPr>
        <w:t xml:space="preserve"> arboviral</w:t>
      </w:r>
      <w:r>
        <w:rPr>
          <w:rFonts w:ascii="Times New Roman" w:hAnsi="Times New Roman"/>
          <w:sz w:val="22"/>
          <w:szCs w:val="22"/>
        </w:rPr>
        <w:t xml:space="preserve"> serosurveillance effort conducted in</w:t>
      </w:r>
      <w:r w:rsidR="004E0C4E">
        <w:rPr>
          <w:rFonts w:ascii="Times New Roman" w:hAnsi="Times New Roman"/>
          <w:sz w:val="22"/>
          <w:szCs w:val="22"/>
        </w:rPr>
        <w:t xml:space="preserve"> </w:t>
      </w:r>
      <w:r w:rsidR="00BB56A2">
        <w:rPr>
          <w:rFonts w:ascii="Times New Roman" w:hAnsi="Times New Roman"/>
          <w:sz w:val="22"/>
          <w:szCs w:val="22"/>
        </w:rPr>
        <w:t>Kenya</w:t>
      </w:r>
      <w:r>
        <w:rPr>
          <w:rFonts w:ascii="Times New Roman" w:hAnsi="Times New Roman"/>
          <w:sz w:val="22"/>
          <w:szCs w:val="22"/>
        </w:rPr>
        <w:t xml:space="preserve">. </w:t>
      </w:r>
      <w:r w:rsidR="004E0C4E">
        <w:rPr>
          <w:rFonts w:ascii="Times New Roman" w:hAnsi="Times New Roman"/>
          <w:sz w:val="22"/>
          <w:szCs w:val="22"/>
        </w:rPr>
        <w:t xml:space="preserve">By leveraging </w:t>
      </w:r>
      <w:r>
        <w:rPr>
          <w:rFonts w:ascii="Times New Roman" w:hAnsi="Times New Roman"/>
          <w:sz w:val="22"/>
          <w:szCs w:val="22"/>
        </w:rPr>
        <w:t>4,165</w:t>
      </w:r>
      <w:r w:rsidR="004E0C4E">
        <w:rPr>
          <w:rFonts w:ascii="Times New Roman" w:hAnsi="Times New Roman"/>
          <w:sz w:val="22"/>
          <w:szCs w:val="22"/>
        </w:rPr>
        <w:t xml:space="preserve"> banked plasma</w:t>
      </w:r>
      <w:r>
        <w:rPr>
          <w:rFonts w:ascii="Times New Roman" w:hAnsi="Times New Roman"/>
          <w:sz w:val="22"/>
          <w:szCs w:val="22"/>
        </w:rPr>
        <w:t xml:space="preserve"> samples collected across </w:t>
      </w:r>
      <w:r w:rsidR="00E95ADE">
        <w:rPr>
          <w:rFonts w:ascii="Times New Roman" w:hAnsi="Times New Roman"/>
          <w:sz w:val="22"/>
          <w:szCs w:val="22"/>
        </w:rPr>
        <w:t xml:space="preserve"> </w:t>
      </w:r>
      <w:r>
        <w:rPr>
          <w:rFonts w:ascii="Times New Roman" w:hAnsi="Times New Roman"/>
          <w:sz w:val="22"/>
          <w:szCs w:val="22"/>
        </w:rPr>
        <w:t xml:space="preserve">diverse ecological </w:t>
      </w:r>
      <w:r w:rsidR="00E95ADE">
        <w:rPr>
          <w:rFonts w:ascii="Times New Roman" w:hAnsi="Times New Roman"/>
          <w:sz w:val="22"/>
          <w:szCs w:val="22"/>
        </w:rPr>
        <w:t>sites</w:t>
      </w:r>
      <w:r>
        <w:rPr>
          <w:rFonts w:ascii="Times New Roman" w:hAnsi="Times New Roman"/>
          <w:sz w:val="22"/>
          <w:szCs w:val="22"/>
        </w:rPr>
        <w:t xml:space="preserve"> and all age groups, this study substantially exceeds </w:t>
      </w:r>
      <w:r w:rsidR="004E0C4E">
        <w:rPr>
          <w:rFonts w:ascii="Times New Roman" w:hAnsi="Times New Roman"/>
          <w:sz w:val="22"/>
          <w:szCs w:val="22"/>
        </w:rPr>
        <w:t xml:space="preserve">most </w:t>
      </w:r>
      <w:r w:rsidR="00586827">
        <w:rPr>
          <w:rFonts w:ascii="Times New Roman" w:hAnsi="Times New Roman"/>
          <w:sz w:val="22"/>
          <w:szCs w:val="22"/>
        </w:rPr>
        <w:t xml:space="preserve">of the </w:t>
      </w:r>
      <w:r w:rsidR="004E0C4E">
        <w:rPr>
          <w:rFonts w:ascii="Times New Roman" w:hAnsi="Times New Roman"/>
          <w:sz w:val="22"/>
          <w:szCs w:val="22"/>
        </w:rPr>
        <w:t xml:space="preserve">previous Kenyan serosurveys, which have typically been </w:t>
      </w:r>
      <w:r w:rsidR="00586827">
        <w:rPr>
          <w:rFonts w:ascii="Times New Roman" w:hAnsi="Times New Roman"/>
          <w:sz w:val="22"/>
          <w:szCs w:val="22"/>
        </w:rPr>
        <w:t xml:space="preserve">health </w:t>
      </w:r>
      <w:r w:rsidR="004E0C4E">
        <w:rPr>
          <w:rFonts w:ascii="Times New Roman" w:hAnsi="Times New Roman"/>
          <w:sz w:val="22"/>
          <w:szCs w:val="22"/>
        </w:rPr>
        <w:t>facility-based or restricted to specific populations</w:t>
      </w:r>
      <w:r>
        <w:rPr>
          <w:rFonts w:ascii="Times New Roman" w:hAnsi="Times New Roman"/>
          <w:sz w:val="22"/>
          <w:szCs w:val="22"/>
        </w:rPr>
        <w:t>.</w:t>
      </w:r>
      <w:sdt>
        <w:sdtPr>
          <w:rPr>
            <w:rFonts w:ascii="Times New Roman" w:hAnsi="Times New Roman" w:cs="Times New Roman"/>
            <w:color w:val="000000"/>
            <w:sz w:val="22"/>
            <w:vertAlign w:val="superscript"/>
          </w:rPr>
          <w:tag w:val="MENDELEY_CITATION_v3_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"/>
          <w:id w:val="1433703644"/>
        </w:sdtPr>
        <w:sdtContent>
          <w:r w:rsidR="00AE5EED" w:rsidRPr="00AE5EED">
            <w:rPr>
              <w:rFonts w:ascii="Times New Roman" w:hAnsi="Times New Roman" w:cs="Times New Roman"/>
              <w:color w:val="000000"/>
              <w:sz w:val="22"/>
              <w:szCs w:val="22"/>
              <w:vertAlign w:val="superscript"/>
            </w:rPr>
            <w:t>36</w:t>
          </w:r>
        </w:sdtContent>
      </w:sdt>
      <w:r>
        <w:rPr>
          <w:rFonts w:ascii="Times New Roman" w:hAnsi="Times New Roman"/>
          <w:sz w:val="22"/>
          <w:szCs w:val="22"/>
        </w:rPr>
        <w:t xml:space="preserve"> A key strength of this </w:t>
      </w:r>
      <w:r w:rsidR="004E0C4E">
        <w:rPr>
          <w:rFonts w:ascii="Times New Roman" w:hAnsi="Times New Roman"/>
          <w:sz w:val="22"/>
          <w:szCs w:val="22"/>
        </w:rPr>
        <w:t xml:space="preserve">approach </w:t>
      </w:r>
      <w:r>
        <w:rPr>
          <w:rFonts w:ascii="Times New Roman" w:hAnsi="Times New Roman"/>
          <w:sz w:val="22"/>
          <w:szCs w:val="22"/>
        </w:rPr>
        <w:t xml:space="preserve">is the use of banked plasma samples </w:t>
      </w:r>
      <w:r w:rsidR="004E0C4E">
        <w:rPr>
          <w:rFonts w:ascii="Times New Roman" w:hAnsi="Times New Roman"/>
          <w:sz w:val="22"/>
          <w:szCs w:val="22"/>
        </w:rPr>
        <w:t>embedded within</w:t>
      </w:r>
      <w:r>
        <w:rPr>
          <w:rFonts w:ascii="Times New Roman" w:hAnsi="Times New Roman"/>
          <w:sz w:val="22"/>
          <w:szCs w:val="22"/>
        </w:rPr>
        <w:t xml:space="preserve"> </w:t>
      </w:r>
      <w:r w:rsidR="00D84F57">
        <w:rPr>
          <w:rFonts w:ascii="Times New Roman" w:hAnsi="Times New Roman"/>
          <w:sz w:val="22"/>
          <w:szCs w:val="22"/>
        </w:rPr>
        <w:t>well-established</w:t>
      </w:r>
      <w:r>
        <w:rPr>
          <w:rFonts w:ascii="Times New Roman" w:hAnsi="Times New Roman"/>
          <w:sz w:val="22"/>
          <w:szCs w:val="22"/>
        </w:rPr>
        <w:t xml:space="preserve"> demographic surveillance platforms, enabl</w:t>
      </w:r>
      <w:r w:rsidR="004E0C4E">
        <w:rPr>
          <w:rFonts w:ascii="Times New Roman" w:hAnsi="Times New Roman"/>
          <w:sz w:val="22"/>
          <w:szCs w:val="22"/>
        </w:rPr>
        <w:t>ing</w:t>
      </w:r>
      <w:r>
        <w:rPr>
          <w:rFonts w:ascii="Times New Roman" w:hAnsi="Times New Roman"/>
          <w:sz w:val="22"/>
          <w:szCs w:val="22"/>
        </w:rPr>
        <w:t xml:space="preserve"> efficient, age-inclusive, multi-pathogen serological assessment without</w:t>
      </w:r>
      <w:r w:rsidR="00822ABB">
        <w:rPr>
          <w:rFonts w:ascii="Times New Roman" w:hAnsi="Times New Roman"/>
          <w:sz w:val="22"/>
          <w:szCs w:val="22"/>
        </w:rPr>
        <w:t xml:space="preserve"> the</w:t>
      </w:r>
      <w:r>
        <w:rPr>
          <w:rFonts w:ascii="Times New Roman" w:hAnsi="Times New Roman"/>
          <w:sz w:val="22"/>
          <w:szCs w:val="22"/>
        </w:rPr>
        <w:t xml:space="preserve"> logistical </w:t>
      </w:r>
      <w:r w:rsidR="004E0C4E">
        <w:rPr>
          <w:rFonts w:ascii="Times New Roman" w:hAnsi="Times New Roman"/>
          <w:sz w:val="22"/>
          <w:szCs w:val="22"/>
        </w:rPr>
        <w:t xml:space="preserve">and financial </w:t>
      </w:r>
      <w:r>
        <w:rPr>
          <w:rFonts w:ascii="Times New Roman" w:hAnsi="Times New Roman"/>
          <w:sz w:val="22"/>
          <w:szCs w:val="22"/>
        </w:rPr>
        <w:t>c</w:t>
      </w:r>
      <w:r w:rsidR="004E0C4E">
        <w:rPr>
          <w:rFonts w:ascii="Times New Roman" w:hAnsi="Times New Roman"/>
          <w:sz w:val="22"/>
          <w:szCs w:val="22"/>
        </w:rPr>
        <w:t xml:space="preserve">onstraints </w:t>
      </w:r>
      <w:r>
        <w:rPr>
          <w:rFonts w:ascii="Times New Roman" w:hAnsi="Times New Roman"/>
          <w:sz w:val="22"/>
          <w:szCs w:val="22"/>
        </w:rPr>
        <w:t xml:space="preserve">of prospective sampling. Importantly, our CHIKV and DENV estimates closely align with those reported in a recent prospective longitudinal study conducted in Kisumu and </w:t>
      </w:r>
      <w:proofErr w:type="spellStart"/>
      <w:r>
        <w:rPr>
          <w:rFonts w:ascii="Times New Roman" w:hAnsi="Times New Roman"/>
          <w:sz w:val="22"/>
          <w:szCs w:val="22"/>
        </w:rPr>
        <w:t>Ukunda</w:t>
      </w:r>
      <w:proofErr w:type="spellEnd"/>
      <w:r>
        <w:rPr>
          <w:rFonts w:ascii="Times New Roman" w:hAnsi="Times New Roman"/>
          <w:sz w:val="22"/>
          <w:szCs w:val="22"/>
        </w:rPr>
        <w:t>, despite fundamental differences in study design.</w:t>
      </w:r>
      <w:sdt>
        <w:sdtPr>
          <w:rPr>
            <w:rFonts w:ascii="Times New Roman" w:hAnsi="Times New Roman" w:cs="Times New Roman"/>
            <w:color w:val="000000"/>
            <w:sz w:val="22"/>
            <w:vertAlign w:val="superscript"/>
          </w:rPr>
          <w:tag w:val="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"/>
          <w:id w:val="1503849111"/>
        </w:sdtPr>
        <w:sdtContent>
          <w:r w:rsidR="00AE5EED" w:rsidRPr="00AE5EED">
            <w:rPr>
              <w:rFonts w:ascii="Times New Roman" w:hAnsi="Times New Roman" w:cs="Times New Roman"/>
              <w:color w:val="000000"/>
              <w:sz w:val="22"/>
              <w:szCs w:val="22"/>
              <w:vertAlign w:val="superscript"/>
            </w:rPr>
            <w:t>21</w:t>
          </w:r>
        </w:sdtContent>
      </w:sdt>
      <w:r>
        <w:rPr>
          <w:rFonts w:ascii="Times New Roman" w:hAnsi="Times New Roman"/>
          <w:sz w:val="22"/>
          <w:szCs w:val="22"/>
        </w:rPr>
        <w:t xml:space="preserve"> This co</w:t>
      </w:r>
      <w:r w:rsidR="00FB3FA9">
        <w:rPr>
          <w:rFonts w:ascii="Times New Roman" w:hAnsi="Times New Roman"/>
          <w:sz w:val="22"/>
          <w:szCs w:val="22"/>
        </w:rPr>
        <w:t>ncordance</w:t>
      </w:r>
      <w:r>
        <w:rPr>
          <w:rFonts w:ascii="Times New Roman" w:hAnsi="Times New Roman"/>
          <w:sz w:val="22"/>
          <w:szCs w:val="22"/>
        </w:rPr>
        <w:t xml:space="preserve"> supports the validity of using banked samples within demographic surveillance systems for population-level arbovirus monitoring and aligns with the WHO Global Arbovirus Initiative’s </w:t>
      </w:r>
      <w:r w:rsidR="00FB3FA9">
        <w:rPr>
          <w:rFonts w:ascii="Times New Roman" w:hAnsi="Times New Roman"/>
          <w:sz w:val="22"/>
          <w:szCs w:val="22"/>
        </w:rPr>
        <w:t>emphasis</w:t>
      </w:r>
      <w:r>
        <w:rPr>
          <w:rFonts w:ascii="Times New Roman" w:hAnsi="Times New Roman"/>
          <w:sz w:val="22"/>
          <w:szCs w:val="22"/>
        </w:rPr>
        <w:t xml:space="preserve"> </w:t>
      </w:r>
      <w:r w:rsidR="00FB3FA9">
        <w:rPr>
          <w:rFonts w:ascii="Times New Roman" w:hAnsi="Times New Roman"/>
          <w:sz w:val="22"/>
          <w:szCs w:val="22"/>
        </w:rPr>
        <w:t>on</w:t>
      </w:r>
      <w:r>
        <w:rPr>
          <w:rFonts w:ascii="Times New Roman" w:hAnsi="Times New Roman"/>
          <w:sz w:val="22"/>
          <w:szCs w:val="22"/>
        </w:rPr>
        <w:t xml:space="preserve"> strengthen</w:t>
      </w:r>
      <w:r w:rsidR="00FB3FA9">
        <w:rPr>
          <w:rFonts w:ascii="Times New Roman" w:hAnsi="Times New Roman"/>
          <w:sz w:val="22"/>
          <w:szCs w:val="22"/>
        </w:rPr>
        <w:t>ing</w:t>
      </w:r>
      <w:r>
        <w:rPr>
          <w:rFonts w:ascii="Times New Roman" w:hAnsi="Times New Roman"/>
          <w:sz w:val="22"/>
          <w:szCs w:val="22"/>
        </w:rPr>
        <w:t xml:space="preserve"> integrated surveillance </w:t>
      </w:r>
      <w:r w:rsidR="00FB3FA9">
        <w:rPr>
          <w:rFonts w:ascii="Times New Roman" w:hAnsi="Times New Roman"/>
          <w:sz w:val="22"/>
          <w:szCs w:val="22"/>
        </w:rPr>
        <w:t>through</w:t>
      </w:r>
      <w:r>
        <w:rPr>
          <w:rFonts w:ascii="Times New Roman" w:hAnsi="Times New Roman"/>
          <w:sz w:val="22"/>
          <w:szCs w:val="22"/>
        </w:rPr>
        <w:t xml:space="preserve"> existing platforms to </w:t>
      </w:r>
      <w:r w:rsidR="00FB3FA9">
        <w:rPr>
          <w:rFonts w:ascii="Times New Roman" w:hAnsi="Times New Roman"/>
          <w:sz w:val="22"/>
          <w:szCs w:val="22"/>
        </w:rPr>
        <w:t xml:space="preserve">inform </w:t>
      </w:r>
      <w:r>
        <w:rPr>
          <w:rFonts w:ascii="Times New Roman" w:hAnsi="Times New Roman"/>
          <w:sz w:val="22"/>
          <w:szCs w:val="22"/>
        </w:rPr>
        <w:t>epidemic preparedness and intervention prioritisation.</w:t>
      </w:r>
    </w:p>
    <w:p w14:paraId="4E360684" w14:textId="15F6EADA" w:rsidR="008C56D3" w:rsidRDefault="008C56D3" w:rsidP="00BF3292">
      <w:pPr>
        <w:spacing w:line="480" w:lineRule="auto"/>
        <w:jc w:val="both"/>
        <w:rPr>
          <w:rFonts w:ascii="Times New Roman" w:hAnsi="Times New Roman"/>
          <w:sz w:val="22"/>
          <w:szCs w:val="22"/>
        </w:rPr>
      </w:pPr>
      <w:r>
        <w:rPr>
          <w:rFonts w:ascii="Times New Roman" w:hAnsi="Times New Roman"/>
          <w:sz w:val="22"/>
          <w:szCs w:val="22"/>
        </w:rPr>
        <w:t>CHIKV exposure varied markedly across the HDSS sites and was substantially higher than exposure to either DENV or RVFV. The highest prevalence of protective CHIKV antibodies was observed in Asembo in western Kenya, where</w:t>
      </w:r>
      <w:r w:rsidR="00125075">
        <w:rPr>
          <w:rFonts w:ascii="Times New Roman" w:hAnsi="Times New Roman"/>
          <w:sz w:val="22"/>
          <w:szCs w:val="22"/>
        </w:rPr>
        <w:t xml:space="preserve"> we estimated that</w:t>
      </w:r>
      <w:r>
        <w:rPr>
          <w:rFonts w:ascii="Times New Roman" w:hAnsi="Times New Roman"/>
          <w:sz w:val="22"/>
          <w:szCs w:val="22"/>
        </w:rPr>
        <w:t xml:space="preserve"> </w:t>
      </w:r>
      <w:r w:rsidR="00080DD1">
        <w:rPr>
          <w:rFonts w:ascii="Times New Roman" w:hAnsi="Times New Roman"/>
          <w:sz w:val="22"/>
          <w:szCs w:val="22"/>
        </w:rPr>
        <w:t>approximately</w:t>
      </w:r>
      <w:r w:rsidR="00822ABB">
        <w:rPr>
          <w:rFonts w:ascii="Times New Roman" w:hAnsi="Times New Roman"/>
          <w:sz w:val="22"/>
          <w:szCs w:val="22"/>
        </w:rPr>
        <w:t xml:space="preserve"> 70%</w:t>
      </w:r>
      <w:r>
        <w:rPr>
          <w:rFonts w:ascii="Times New Roman" w:hAnsi="Times New Roman"/>
          <w:sz w:val="22"/>
          <w:szCs w:val="22"/>
        </w:rPr>
        <w:t xml:space="preserve"> of the population </w:t>
      </w:r>
      <w:r w:rsidR="00080DD1">
        <w:rPr>
          <w:rFonts w:ascii="Times New Roman" w:hAnsi="Times New Roman"/>
          <w:sz w:val="22"/>
          <w:szCs w:val="22"/>
        </w:rPr>
        <w:t xml:space="preserve">had </w:t>
      </w:r>
      <w:r>
        <w:rPr>
          <w:rFonts w:ascii="Times New Roman" w:hAnsi="Times New Roman"/>
          <w:sz w:val="22"/>
          <w:szCs w:val="22"/>
        </w:rPr>
        <w:t>antibodies</w:t>
      </w:r>
      <w:r w:rsidR="00125075">
        <w:rPr>
          <w:rFonts w:ascii="Times New Roman" w:hAnsi="Times New Roman"/>
          <w:sz w:val="22"/>
          <w:szCs w:val="22"/>
        </w:rPr>
        <w:t xml:space="preserve"> correlating </w:t>
      </w:r>
      <w:r w:rsidR="00080DD1">
        <w:rPr>
          <w:rFonts w:ascii="Times New Roman" w:hAnsi="Times New Roman"/>
          <w:sz w:val="22"/>
          <w:szCs w:val="22"/>
        </w:rPr>
        <w:t>with</w:t>
      </w:r>
      <w:r w:rsidR="00125075">
        <w:rPr>
          <w:rFonts w:ascii="Times New Roman" w:hAnsi="Times New Roman"/>
          <w:sz w:val="22"/>
          <w:szCs w:val="22"/>
        </w:rPr>
        <w:t xml:space="preserve"> neutralization activity and </w:t>
      </w:r>
      <w:r w:rsidR="00080DD1">
        <w:rPr>
          <w:rFonts w:ascii="Times New Roman" w:hAnsi="Times New Roman"/>
          <w:sz w:val="22"/>
          <w:szCs w:val="22"/>
        </w:rPr>
        <w:t>that approximately</w:t>
      </w:r>
      <w:r w:rsidR="00125075">
        <w:rPr>
          <w:rFonts w:ascii="Times New Roman" w:hAnsi="Times New Roman"/>
          <w:sz w:val="22"/>
          <w:szCs w:val="22"/>
        </w:rPr>
        <w:t xml:space="preserve"> 90% had evidence of </w:t>
      </w:r>
      <w:r w:rsidR="00080DD1">
        <w:rPr>
          <w:rFonts w:ascii="Times New Roman" w:hAnsi="Times New Roman"/>
          <w:sz w:val="22"/>
          <w:szCs w:val="22"/>
        </w:rPr>
        <w:t xml:space="preserve">any </w:t>
      </w:r>
      <w:r w:rsidR="00125075">
        <w:rPr>
          <w:rFonts w:ascii="Times New Roman" w:hAnsi="Times New Roman"/>
          <w:sz w:val="22"/>
          <w:szCs w:val="22"/>
        </w:rPr>
        <w:t>prior infection</w:t>
      </w:r>
      <w:r w:rsidR="00DD72F9">
        <w:rPr>
          <w:rFonts w:ascii="Times New Roman" w:hAnsi="Times New Roman"/>
          <w:sz w:val="22"/>
          <w:szCs w:val="22"/>
        </w:rPr>
        <w:t>,</w:t>
      </w:r>
      <w:r w:rsidR="00125075">
        <w:rPr>
          <w:rFonts w:ascii="Times New Roman" w:hAnsi="Times New Roman"/>
          <w:sz w:val="22"/>
          <w:szCs w:val="22"/>
        </w:rPr>
        <w:t xml:space="preserve"> </w:t>
      </w:r>
      <w:r w:rsidR="00DD72F9">
        <w:rPr>
          <w:rFonts w:ascii="Times New Roman" w:hAnsi="Times New Roman"/>
          <w:sz w:val="22"/>
          <w:szCs w:val="22"/>
        </w:rPr>
        <w:t xml:space="preserve">an </w:t>
      </w:r>
      <w:r w:rsidR="00125075">
        <w:rPr>
          <w:rFonts w:ascii="Times New Roman" w:hAnsi="Times New Roman"/>
          <w:sz w:val="22"/>
          <w:szCs w:val="22"/>
        </w:rPr>
        <w:t>indicat</w:t>
      </w:r>
      <w:r w:rsidR="00DD72F9">
        <w:rPr>
          <w:rFonts w:ascii="Times New Roman" w:hAnsi="Times New Roman"/>
          <w:sz w:val="22"/>
          <w:szCs w:val="22"/>
        </w:rPr>
        <w:t xml:space="preserve">ion </w:t>
      </w:r>
      <w:r w:rsidR="00DD72F9">
        <w:rPr>
          <w:rFonts w:ascii="Times New Roman" w:hAnsi="Times New Roman"/>
          <w:sz w:val="22"/>
          <w:szCs w:val="22"/>
        </w:rPr>
        <w:lastRenderedPageBreak/>
        <w:t>of</w:t>
      </w:r>
      <w:r>
        <w:rPr>
          <w:rFonts w:ascii="Times New Roman" w:hAnsi="Times New Roman"/>
          <w:sz w:val="22"/>
          <w:szCs w:val="22"/>
        </w:rPr>
        <w:t xml:space="preserve"> long-standing endemic transmission. Moderate levels of CHIKV exposure </w:t>
      </w:r>
      <w:r w:rsidR="00CE5585">
        <w:rPr>
          <w:rFonts w:ascii="Times New Roman" w:hAnsi="Times New Roman"/>
          <w:sz w:val="22"/>
          <w:szCs w:val="22"/>
        </w:rPr>
        <w:t>were</w:t>
      </w:r>
      <w:r>
        <w:rPr>
          <w:rFonts w:ascii="Times New Roman" w:hAnsi="Times New Roman"/>
          <w:sz w:val="22"/>
          <w:szCs w:val="22"/>
        </w:rPr>
        <w:t xml:space="preserve"> observed in Kibera, Manyatta, and Kilifi, whereas Korogocho/Viwandani exhibited </w:t>
      </w:r>
      <w:r w:rsidR="00FB3FA9">
        <w:rPr>
          <w:rFonts w:ascii="Times New Roman" w:hAnsi="Times New Roman"/>
          <w:sz w:val="22"/>
          <w:szCs w:val="22"/>
        </w:rPr>
        <w:t>very low seroprevalence</w:t>
      </w:r>
      <w:r>
        <w:rPr>
          <w:rFonts w:ascii="Times New Roman" w:hAnsi="Times New Roman"/>
          <w:sz w:val="22"/>
          <w:szCs w:val="22"/>
        </w:rPr>
        <w:t xml:space="preserve">, suggesting </w:t>
      </w:r>
      <w:r w:rsidR="00FB3FA9">
        <w:rPr>
          <w:rFonts w:ascii="Times New Roman" w:hAnsi="Times New Roman"/>
          <w:sz w:val="22"/>
          <w:szCs w:val="22"/>
        </w:rPr>
        <w:t xml:space="preserve">sporadic </w:t>
      </w:r>
      <w:r>
        <w:rPr>
          <w:rFonts w:ascii="Times New Roman" w:hAnsi="Times New Roman"/>
          <w:sz w:val="22"/>
          <w:szCs w:val="22"/>
        </w:rPr>
        <w:t xml:space="preserve">transmission and a large pool of susceptible </w:t>
      </w:r>
      <w:r w:rsidR="006F5948">
        <w:rPr>
          <w:rFonts w:ascii="Times New Roman" w:hAnsi="Times New Roman"/>
          <w:sz w:val="22"/>
          <w:szCs w:val="22"/>
        </w:rPr>
        <w:t>individuals</w:t>
      </w:r>
      <w:r>
        <w:rPr>
          <w:rFonts w:ascii="Times New Roman" w:hAnsi="Times New Roman"/>
          <w:sz w:val="22"/>
          <w:szCs w:val="22"/>
        </w:rPr>
        <w:t>. These spatial patterns highlight pronounced heterogeneity in historical CHIKV transmission across rural, urban and informal settlement environments.</w:t>
      </w:r>
    </w:p>
    <w:p w14:paraId="635B954D" w14:textId="4F9FA589" w:rsidR="00E76E02" w:rsidRPr="00802502" w:rsidRDefault="00F336F5" w:rsidP="00BF3292">
      <w:pPr>
        <w:spacing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 xml:space="preserve">Our findings extend </w:t>
      </w:r>
      <w:r w:rsidR="003069FE">
        <w:rPr>
          <w:rFonts w:ascii="Times New Roman" w:eastAsia="Times New Roman" w:hAnsi="Times New Roman" w:cs="Times New Roman"/>
          <w:sz w:val="22"/>
          <w:szCs w:val="22"/>
          <w:lang w:val="en-US"/>
        </w:rPr>
        <w:t>the existing</w:t>
      </w:r>
      <w:r w:rsidR="006D6841">
        <w:rPr>
          <w:rFonts w:ascii="Times New Roman" w:eastAsia="Times New Roman" w:hAnsi="Times New Roman" w:cs="Times New Roman"/>
          <w:sz w:val="22"/>
          <w:szCs w:val="22"/>
          <w:lang w:val="en-US"/>
        </w:rPr>
        <w:t xml:space="preserve"> understanding of the epidemiology of</w:t>
      </w:r>
      <w:r>
        <w:rPr>
          <w:rFonts w:ascii="Times New Roman" w:eastAsia="Times New Roman" w:hAnsi="Times New Roman" w:cs="Times New Roman"/>
          <w:sz w:val="22"/>
          <w:szCs w:val="22"/>
          <w:lang w:val="en-US"/>
        </w:rPr>
        <w:t xml:space="preserve"> CHIKV in western Kenya</w:t>
      </w:r>
      <w:r w:rsidR="003069FE">
        <w:rPr>
          <w:rFonts w:ascii="Times New Roman" w:eastAsia="Times New Roman" w:hAnsi="Times New Roman" w:cs="Times New Roman"/>
          <w:sz w:val="22"/>
          <w:szCs w:val="22"/>
          <w:lang w:val="en-US"/>
        </w:rPr>
        <w:t xml:space="preserve"> </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"/>
          <w:id w:val="877743328"/>
          <w:placeholder>
            <w:docPart w:val="5571F3DD73B19B4BA6CD5C12CF8532AB"/>
          </w:placeholder>
        </w:sdtPr>
        <w:sdtContent>
          <w:r w:rsidR="00AE5EED" w:rsidRPr="00AE5EED">
            <w:rPr>
              <w:rFonts w:ascii="Times New Roman" w:eastAsia="Times New Roman" w:hAnsi="Times New Roman" w:cs="Times New Roman"/>
              <w:color w:val="000000"/>
              <w:sz w:val="22"/>
              <w:szCs w:val="22"/>
              <w:vertAlign w:val="superscript"/>
              <w:lang w:val="en-US"/>
            </w:rPr>
            <w:t>22</w:t>
          </w:r>
        </w:sdtContent>
      </w:sdt>
      <w:r w:rsidR="00922BC1">
        <w:rPr>
          <w:rFonts w:ascii="Times New Roman" w:eastAsia="Times New Roman" w:hAnsi="Times New Roman" w:cs="Times New Roman"/>
          <w:sz w:val="22"/>
          <w:szCs w:val="22"/>
          <w:lang w:val="en-US"/>
        </w:rPr>
        <w:t>,</w:t>
      </w:r>
      <w:r w:rsidR="005A733C">
        <w:rPr>
          <w:rFonts w:ascii="Times New Roman" w:eastAsia="Times New Roman" w:hAnsi="Times New Roman" w:cs="Times New Roman"/>
          <w:sz w:val="22"/>
          <w:szCs w:val="22"/>
          <w:lang w:val="en-US"/>
        </w:rPr>
        <w:t xml:space="preserve"> and </w:t>
      </w:r>
      <w:r w:rsidR="00922BC1">
        <w:rPr>
          <w:rFonts w:ascii="Times New Roman" w:eastAsia="Times New Roman" w:hAnsi="Times New Roman" w:cs="Times New Roman"/>
          <w:sz w:val="22"/>
          <w:szCs w:val="22"/>
          <w:lang w:val="en-US"/>
        </w:rPr>
        <w:t>emphasize that</w:t>
      </w:r>
      <w:r>
        <w:rPr>
          <w:rFonts w:ascii="Times New Roman" w:eastAsia="Times New Roman" w:hAnsi="Times New Roman" w:cs="Times New Roman"/>
          <w:sz w:val="22"/>
          <w:szCs w:val="22"/>
          <w:lang w:val="en-US"/>
        </w:rPr>
        <w:t xml:space="preserve"> other regions remain comparatively immunologically naive and therefore vulnerable to outbreaks following viral introduction. The particularly low prevalence of protective antibodies observed in Korogocho/Viwandani is notable given high population density and mobility</w:t>
      </w:r>
      <w:r w:rsidR="00FB3FA9">
        <w:rPr>
          <w:rFonts w:ascii="Times New Roman" w:eastAsia="Times New Roman" w:hAnsi="Times New Roman" w:cs="Times New Roman"/>
          <w:sz w:val="22"/>
          <w:szCs w:val="22"/>
          <w:lang w:val="en-US"/>
        </w:rPr>
        <w:t xml:space="preserve"> in this setting</w:t>
      </w:r>
      <w:r w:rsidR="00802502">
        <w:rPr>
          <w:rFonts w:ascii="Times New Roman" w:eastAsia="Times New Roman" w:hAnsi="Times New Roman" w:cs="Times New Roman"/>
          <w:sz w:val="22"/>
          <w:szCs w:val="22"/>
          <w:lang w:val="en-US"/>
        </w:rPr>
        <w:t xml:space="preserve"> </w:t>
      </w:r>
      <w:r w:rsidR="00FB3FA9">
        <w:rPr>
          <w:rFonts w:ascii="Times New Roman" w:eastAsia="Times New Roman" w:hAnsi="Times New Roman" w:cs="Times New Roman"/>
          <w:sz w:val="22"/>
          <w:szCs w:val="22"/>
          <w:lang w:val="en-US"/>
        </w:rPr>
        <w:t>-</w:t>
      </w:r>
      <w:r w:rsidR="00802502">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lang w:val="en-US"/>
        </w:rPr>
        <w:t>conditions that could facilitate rapid transmission in the presence of competent</w:t>
      </w:r>
      <w:r w:rsidRPr="00FB3FA9">
        <w:rPr>
          <w:rFonts w:ascii="Times New Roman" w:eastAsia="Times New Roman" w:hAnsi="Times New Roman" w:cs="Times New Roman"/>
          <w:i/>
          <w:iCs/>
          <w:sz w:val="22"/>
          <w:szCs w:val="22"/>
          <w:lang w:val="en-US"/>
        </w:rPr>
        <w:t xml:space="preserve"> </w:t>
      </w:r>
      <w:r w:rsidR="00802502">
        <w:rPr>
          <w:rFonts w:ascii="Times New Roman" w:eastAsia="Times New Roman" w:hAnsi="Times New Roman" w:cs="Times New Roman"/>
          <w:i/>
          <w:iCs/>
          <w:sz w:val="22"/>
          <w:szCs w:val="22"/>
          <w:lang w:val="en-US"/>
        </w:rPr>
        <w:t>A</w:t>
      </w:r>
      <w:r w:rsidRPr="00FB3FA9">
        <w:rPr>
          <w:rFonts w:ascii="Times New Roman" w:eastAsia="Times New Roman" w:hAnsi="Times New Roman" w:cs="Times New Roman"/>
          <w:i/>
          <w:iCs/>
          <w:sz w:val="22"/>
          <w:szCs w:val="22"/>
          <w:lang w:val="en-US"/>
        </w:rPr>
        <w:t>edes</w:t>
      </w:r>
      <w:r>
        <w:rPr>
          <w:rFonts w:ascii="Times New Roman" w:eastAsia="Times New Roman" w:hAnsi="Times New Roman" w:cs="Times New Roman"/>
          <w:sz w:val="22"/>
          <w:szCs w:val="22"/>
          <w:lang w:val="en-US"/>
        </w:rPr>
        <w:t xml:space="preserve"> vectors.</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"/>
          <w:id w:val="337434017"/>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lang w:val="en-US"/>
            </w:rPr>
            <w:t>10</w:t>
          </w:r>
        </w:sdtContent>
      </w:sdt>
      <w:r w:rsidR="00802502">
        <w:rPr>
          <w:rFonts w:ascii="Times New Roman" w:eastAsia="Times New Roman" w:hAnsi="Times New Roman" w:cs="Times New Roman"/>
          <w:color w:val="000000"/>
          <w:sz w:val="22"/>
          <w:szCs w:val="22"/>
          <w:vertAlign w:val="superscript"/>
          <w:lang w:val="en-US"/>
        </w:rPr>
        <w:t xml:space="preserve"> </w:t>
      </w:r>
      <w:r w:rsidR="00802502">
        <w:rPr>
          <w:rFonts w:ascii="Times New Roman" w:eastAsia="Times New Roman" w:hAnsi="Times New Roman" w:cs="Times New Roman"/>
          <w:sz w:val="22"/>
          <w:szCs w:val="22"/>
          <w:lang w:val="en-US"/>
        </w:rPr>
        <w:t xml:space="preserve">At the same time, CHIKV seroprevalence in Kibera, located in the Nairobi highlands without known </w:t>
      </w:r>
      <w:r w:rsidR="00125075">
        <w:rPr>
          <w:rFonts w:ascii="Times New Roman" w:eastAsia="Times New Roman" w:hAnsi="Times New Roman" w:cs="Times New Roman"/>
          <w:sz w:val="22"/>
          <w:szCs w:val="22"/>
          <w:lang w:val="en-US"/>
        </w:rPr>
        <w:t xml:space="preserve">widespread </w:t>
      </w:r>
      <w:r w:rsidR="00802502">
        <w:rPr>
          <w:rFonts w:ascii="Times New Roman" w:eastAsia="Times New Roman" w:hAnsi="Times New Roman" w:cs="Times New Roman"/>
          <w:sz w:val="22"/>
          <w:szCs w:val="22"/>
          <w:lang w:val="en-US"/>
        </w:rPr>
        <w:t xml:space="preserve">circulation of </w:t>
      </w:r>
      <w:r w:rsidR="00802502">
        <w:rPr>
          <w:rFonts w:ascii="Times New Roman" w:eastAsia="Times New Roman" w:hAnsi="Times New Roman" w:cs="Times New Roman"/>
          <w:i/>
          <w:iCs/>
          <w:sz w:val="22"/>
          <w:szCs w:val="22"/>
          <w:lang w:val="en-US"/>
        </w:rPr>
        <w:t>Aedes</w:t>
      </w:r>
      <w:r w:rsidR="00155066">
        <w:rPr>
          <w:rFonts w:ascii="Times New Roman" w:eastAsia="Times New Roman" w:hAnsi="Times New Roman" w:cs="Times New Roman"/>
          <w:i/>
          <w:iCs/>
          <w:sz w:val="22"/>
          <w:szCs w:val="22"/>
          <w:lang w:val="en-US"/>
        </w:rPr>
        <w:t>,</w:t>
      </w:r>
      <w:r w:rsidR="00802502">
        <w:rPr>
          <w:rFonts w:ascii="Times New Roman" w:eastAsia="Times New Roman" w:hAnsi="Times New Roman" w:cs="Times New Roman"/>
          <w:sz w:val="22"/>
          <w:szCs w:val="22"/>
          <w:lang w:val="en-US"/>
        </w:rPr>
        <w:t xml:space="preserve"> was </w:t>
      </w:r>
      <w:r w:rsidR="00155066">
        <w:rPr>
          <w:rFonts w:ascii="Times New Roman" w:eastAsia="Times New Roman" w:hAnsi="Times New Roman" w:cs="Times New Roman"/>
          <w:sz w:val="22"/>
          <w:szCs w:val="22"/>
          <w:lang w:val="en-US"/>
        </w:rPr>
        <w:t>notable</w:t>
      </w:r>
      <w:r w:rsidR="00802502">
        <w:rPr>
          <w:rFonts w:ascii="Times New Roman" w:eastAsia="Times New Roman" w:hAnsi="Times New Roman" w:cs="Times New Roman"/>
          <w:sz w:val="22"/>
          <w:szCs w:val="22"/>
          <w:lang w:val="en-US"/>
        </w:rPr>
        <w:t>, suggesting a role for travel and in-migration in shaping CHIKV seroepidemiology.</w:t>
      </w:r>
    </w:p>
    <w:p w14:paraId="4B7B99CB" w14:textId="151F4DA5" w:rsidR="00E76E02" w:rsidRDefault="00F336F5" w:rsidP="00BF3292">
      <w:pPr>
        <w:spacing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Across m</w:t>
      </w:r>
      <w:r w:rsidR="00FB3FA9">
        <w:rPr>
          <w:rFonts w:ascii="Times New Roman" w:eastAsia="Times New Roman" w:hAnsi="Times New Roman" w:cs="Times New Roman"/>
          <w:sz w:val="22"/>
          <w:szCs w:val="22"/>
          <w:lang w:val="en-US"/>
        </w:rPr>
        <w:t>ost</w:t>
      </w:r>
      <w:r>
        <w:rPr>
          <w:rFonts w:ascii="Times New Roman" w:eastAsia="Times New Roman" w:hAnsi="Times New Roman" w:cs="Times New Roman"/>
          <w:sz w:val="22"/>
          <w:szCs w:val="22"/>
          <w:lang w:val="en-US"/>
        </w:rPr>
        <w:t xml:space="preserve"> sites, we observed a consistent age-related increase </w:t>
      </w:r>
      <w:r w:rsidR="00E416A9">
        <w:rPr>
          <w:rFonts w:ascii="Times New Roman" w:eastAsia="Times New Roman" w:hAnsi="Times New Roman" w:cs="Times New Roman"/>
          <w:sz w:val="22"/>
          <w:szCs w:val="22"/>
          <w:lang w:val="en-US"/>
        </w:rPr>
        <w:t xml:space="preserve">of </w:t>
      </w:r>
      <w:r>
        <w:rPr>
          <w:rFonts w:ascii="Times New Roman" w:eastAsia="Times New Roman" w:hAnsi="Times New Roman" w:cs="Times New Roman"/>
          <w:sz w:val="22"/>
          <w:szCs w:val="22"/>
          <w:lang w:val="en-US"/>
        </w:rPr>
        <w:t xml:space="preserve">CHIKV seropositivity, indicating that cumulative exposure over the life course is an important determinant of population immunity. This pattern was most </w:t>
      </w:r>
      <w:r w:rsidR="00FB3FA9">
        <w:rPr>
          <w:rFonts w:ascii="Times New Roman" w:eastAsia="Times New Roman" w:hAnsi="Times New Roman" w:cs="Times New Roman"/>
          <w:sz w:val="22"/>
          <w:szCs w:val="22"/>
          <w:lang w:val="en-US"/>
        </w:rPr>
        <w:t xml:space="preserve">pronounced </w:t>
      </w:r>
      <w:r>
        <w:rPr>
          <w:rFonts w:ascii="Times New Roman" w:eastAsia="Times New Roman" w:hAnsi="Times New Roman" w:cs="Times New Roman"/>
          <w:sz w:val="22"/>
          <w:szCs w:val="22"/>
          <w:lang w:val="en-US"/>
        </w:rPr>
        <w:t>in Asembo, Manyatta, Kilifi, and Kibera</w:t>
      </w:r>
      <w:r w:rsidR="00A33F36">
        <w:rPr>
          <w:rFonts w:ascii="Times New Roman" w:eastAsia="Times New Roman" w:hAnsi="Times New Roman" w:cs="Times New Roman"/>
          <w:sz w:val="22"/>
          <w:szCs w:val="22"/>
          <w:lang w:val="en-US"/>
        </w:rPr>
        <w:t xml:space="preserve">, consistent with prolonged </w:t>
      </w:r>
      <w:r w:rsidR="00D96E11">
        <w:rPr>
          <w:rFonts w:ascii="Times New Roman" w:eastAsia="Times New Roman" w:hAnsi="Times New Roman" w:cs="Times New Roman"/>
          <w:sz w:val="22"/>
          <w:szCs w:val="22"/>
          <w:lang w:val="en-US"/>
        </w:rPr>
        <w:t xml:space="preserve">or repeated </w:t>
      </w:r>
      <w:r w:rsidR="00A33F36">
        <w:rPr>
          <w:rFonts w:ascii="Times New Roman" w:eastAsia="Times New Roman" w:hAnsi="Times New Roman" w:cs="Times New Roman"/>
          <w:sz w:val="22"/>
          <w:szCs w:val="22"/>
          <w:lang w:val="en-US"/>
        </w:rPr>
        <w:t>transmission</w:t>
      </w:r>
      <w:r w:rsidR="00D96E11">
        <w:rPr>
          <w:rFonts w:ascii="Times New Roman" w:eastAsia="Times New Roman" w:hAnsi="Times New Roman" w:cs="Times New Roman"/>
          <w:sz w:val="22"/>
          <w:szCs w:val="22"/>
          <w:lang w:val="en-US"/>
        </w:rPr>
        <w:t>s over time</w:t>
      </w:r>
      <w:r>
        <w:rPr>
          <w:rFonts w:ascii="Times New Roman" w:eastAsia="Times New Roman" w:hAnsi="Times New Roman" w:cs="Times New Roman"/>
          <w:sz w:val="22"/>
          <w:szCs w:val="22"/>
          <w:lang w:val="en-US"/>
        </w:rPr>
        <w:t xml:space="preserve">. </w:t>
      </w:r>
      <w:r w:rsidR="00A33F36">
        <w:rPr>
          <w:rFonts w:ascii="Times New Roman" w:eastAsia="Times New Roman" w:hAnsi="Times New Roman" w:cs="Times New Roman"/>
          <w:sz w:val="22"/>
          <w:szCs w:val="22"/>
          <w:lang w:val="en-US"/>
        </w:rPr>
        <w:t xml:space="preserve">In contrast, </w:t>
      </w:r>
      <w:r>
        <w:rPr>
          <w:rFonts w:ascii="Times New Roman" w:eastAsia="Times New Roman" w:hAnsi="Times New Roman" w:cs="Times New Roman"/>
          <w:sz w:val="22"/>
          <w:szCs w:val="22"/>
          <w:lang w:val="en-US"/>
        </w:rPr>
        <w:t>Korogocho/Viwandani</w:t>
      </w:r>
      <w:r w:rsidR="00D96E11">
        <w:rPr>
          <w:rFonts w:ascii="Times New Roman" w:eastAsia="Times New Roman" w:hAnsi="Times New Roman" w:cs="Times New Roman"/>
          <w:sz w:val="22"/>
          <w:szCs w:val="22"/>
          <w:lang w:val="en-US"/>
        </w:rPr>
        <w:t xml:space="preserve"> exhibited</w:t>
      </w:r>
      <w:r>
        <w:rPr>
          <w:rFonts w:ascii="Times New Roman" w:eastAsia="Times New Roman" w:hAnsi="Times New Roman" w:cs="Times New Roman"/>
          <w:sz w:val="22"/>
          <w:szCs w:val="22"/>
          <w:lang w:val="en-US"/>
        </w:rPr>
        <w:t xml:space="preserve"> weaker and less consistent age gradients, including</w:t>
      </w:r>
      <w:r w:rsidR="00D96E11">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lang w:val="en-US"/>
        </w:rPr>
        <w:t xml:space="preserve">lower odds </w:t>
      </w:r>
      <w:r w:rsidR="00A33F36">
        <w:rPr>
          <w:rFonts w:ascii="Times New Roman" w:eastAsia="Times New Roman" w:hAnsi="Times New Roman" w:cs="Times New Roman"/>
          <w:sz w:val="22"/>
          <w:szCs w:val="22"/>
          <w:lang w:val="en-US"/>
        </w:rPr>
        <w:t>of sero</w:t>
      </w:r>
      <w:r w:rsidR="00D96E11">
        <w:rPr>
          <w:rFonts w:ascii="Times New Roman" w:eastAsia="Times New Roman" w:hAnsi="Times New Roman" w:cs="Times New Roman"/>
          <w:sz w:val="22"/>
          <w:szCs w:val="22"/>
          <w:lang w:val="en-US"/>
        </w:rPr>
        <w:t>prevalence</w:t>
      </w:r>
      <w:r w:rsidR="00A33F36">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lang w:val="en-US"/>
        </w:rPr>
        <w:t>among older adults</w:t>
      </w:r>
      <w:r w:rsidR="00A33F36">
        <w:rPr>
          <w:rFonts w:ascii="Times New Roman" w:eastAsia="Times New Roman" w:hAnsi="Times New Roman" w:cs="Times New Roman"/>
          <w:sz w:val="22"/>
          <w:szCs w:val="22"/>
          <w:lang w:val="en-US"/>
        </w:rPr>
        <w:t>, suggesting more sporadic or recent exposure</w:t>
      </w:r>
      <w:r>
        <w:rPr>
          <w:rFonts w:ascii="Times New Roman" w:eastAsia="Times New Roman" w:hAnsi="Times New Roman" w:cs="Times New Roman"/>
          <w:sz w:val="22"/>
          <w:szCs w:val="22"/>
          <w:lang w:val="en-US"/>
        </w:rPr>
        <w:t>. These</w:t>
      </w:r>
      <w:r w:rsidR="00A33F36">
        <w:rPr>
          <w:rFonts w:ascii="Times New Roman" w:eastAsia="Times New Roman" w:hAnsi="Times New Roman" w:cs="Times New Roman"/>
          <w:sz w:val="22"/>
          <w:szCs w:val="22"/>
          <w:lang w:val="en-US"/>
        </w:rPr>
        <w:t xml:space="preserve"> findings underscore substantial </w:t>
      </w:r>
      <w:r>
        <w:rPr>
          <w:rFonts w:ascii="Times New Roman" w:eastAsia="Times New Roman" w:hAnsi="Times New Roman" w:cs="Times New Roman"/>
          <w:sz w:val="22"/>
          <w:szCs w:val="22"/>
          <w:lang w:val="en-US"/>
        </w:rPr>
        <w:t xml:space="preserve">heterogeneity in CHIKV exposure histories and highlight the </w:t>
      </w:r>
      <w:r w:rsidR="00A33F36">
        <w:rPr>
          <w:rFonts w:ascii="Times New Roman" w:eastAsia="Times New Roman" w:hAnsi="Times New Roman" w:cs="Times New Roman"/>
          <w:sz w:val="22"/>
          <w:szCs w:val="22"/>
          <w:lang w:val="en-US"/>
        </w:rPr>
        <w:t xml:space="preserve">importance </w:t>
      </w:r>
      <w:r>
        <w:rPr>
          <w:rFonts w:ascii="Times New Roman" w:eastAsia="Times New Roman" w:hAnsi="Times New Roman" w:cs="Times New Roman"/>
          <w:sz w:val="22"/>
          <w:szCs w:val="22"/>
          <w:lang w:val="en-US"/>
        </w:rPr>
        <w:t xml:space="preserve">of age-stratified serological data for interpreting long-term transmission </w:t>
      </w:r>
      <w:r w:rsidR="00A33F36">
        <w:rPr>
          <w:rFonts w:ascii="Times New Roman" w:eastAsia="Times New Roman" w:hAnsi="Times New Roman" w:cs="Times New Roman"/>
          <w:sz w:val="22"/>
          <w:szCs w:val="22"/>
          <w:lang w:val="en-US"/>
        </w:rPr>
        <w:t>dynamics.</w:t>
      </w:r>
    </w:p>
    <w:p w14:paraId="6D2FE1D3" w14:textId="31DA8257" w:rsidR="00A33F36" w:rsidRDefault="00A33F36" w:rsidP="00BF3292">
      <w:pPr>
        <w:spacing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Compared with CHIKV, DENV exposure was more spatially restricted. The highest prevalence of protective DENV antibodies was observed in Kilifi along the Kenyan coast, consistent with well documented coastal circulation.</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"/>
          <w:id w:val="-1621990575"/>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lang w:val="en-US"/>
            </w:rPr>
            <w:t>37</w:t>
          </w:r>
        </w:sdtContent>
      </w:sdt>
      <w:r>
        <w:rPr>
          <w:rFonts w:ascii="Times New Roman" w:eastAsia="Times New Roman" w:hAnsi="Times New Roman" w:cs="Times New Roman"/>
          <w:sz w:val="22"/>
          <w:szCs w:val="22"/>
          <w:lang w:val="en-US"/>
        </w:rPr>
        <w:t xml:space="preserve"> </w:t>
      </w:r>
      <w:r w:rsidR="00F01694">
        <w:rPr>
          <w:rFonts w:ascii="Times New Roman" w:eastAsia="Times New Roman" w:hAnsi="Times New Roman" w:cs="Times New Roman"/>
          <w:sz w:val="22"/>
          <w:szCs w:val="22"/>
          <w:lang w:val="en-US"/>
        </w:rPr>
        <w:t>Our estimate</w:t>
      </w:r>
      <w:r w:rsidR="00D96E11">
        <w:rPr>
          <w:rFonts w:ascii="Times New Roman" w:eastAsia="Times New Roman" w:hAnsi="Times New Roman" w:cs="Times New Roman"/>
          <w:sz w:val="22"/>
          <w:szCs w:val="22"/>
          <w:lang w:val="en-US"/>
        </w:rPr>
        <w:t>s</w:t>
      </w:r>
      <w:r w:rsidR="005F4DE0">
        <w:rPr>
          <w:rFonts w:ascii="Times New Roman" w:eastAsia="Times New Roman" w:hAnsi="Times New Roman" w:cs="Times New Roman"/>
          <w:sz w:val="22"/>
          <w:szCs w:val="22"/>
          <w:lang w:val="en-US"/>
        </w:rPr>
        <w:t xml:space="preserve"> align with previous reports from coastal Kenya, </w:t>
      </w:r>
      <w:r w:rsidR="00D96E11">
        <w:rPr>
          <w:rFonts w:ascii="Times New Roman" w:eastAsia="Times New Roman" w:hAnsi="Times New Roman" w:cs="Times New Roman"/>
          <w:sz w:val="22"/>
          <w:szCs w:val="22"/>
          <w:lang w:val="en-US"/>
        </w:rPr>
        <w:t>al</w:t>
      </w:r>
      <w:r w:rsidR="005F4DE0">
        <w:rPr>
          <w:rFonts w:ascii="Times New Roman" w:eastAsia="Times New Roman" w:hAnsi="Times New Roman" w:cs="Times New Roman"/>
          <w:sz w:val="22"/>
          <w:szCs w:val="22"/>
          <w:lang w:val="en-US"/>
        </w:rPr>
        <w:t>though m</w:t>
      </w:r>
      <w:r w:rsidR="00D96E11">
        <w:rPr>
          <w:rFonts w:ascii="Times New Roman" w:eastAsia="Times New Roman" w:hAnsi="Times New Roman" w:cs="Times New Roman"/>
          <w:sz w:val="22"/>
          <w:szCs w:val="22"/>
          <w:lang w:val="en-US"/>
        </w:rPr>
        <w:t>any</w:t>
      </w:r>
      <w:r w:rsidR="005F4DE0">
        <w:rPr>
          <w:rFonts w:ascii="Times New Roman" w:eastAsia="Times New Roman" w:hAnsi="Times New Roman" w:cs="Times New Roman"/>
          <w:sz w:val="22"/>
          <w:szCs w:val="22"/>
          <w:lang w:val="en-US"/>
        </w:rPr>
        <w:t xml:space="preserve"> earlier studies were hospital-based or restricted to febrile patients, </w:t>
      </w:r>
      <w:r w:rsidR="00D96E11">
        <w:rPr>
          <w:rFonts w:ascii="Times New Roman" w:eastAsia="Times New Roman" w:hAnsi="Times New Roman" w:cs="Times New Roman"/>
          <w:sz w:val="22"/>
          <w:szCs w:val="22"/>
          <w:lang w:val="en-US"/>
        </w:rPr>
        <w:t>potentially</w:t>
      </w:r>
      <w:r w:rsidR="005F4DE0">
        <w:rPr>
          <w:rFonts w:ascii="Times New Roman" w:eastAsia="Times New Roman" w:hAnsi="Times New Roman" w:cs="Times New Roman"/>
          <w:sz w:val="22"/>
          <w:szCs w:val="22"/>
          <w:lang w:val="en-US"/>
        </w:rPr>
        <w:t xml:space="preserve"> bias</w:t>
      </w:r>
      <w:r w:rsidR="00D96E11">
        <w:rPr>
          <w:rFonts w:ascii="Times New Roman" w:eastAsia="Times New Roman" w:hAnsi="Times New Roman" w:cs="Times New Roman"/>
          <w:sz w:val="22"/>
          <w:szCs w:val="22"/>
          <w:lang w:val="en-US"/>
        </w:rPr>
        <w:t>ing</w:t>
      </w:r>
      <w:r w:rsidR="005F4DE0">
        <w:rPr>
          <w:rFonts w:ascii="Times New Roman" w:eastAsia="Times New Roman" w:hAnsi="Times New Roman" w:cs="Times New Roman"/>
          <w:sz w:val="22"/>
          <w:szCs w:val="22"/>
          <w:lang w:val="en-US"/>
        </w:rPr>
        <w:t xml:space="preserve"> population-level </w:t>
      </w:r>
      <w:r w:rsidR="00D96E11">
        <w:rPr>
          <w:rFonts w:ascii="Times New Roman" w:eastAsia="Times New Roman" w:hAnsi="Times New Roman" w:cs="Times New Roman"/>
          <w:sz w:val="22"/>
          <w:szCs w:val="22"/>
          <w:lang w:val="en-US"/>
        </w:rPr>
        <w:t>inference</w:t>
      </w:r>
      <w:r w:rsidR="005F4DE0">
        <w:rPr>
          <w:rFonts w:ascii="Times New Roman" w:eastAsia="Times New Roman" w:hAnsi="Times New Roman" w:cs="Times New Roman"/>
          <w:sz w:val="22"/>
          <w:szCs w:val="22"/>
          <w:lang w:val="en-US"/>
        </w:rPr>
        <w:t xml:space="preserve">. </w:t>
      </w:r>
      <w:r w:rsidR="00D96E11">
        <w:rPr>
          <w:rFonts w:ascii="Times New Roman" w:eastAsia="Times New Roman" w:hAnsi="Times New Roman" w:cs="Times New Roman"/>
          <w:sz w:val="22"/>
          <w:szCs w:val="22"/>
          <w:lang w:val="en-US"/>
        </w:rPr>
        <w:t>In</w:t>
      </w:r>
      <w:r w:rsidR="005F4DE0">
        <w:rPr>
          <w:rFonts w:ascii="Times New Roman" w:eastAsia="Times New Roman" w:hAnsi="Times New Roman" w:cs="Times New Roman"/>
          <w:sz w:val="22"/>
          <w:szCs w:val="22"/>
          <w:lang w:val="en-US"/>
        </w:rPr>
        <w:t xml:space="preserve"> contrast, our population-based sampling across all ages captures both symptomatic and inapparent infections, providing a broader estimate of cumulative exposure and suggesting sustained but </w:t>
      </w:r>
      <w:r w:rsidR="005F4DE0">
        <w:rPr>
          <w:rFonts w:ascii="Times New Roman" w:eastAsia="Times New Roman" w:hAnsi="Times New Roman" w:cs="Times New Roman"/>
          <w:sz w:val="22"/>
          <w:szCs w:val="22"/>
          <w:lang w:val="en-US"/>
        </w:rPr>
        <w:lastRenderedPageBreak/>
        <w:t xml:space="preserve">moderate dengue circulation along the coast, with minimal evidence of widespread transmission in inland sites. RVFV </w:t>
      </w:r>
      <w:r w:rsidR="00D96E11">
        <w:rPr>
          <w:rFonts w:ascii="Times New Roman" w:eastAsia="Times New Roman" w:hAnsi="Times New Roman" w:cs="Times New Roman"/>
          <w:sz w:val="22"/>
          <w:szCs w:val="22"/>
          <w:lang w:val="en-US"/>
        </w:rPr>
        <w:t xml:space="preserve">seroprevalence </w:t>
      </w:r>
      <w:r w:rsidR="005F4DE0">
        <w:rPr>
          <w:rFonts w:ascii="Times New Roman" w:eastAsia="Times New Roman" w:hAnsi="Times New Roman" w:cs="Times New Roman"/>
          <w:sz w:val="22"/>
          <w:szCs w:val="22"/>
          <w:lang w:val="en-US"/>
        </w:rPr>
        <w:t xml:space="preserve">was low across all sites, consistent with the historically </w:t>
      </w:r>
      <w:r w:rsidR="00760F47">
        <w:rPr>
          <w:rFonts w:ascii="Times New Roman" w:eastAsia="Times New Roman" w:hAnsi="Times New Roman" w:cs="Times New Roman"/>
          <w:sz w:val="22"/>
          <w:szCs w:val="22"/>
          <w:lang w:val="en-US"/>
        </w:rPr>
        <w:t>sporadic</w:t>
      </w:r>
      <w:r w:rsidR="005F4DE0">
        <w:rPr>
          <w:rFonts w:ascii="Times New Roman" w:eastAsia="Times New Roman" w:hAnsi="Times New Roman" w:cs="Times New Roman"/>
          <w:sz w:val="22"/>
          <w:szCs w:val="22"/>
          <w:lang w:val="en-US"/>
        </w:rPr>
        <w:t xml:space="preserve"> and episodic nature of RVFV outbreaks in Kenya rather than sustained endemic circulation.</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"/>
          <w:id w:val="-9994291"/>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lang w:val="en-US"/>
            </w:rPr>
            <w:t>38</w:t>
          </w:r>
        </w:sdtContent>
      </w:sdt>
    </w:p>
    <w:p w14:paraId="22410C70" w14:textId="05D52A28" w:rsidR="00E76E02" w:rsidRDefault="00125075" w:rsidP="00BF3292">
      <w:pPr>
        <w:spacing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 xml:space="preserve">Methodologically, the application of </w:t>
      </w:r>
      <w:r w:rsidR="005F4DE0">
        <w:rPr>
          <w:rFonts w:ascii="Times New Roman" w:eastAsia="Times New Roman" w:hAnsi="Times New Roman" w:cs="Times New Roman"/>
          <w:sz w:val="22"/>
          <w:szCs w:val="22"/>
          <w:lang w:val="en-US"/>
        </w:rPr>
        <w:t xml:space="preserve">Bayesian </w:t>
      </w:r>
      <w:r>
        <w:rPr>
          <w:rFonts w:ascii="Times New Roman" w:eastAsia="Times New Roman" w:hAnsi="Times New Roman" w:cs="Times New Roman"/>
          <w:sz w:val="22"/>
          <w:szCs w:val="22"/>
          <w:lang w:val="en-US"/>
        </w:rPr>
        <w:t>mixture models represents an important advance for serological surveillance in endemic settings</w:t>
      </w:r>
      <w:r w:rsidR="00E3293F">
        <w:rPr>
          <w:rFonts w:ascii="Times New Roman" w:eastAsia="Times New Roman" w:hAnsi="Times New Roman" w:cs="Times New Roman"/>
          <w:sz w:val="22"/>
          <w:szCs w:val="22"/>
          <w:lang w:val="en-US"/>
        </w:rPr>
        <w:t>, particularly when well-characterized controls are lacking</w:t>
      </w:r>
      <w:r>
        <w:rPr>
          <w:rFonts w:ascii="Times New Roman" w:eastAsia="Times New Roman" w:hAnsi="Times New Roman" w:cs="Times New Roman"/>
          <w:sz w:val="22"/>
          <w:szCs w:val="22"/>
          <w:lang w:val="en-US"/>
        </w:rPr>
        <w:t>.</w:t>
      </w:r>
      <w:r w:rsidR="005F4DE0">
        <w:rPr>
          <w:rFonts w:ascii="Times New Roman" w:eastAsia="Times New Roman" w:hAnsi="Times New Roman" w:cs="Times New Roman"/>
          <w:sz w:val="22"/>
          <w:szCs w:val="22"/>
          <w:lang w:val="en-US"/>
        </w:rPr>
        <w:t xml:space="preserve"> F</w:t>
      </w:r>
      <w:r>
        <w:rPr>
          <w:rFonts w:ascii="Times New Roman" w:eastAsia="Times New Roman" w:hAnsi="Times New Roman" w:cs="Times New Roman"/>
          <w:sz w:val="22"/>
          <w:szCs w:val="22"/>
          <w:lang w:val="en-US"/>
        </w:rPr>
        <w:t xml:space="preserve">ixed-threshold </w:t>
      </w:r>
      <w:r w:rsidR="005F4DE0">
        <w:rPr>
          <w:rFonts w:ascii="Times New Roman" w:eastAsia="Times New Roman" w:hAnsi="Times New Roman" w:cs="Times New Roman"/>
          <w:sz w:val="22"/>
          <w:szCs w:val="22"/>
          <w:lang w:val="en-US"/>
        </w:rPr>
        <w:t xml:space="preserve">approaches </w:t>
      </w:r>
      <w:r w:rsidR="00D96E11">
        <w:rPr>
          <w:rFonts w:ascii="Times New Roman" w:eastAsia="Times New Roman" w:hAnsi="Times New Roman" w:cs="Times New Roman"/>
          <w:sz w:val="22"/>
          <w:szCs w:val="22"/>
          <w:lang w:val="en-US"/>
        </w:rPr>
        <w:t xml:space="preserve">may misclassify individuals where antibody distributions </w:t>
      </w:r>
      <w:r w:rsidR="005F4DE0">
        <w:rPr>
          <w:rFonts w:ascii="Times New Roman" w:eastAsia="Times New Roman" w:hAnsi="Times New Roman" w:cs="Times New Roman"/>
          <w:sz w:val="22"/>
          <w:szCs w:val="22"/>
          <w:lang w:val="en-US"/>
        </w:rPr>
        <w:t>overlap or background titers are elevated, particularly in high-transmission settings</w:t>
      </w:r>
      <w:r>
        <w:rPr>
          <w:rFonts w:ascii="Times New Roman" w:eastAsia="Times New Roman" w:hAnsi="Times New Roman" w:cs="Times New Roman"/>
          <w:sz w:val="22"/>
          <w:szCs w:val="22"/>
          <w:lang w:val="en-US"/>
        </w:rPr>
        <w:t xml:space="preserve">. In addition, the threshold for the arbo-plex MIA was based on FRNT which may bias towards the detection of antibodies correlated </w:t>
      </w:r>
      <w:r w:rsidR="0092612B">
        <w:rPr>
          <w:rFonts w:ascii="Times New Roman" w:eastAsia="Times New Roman" w:hAnsi="Times New Roman" w:cs="Times New Roman"/>
          <w:sz w:val="22"/>
          <w:szCs w:val="22"/>
          <w:lang w:val="en-US"/>
        </w:rPr>
        <w:t>with</w:t>
      </w:r>
      <w:r>
        <w:rPr>
          <w:rFonts w:ascii="Times New Roman" w:eastAsia="Times New Roman" w:hAnsi="Times New Roman" w:cs="Times New Roman"/>
          <w:sz w:val="22"/>
          <w:szCs w:val="22"/>
          <w:lang w:val="en-US"/>
        </w:rPr>
        <w:t xml:space="preserve"> neutralization. </w:t>
      </w:r>
      <w:r w:rsidR="005F4DE0">
        <w:rPr>
          <w:rFonts w:ascii="Times New Roman" w:eastAsia="Times New Roman" w:hAnsi="Times New Roman" w:cs="Times New Roman"/>
          <w:sz w:val="22"/>
          <w:szCs w:val="22"/>
          <w:lang w:val="en-US"/>
        </w:rPr>
        <w:t xml:space="preserve">By jointly </w:t>
      </w:r>
      <w:r w:rsidR="00E3514D">
        <w:rPr>
          <w:rFonts w:ascii="Times New Roman" w:eastAsia="Times New Roman" w:hAnsi="Times New Roman" w:cs="Times New Roman"/>
          <w:sz w:val="22"/>
          <w:szCs w:val="22"/>
          <w:lang w:val="en-US"/>
        </w:rPr>
        <w:t>estimating seronegative baselines, seropositive means, and seroprevalence</w:t>
      </w:r>
      <w:r w:rsidR="00D96E11">
        <w:rPr>
          <w:rFonts w:ascii="Times New Roman" w:eastAsia="Times New Roman" w:hAnsi="Times New Roman" w:cs="Times New Roman"/>
          <w:sz w:val="22"/>
          <w:szCs w:val="22"/>
          <w:lang w:val="en-US"/>
        </w:rPr>
        <w:t xml:space="preserve"> across sites</w:t>
      </w:r>
      <w:r w:rsidR="00E3514D">
        <w:rPr>
          <w:rFonts w:ascii="Times New Roman" w:eastAsia="Times New Roman" w:hAnsi="Times New Roman" w:cs="Times New Roman"/>
          <w:sz w:val="22"/>
          <w:szCs w:val="22"/>
          <w:lang w:val="en-US"/>
        </w:rPr>
        <w:t>, the mixture models accounted for immunological heterogeneity and assay variability</w:t>
      </w:r>
      <w:r>
        <w:rPr>
          <w:rFonts w:ascii="Times New Roman" w:eastAsia="Times New Roman" w:hAnsi="Times New Roman" w:cs="Times New Roman"/>
          <w:sz w:val="22"/>
          <w:szCs w:val="22"/>
          <w:lang w:val="en-US"/>
        </w:rPr>
        <w:t xml:space="preserve">. </w:t>
      </w:r>
      <w:r w:rsidR="00E3514D">
        <w:rPr>
          <w:rFonts w:ascii="Times New Roman" w:eastAsia="Times New Roman" w:hAnsi="Times New Roman" w:cs="Times New Roman"/>
          <w:sz w:val="22"/>
          <w:szCs w:val="22"/>
          <w:lang w:val="en-US"/>
        </w:rPr>
        <w:t>The c</w:t>
      </w:r>
      <w:r>
        <w:rPr>
          <w:rFonts w:ascii="Times New Roman" w:eastAsia="Times New Roman" w:hAnsi="Times New Roman" w:cs="Times New Roman"/>
          <w:sz w:val="22"/>
          <w:szCs w:val="22"/>
          <w:lang w:val="en-US"/>
        </w:rPr>
        <w:t xml:space="preserve">onsistency </w:t>
      </w:r>
      <w:r w:rsidR="00E3514D">
        <w:rPr>
          <w:rFonts w:ascii="Times New Roman" w:eastAsia="Times New Roman" w:hAnsi="Times New Roman" w:cs="Times New Roman"/>
          <w:sz w:val="22"/>
          <w:szCs w:val="22"/>
          <w:lang w:val="en-US"/>
        </w:rPr>
        <w:t xml:space="preserve">of estimates </w:t>
      </w:r>
      <w:r w:rsidR="00D96E11">
        <w:rPr>
          <w:rFonts w:ascii="Times New Roman" w:eastAsia="Times New Roman" w:hAnsi="Times New Roman" w:cs="Times New Roman"/>
          <w:sz w:val="22"/>
          <w:szCs w:val="22"/>
          <w:lang w:val="en-US"/>
        </w:rPr>
        <w:t>across</w:t>
      </w:r>
      <w:r>
        <w:rPr>
          <w:rFonts w:ascii="Times New Roman" w:eastAsia="Times New Roman" w:hAnsi="Times New Roman" w:cs="Times New Roman"/>
          <w:sz w:val="22"/>
          <w:szCs w:val="22"/>
          <w:lang w:val="en-US"/>
        </w:rPr>
        <w:t xml:space="preserve"> normal and skew-normal</w:t>
      </w:r>
      <w:r w:rsidR="00E3514D">
        <w:rPr>
          <w:rFonts w:ascii="Times New Roman" w:eastAsia="Times New Roman" w:hAnsi="Times New Roman" w:cs="Times New Roman"/>
          <w:sz w:val="22"/>
          <w:szCs w:val="22"/>
          <w:lang w:val="en-US"/>
        </w:rPr>
        <w:t xml:space="preserve"> specification</w:t>
      </w:r>
      <w:r w:rsidR="00D96E11">
        <w:rPr>
          <w:rFonts w:ascii="Times New Roman" w:eastAsia="Times New Roman" w:hAnsi="Times New Roman" w:cs="Times New Roman"/>
          <w:sz w:val="22"/>
          <w:szCs w:val="22"/>
          <w:lang w:val="en-US"/>
        </w:rPr>
        <w:t>s</w:t>
      </w:r>
      <w:r w:rsidR="00E3514D">
        <w:rPr>
          <w:rFonts w:ascii="Times New Roman" w:eastAsia="Times New Roman" w:hAnsi="Times New Roman" w:cs="Times New Roman"/>
          <w:sz w:val="22"/>
          <w:szCs w:val="22"/>
          <w:lang w:val="en-US"/>
        </w:rPr>
        <w:t xml:space="preserve">, supported by </w:t>
      </w:r>
      <w:r w:rsidR="00D96E11">
        <w:rPr>
          <w:rFonts w:ascii="Times New Roman" w:eastAsia="Times New Roman" w:hAnsi="Times New Roman" w:cs="Times New Roman"/>
          <w:sz w:val="22"/>
          <w:szCs w:val="22"/>
          <w:lang w:val="en-US"/>
        </w:rPr>
        <w:t xml:space="preserve">formal </w:t>
      </w:r>
      <w:r w:rsidR="00E3514D">
        <w:rPr>
          <w:rFonts w:ascii="Times New Roman" w:eastAsia="Times New Roman" w:hAnsi="Times New Roman" w:cs="Times New Roman"/>
          <w:sz w:val="22"/>
          <w:szCs w:val="22"/>
          <w:lang w:val="en-US"/>
        </w:rPr>
        <w:t xml:space="preserve">model comparison, </w:t>
      </w:r>
      <w:r>
        <w:rPr>
          <w:rFonts w:ascii="Times New Roman" w:eastAsia="Times New Roman" w:hAnsi="Times New Roman" w:cs="Times New Roman"/>
          <w:sz w:val="22"/>
          <w:szCs w:val="22"/>
          <w:lang w:val="en-US"/>
        </w:rPr>
        <w:t xml:space="preserve">underscores the robustness of </w:t>
      </w:r>
      <w:r w:rsidR="00D96E11">
        <w:rPr>
          <w:rFonts w:ascii="Times New Roman" w:eastAsia="Times New Roman" w:hAnsi="Times New Roman" w:cs="Times New Roman"/>
          <w:sz w:val="22"/>
          <w:szCs w:val="22"/>
          <w:lang w:val="en-US"/>
        </w:rPr>
        <w:t>these</w:t>
      </w:r>
      <w:r w:rsidR="00E3514D">
        <w:rPr>
          <w:rFonts w:ascii="Times New Roman" w:eastAsia="Times New Roman" w:hAnsi="Times New Roman" w:cs="Times New Roman"/>
          <w:sz w:val="22"/>
          <w:szCs w:val="22"/>
          <w:lang w:val="en-US"/>
        </w:rPr>
        <w:t xml:space="preserve"> findings</w:t>
      </w:r>
      <w:r>
        <w:rPr>
          <w:rFonts w:ascii="Times New Roman" w:eastAsia="Times New Roman" w:hAnsi="Times New Roman" w:cs="Times New Roman"/>
          <w:sz w:val="22"/>
          <w:szCs w:val="22"/>
          <w:lang w:val="en-US"/>
        </w:rPr>
        <w:t xml:space="preserve"> and supports the </w:t>
      </w:r>
      <w:r w:rsidR="00E3514D">
        <w:rPr>
          <w:rFonts w:ascii="Times New Roman" w:eastAsia="Times New Roman" w:hAnsi="Times New Roman" w:cs="Times New Roman"/>
          <w:sz w:val="22"/>
          <w:szCs w:val="22"/>
          <w:lang w:val="en-US"/>
        </w:rPr>
        <w:t>use</w:t>
      </w:r>
      <w:r>
        <w:rPr>
          <w:rFonts w:ascii="Times New Roman" w:eastAsia="Times New Roman" w:hAnsi="Times New Roman" w:cs="Times New Roman"/>
          <w:sz w:val="22"/>
          <w:szCs w:val="22"/>
          <w:lang w:val="en-US"/>
        </w:rPr>
        <w:t xml:space="preserve"> of </w:t>
      </w:r>
      <w:r w:rsidR="00E3514D">
        <w:rPr>
          <w:rFonts w:ascii="Times New Roman" w:eastAsia="Times New Roman" w:hAnsi="Times New Roman" w:cs="Times New Roman"/>
          <w:sz w:val="22"/>
          <w:szCs w:val="22"/>
          <w:lang w:val="en-US"/>
        </w:rPr>
        <w:t>parsimonious</w:t>
      </w:r>
      <w:r>
        <w:rPr>
          <w:rFonts w:ascii="Times New Roman" w:eastAsia="Times New Roman" w:hAnsi="Times New Roman" w:cs="Times New Roman"/>
          <w:sz w:val="22"/>
          <w:szCs w:val="22"/>
          <w:lang w:val="en-US"/>
        </w:rPr>
        <w:t xml:space="preserve"> mixture models </w:t>
      </w:r>
      <w:r w:rsidR="00E3514D">
        <w:rPr>
          <w:rFonts w:ascii="Times New Roman" w:eastAsia="Times New Roman" w:hAnsi="Times New Roman" w:cs="Times New Roman"/>
          <w:sz w:val="22"/>
          <w:szCs w:val="22"/>
          <w:lang w:val="en-US"/>
        </w:rPr>
        <w:t>for large-scale population serosurveys</w:t>
      </w:r>
      <w:r>
        <w:rPr>
          <w:rFonts w:ascii="Times New Roman" w:eastAsia="Times New Roman" w:hAnsi="Times New Roman" w:cs="Times New Roman"/>
          <w:sz w:val="22"/>
          <w:szCs w:val="22"/>
          <w:lang w:val="en-US"/>
        </w:rPr>
        <w:t>.</w:t>
      </w:r>
    </w:p>
    <w:p w14:paraId="28D38A90" w14:textId="751FFC97" w:rsidR="003C2010" w:rsidRDefault="002E6920" w:rsidP="00BF3292">
      <w:pPr>
        <w:spacing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 xml:space="preserve">It is important to note that our study has some limitations. First, the specificities of the assays were not 100%, so we expect false positives in our estimates. However, this was adequately addressed by adjusting for imperfect assays. Secondly, </w:t>
      </w:r>
      <w:r w:rsidR="003C2010">
        <w:rPr>
          <w:rFonts w:ascii="Times New Roman" w:eastAsia="Times New Roman" w:hAnsi="Times New Roman" w:cs="Times New Roman"/>
          <w:sz w:val="22"/>
          <w:szCs w:val="22"/>
          <w:lang w:val="en-US"/>
        </w:rPr>
        <w:t>because</w:t>
      </w:r>
      <w:r>
        <w:rPr>
          <w:rFonts w:ascii="Times New Roman" w:eastAsia="Times New Roman" w:hAnsi="Times New Roman" w:cs="Times New Roman"/>
          <w:sz w:val="22"/>
          <w:szCs w:val="22"/>
          <w:lang w:val="en-US"/>
        </w:rPr>
        <w:t xml:space="preserve"> CHIKV and O</w:t>
      </w:r>
      <w:r w:rsidR="007640BB">
        <w:rPr>
          <w:rFonts w:ascii="Times New Roman" w:eastAsia="Times New Roman" w:hAnsi="Times New Roman" w:cs="Times New Roman"/>
          <w:sz w:val="22"/>
          <w:szCs w:val="22"/>
          <w:lang w:val="en-US"/>
        </w:rPr>
        <w:t>’</w:t>
      </w:r>
      <w:r>
        <w:rPr>
          <w:rFonts w:ascii="Times New Roman" w:eastAsia="Times New Roman" w:hAnsi="Times New Roman" w:cs="Times New Roman"/>
          <w:sz w:val="22"/>
          <w:szCs w:val="22"/>
          <w:lang w:val="en-US"/>
        </w:rPr>
        <w:t>nyong</w:t>
      </w:r>
      <w:r w:rsidR="007640BB">
        <w:rPr>
          <w:rFonts w:ascii="Times New Roman" w:eastAsia="Times New Roman" w:hAnsi="Times New Roman" w:cs="Times New Roman"/>
          <w:sz w:val="22"/>
          <w:szCs w:val="22"/>
          <w:lang w:val="en-US"/>
        </w:rPr>
        <w:t>’</w:t>
      </w:r>
      <w:r>
        <w:rPr>
          <w:rFonts w:ascii="Times New Roman" w:eastAsia="Times New Roman" w:hAnsi="Times New Roman" w:cs="Times New Roman"/>
          <w:sz w:val="22"/>
          <w:szCs w:val="22"/>
          <w:lang w:val="en-US"/>
        </w:rPr>
        <w:t>nyong virus (ONNV) co-circulate in Kenya, we cannot rule out the p</w:t>
      </w:r>
      <w:r w:rsidR="003C2010">
        <w:rPr>
          <w:rFonts w:ascii="Times New Roman" w:eastAsia="Times New Roman" w:hAnsi="Times New Roman" w:cs="Times New Roman"/>
          <w:sz w:val="22"/>
          <w:szCs w:val="22"/>
          <w:lang w:val="en-US"/>
        </w:rPr>
        <w:t xml:space="preserve">ossibility </w:t>
      </w:r>
      <w:r>
        <w:rPr>
          <w:rFonts w:ascii="Times New Roman" w:eastAsia="Times New Roman" w:hAnsi="Times New Roman" w:cs="Times New Roman"/>
          <w:sz w:val="22"/>
          <w:szCs w:val="22"/>
          <w:lang w:val="en-US"/>
        </w:rPr>
        <w:t xml:space="preserve">of </w:t>
      </w:r>
      <w:r w:rsidR="003C2010">
        <w:rPr>
          <w:rFonts w:ascii="Times New Roman" w:eastAsia="Times New Roman" w:hAnsi="Times New Roman" w:cs="Times New Roman"/>
          <w:sz w:val="22"/>
          <w:szCs w:val="22"/>
          <w:lang w:val="en-US"/>
        </w:rPr>
        <w:t xml:space="preserve">serological </w:t>
      </w:r>
      <w:r>
        <w:rPr>
          <w:rFonts w:ascii="Times New Roman" w:eastAsia="Times New Roman" w:hAnsi="Times New Roman" w:cs="Times New Roman"/>
          <w:sz w:val="22"/>
          <w:szCs w:val="22"/>
          <w:lang w:val="en-US"/>
        </w:rPr>
        <w:t xml:space="preserve">cross-reactivity. However, </w:t>
      </w:r>
      <w:r w:rsidR="007640BB">
        <w:rPr>
          <w:rFonts w:ascii="Times New Roman" w:eastAsia="Times New Roman" w:hAnsi="Times New Roman" w:cs="Times New Roman"/>
          <w:sz w:val="22"/>
          <w:szCs w:val="22"/>
          <w:lang w:val="en-US"/>
        </w:rPr>
        <w:t xml:space="preserve">because </w:t>
      </w:r>
      <w:r>
        <w:rPr>
          <w:rFonts w:ascii="Times New Roman" w:eastAsia="Times New Roman" w:hAnsi="Times New Roman" w:cs="Times New Roman"/>
          <w:sz w:val="22"/>
          <w:szCs w:val="22"/>
          <w:lang w:val="en-US"/>
        </w:rPr>
        <w:t>our cutoff was based on neutralizing antibodies and the assay target</w:t>
      </w:r>
      <w:r w:rsidR="003C2010">
        <w:rPr>
          <w:rFonts w:ascii="Times New Roman" w:eastAsia="Times New Roman" w:hAnsi="Times New Roman" w:cs="Times New Roman"/>
          <w:sz w:val="22"/>
          <w:szCs w:val="22"/>
          <w:lang w:val="en-US"/>
        </w:rPr>
        <w:t xml:space="preserve">ed </w:t>
      </w:r>
      <w:r>
        <w:rPr>
          <w:rFonts w:ascii="Times New Roman" w:eastAsia="Times New Roman" w:hAnsi="Times New Roman" w:cs="Times New Roman"/>
          <w:sz w:val="22"/>
          <w:szCs w:val="22"/>
          <w:lang w:val="en-US"/>
        </w:rPr>
        <w:t>CHIKV</w:t>
      </w:r>
      <w:r w:rsidR="003C2010">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lang w:val="en-US"/>
        </w:rPr>
        <w:t xml:space="preserve">E2 </w:t>
      </w:r>
      <w:r w:rsidR="003C2010">
        <w:rPr>
          <w:rFonts w:ascii="Times New Roman" w:eastAsia="Times New Roman" w:hAnsi="Times New Roman" w:cs="Times New Roman"/>
          <w:sz w:val="22"/>
          <w:szCs w:val="22"/>
          <w:lang w:val="en-US"/>
        </w:rPr>
        <w:t xml:space="preserve">protein </w:t>
      </w:r>
      <w:r>
        <w:rPr>
          <w:rFonts w:ascii="Times New Roman" w:eastAsia="Times New Roman" w:hAnsi="Times New Roman" w:cs="Times New Roman"/>
          <w:sz w:val="22"/>
          <w:szCs w:val="22"/>
          <w:lang w:val="en-US"/>
        </w:rPr>
        <w:t xml:space="preserve">which has </w:t>
      </w:r>
      <w:r w:rsidR="003C2010">
        <w:rPr>
          <w:rFonts w:ascii="Times New Roman" w:eastAsia="Times New Roman" w:hAnsi="Times New Roman" w:cs="Times New Roman"/>
          <w:sz w:val="22"/>
          <w:szCs w:val="22"/>
          <w:lang w:val="en-US"/>
        </w:rPr>
        <w:t>been shown</w:t>
      </w:r>
      <w:r>
        <w:rPr>
          <w:rFonts w:ascii="Times New Roman" w:eastAsia="Times New Roman" w:hAnsi="Times New Roman" w:cs="Times New Roman"/>
          <w:sz w:val="22"/>
          <w:szCs w:val="22"/>
          <w:lang w:val="en-US"/>
        </w:rPr>
        <w:t xml:space="preserve"> to</w:t>
      </w:r>
      <w:r w:rsidR="003C2010">
        <w:rPr>
          <w:rFonts w:ascii="Times New Roman" w:eastAsia="Times New Roman" w:hAnsi="Times New Roman" w:cs="Times New Roman"/>
          <w:sz w:val="22"/>
          <w:szCs w:val="22"/>
          <w:lang w:val="en-US"/>
        </w:rPr>
        <w:t xml:space="preserve"> be</w:t>
      </w:r>
      <w:r>
        <w:rPr>
          <w:rFonts w:ascii="Times New Roman" w:eastAsia="Times New Roman" w:hAnsi="Times New Roman" w:cs="Times New Roman"/>
          <w:sz w:val="22"/>
          <w:szCs w:val="22"/>
          <w:lang w:val="en-US"/>
        </w:rPr>
        <w:t xml:space="preserve"> CHIKV-specific</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"/>
          <w:id w:val="-868370397"/>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lang w:val="en-US"/>
            </w:rPr>
            <w:t>39</w:t>
          </w:r>
        </w:sdtContent>
      </w:sdt>
      <w:r>
        <w:rPr>
          <w:rFonts w:ascii="Times New Roman" w:eastAsia="Times New Roman" w:hAnsi="Times New Roman" w:cs="Times New Roman"/>
          <w:sz w:val="22"/>
          <w:szCs w:val="22"/>
          <w:lang w:val="en-US"/>
        </w:rPr>
        <w:t xml:space="preserve"> and the fact that ONNV induces </w:t>
      </w:r>
      <w:r w:rsidR="003C2010">
        <w:rPr>
          <w:rFonts w:ascii="Times New Roman" w:eastAsia="Times New Roman" w:hAnsi="Times New Roman" w:cs="Times New Roman"/>
          <w:sz w:val="22"/>
          <w:szCs w:val="22"/>
          <w:lang w:val="en-US"/>
        </w:rPr>
        <w:t>weak cross-reactive antibodies, all together is likely to reduce the impact of cross-reactivity if not eliminated.</w:t>
      </w:r>
    </w:p>
    <w:p w14:paraId="458E2BCE" w14:textId="16A04344" w:rsidR="00E76E02" w:rsidRDefault="00E3514D" w:rsidP="00BF329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w:t>
      </w:r>
      <w:r w:rsidR="003D616D">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conclusion, this study </w:t>
      </w:r>
      <w:r w:rsidR="003D616D">
        <w:rPr>
          <w:rFonts w:ascii="Times New Roman" w:eastAsia="Times New Roman" w:hAnsi="Times New Roman" w:cs="Times New Roman"/>
          <w:sz w:val="22"/>
          <w:szCs w:val="22"/>
        </w:rPr>
        <w:t>demonstrates</w:t>
      </w:r>
      <w:r>
        <w:rPr>
          <w:rFonts w:ascii="Times New Roman" w:eastAsia="Times New Roman" w:hAnsi="Times New Roman" w:cs="Times New Roman"/>
          <w:sz w:val="22"/>
          <w:szCs w:val="22"/>
        </w:rPr>
        <w:t xml:space="preserve"> the value of leveraging banked, population-representative samples </w:t>
      </w:r>
      <w:r w:rsidR="003D616D">
        <w:rPr>
          <w:rFonts w:ascii="Times New Roman" w:eastAsia="Times New Roman" w:hAnsi="Times New Roman" w:cs="Times New Roman"/>
          <w:sz w:val="22"/>
          <w:szCs w:val="22"/>
        </w:rPr>
        <w:t xml:space="preserve">within demographic surveillance platforms, combined with </w:t>
      </w:r>
      <w:r>
        <w:rPr>
          <w:rFonts w:ascii="Times New Roman" w:eastAsia="Times New Roman" w:hAnsi="Times New Roman" w:cs="Times New Roman"/>
          <w:sz w:val="22"/>
          <w:szCs w:val="22"/>
        </w:rPr>
        <w:t>advanced statistical methods</w:t>
      </w:r>
      <w:r w:rsidR="003D616D">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to generate </w:t>
      </w:r>
      <w:r w:rsidR="003D616D">
        <w:rPr>
          <w:rFonts w:ascii="Times New Roman" w:eastAsia="Times New Roman" w:hAnsi="Times New Roman" w:cs="Times New Roman"/>
          <w:sz w:val="22"/>
          <w:szCs w:val="22"/>
        </w:rPr>
        <w:t xml:space="preserve">robust and </w:t>
      </w:r>
      <w:r>
        <w:rPr>
          <w:rFonts w:ascii="Times New Roman" w:eastAsia="Times New Roman" w:hAnsi="Times New Roman" w:cs="Times New Roman"/>
          <w:sz w:val="22"/>
          <w:szCs w:val="22"/>
        </w:rPr>
        <w:t>nuanced estimate</w:t>
      </w:r>
      <w:r w:rsidR="003D616D">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 of arbovir</w:t>
      </w:r>
      <w:r w:rsidR="003D616D">
        <w:rPr>
          <w:rFonts w:ascii="Times New Roman" w:eastAsia="Times New Roman" w:hAnsi="Times New Roman" w:cs="Times New Roman"/>
          <w:sz w:val="22"/>
          <w:szCs w:val="22"/>
        </w:rPr>
        <w:t>al</w:t>
      </w:r>
      <w:r>
        <w:rPr>
          <w:rFonts w:ascii="Times New Roman" w:eastAsia="Times New Roman" w:hAnsi="Times New Roman" w:cs="Times New Roman"/>
          <w:sz w:val="22"/>
          <w:szCs w:val="22"/>
        </w:rPr>
        <w:t xml:space="preserve"> exposure. These </w:t>
      </w:r>
      <w:r w:rsidR="003D616D">
        <w:rPr>
          <w:rFonts w:ascii="Times New Roman" w:eastAsia="Times New Roman" w:hAnsi="Times New Roman" w:cs="Times New Roman"/>
          <w:sz w:val="22"/>
          <w:szCs w:val="22"/>
        </w:rPr>
        <w:t>findings</w:t>
      </w:r>
      <w:r>
        <w:rPr>
          <w:rFonts w:ascii="Times New Roman" w:eastAsia="Times New Roman" w:hAnsi="Times New Roman" w:cs="Times New Roman"/>
          <w:sz w:val="22"/>
          <w:szCs w:val="22"/>
        </w:rPr>
        <w:t xml:space="preserve"> provide critical epidemiological insights to </w:t>
      </w:r>
      <w:r w:rsidR="003D616D">
        <w:rPr>
          <w:rFonts w:ascii="Times New Roman" w:eastAsia="Times New Roman" w:hAnsi="Times New Roman" w:cs="Times New Roman"/>
          <w:sz w:val="22"/>
          <w:szCs w:val="22"/>
        </w:rPr>
        <w:t>inform arbovirus</w:t>
      </w:r>
      <w:r>
        <w:rPr>
          <w:rFonts w:ascii="Times New Roman" w:eastAsia="Times New Roman" w:hAnsi="Times New Roman" w:cs="Times New Roman"/>
          <w:sz w:val="22"/>
          <w:szCs w:val="22"/>
        </w:rPr>
        <w:t xml:space="preserve"> control efforts</w:t>
      </w:r>
      <w:r w:rsidR="003D616D">
        <w:rPr>
          <w:rFonts w:ascii="Times New Roman" w:eastAsia="Times New Roman" w:hAnsi="Times New Roman" w:cs="Times New Roman"/>
          <w:sz w:val="22"/>
          <w:szCs w:val="22"/>
        </w:rPr>
        <w:t xml:space="preserve"> in Kenya</w:t>
      </w:r>
      <w:r w:rsidR="00191C18">
        <w:rPr>
          <w:rFonts w:ascii="Times New Roman" w:eastAsia="Times New Roman" w:hAnsi="Times New Roman" w:cs="Times New Roman"/>
          <w:sz w:val="22"/>
          <w:szCs w:val="22"/>
        </w:rPr>
        <w:t xml:space="preserve"> such as prioritized surveillance, vector control and preparedness efforts</w:t>
      </w:r>
      <w:r>
        <w:rPr>
          <w:rFonts w:ascii="Times New Roman" w:eastAsia="Times New Roman" w:hAnsi="Times New Roman" w:cs="Times New Roman"/>
          <w:sz w:val="22"/>
          <w:szCs w:val="22"/>
        </w:rPr>
        <w:t xml:space="preserve"> and</w:t>
      </w:r>
      <w:r w:rsidR="00191C18">
        <w:rPr>
          <w:rFonts w:ascii="Times New Roman" w:eastAsia="Times New Roman" w:hAnsi="Times New Roman" w:cs="Times New Roman"/>
          <w:sz w:val="22"/>
          <w:szCs w:val="22"/>
        </w:rPr>
        <w:t xml:space="preserve"> thus</w:t>
      </w:r>
      <w:r>
        <w:rPr>
          <w:rFonts w:ascii="Times New Roman" w:eastAsia="Times New Roman" w:hAnsi="Times New Roman" w:cs="Times New Roman"/>
          <w:sz w:val="22"/>
          <w:szCs w:val="22"/>
        </w:rPr>
        <w:t xml:space="preserve"> contribut</w:t>
      </w:r>
      <w:r w:rsidR="00191C18">
        <w:rPr>
          <w:rFonts w:ascii="Times New Roman" w:eastAsia="Times New Roman" w:hAnsi="Times New Roman" w:cs="Times New Roman"/>
          <w:sz w:val="22"/>
          <w:szCs w:val="22"/>
        </w:rPr>
        <w:t>ing</w:t>
      </w:r>
      <w:r>
        <w:rPr>
          <w:rFonts w:ascii="Times New Roman" w:eastAsia="Times New Roman" w:hAnsi="Times New Roman" w:cs="Times New Roman"/>
          <w:sz w:val="22"/>
          <w:szCs w:val="22"/>
        </w:rPr>
        <w:t xml:space="preserve"> to </w:t>
      </w:r>
      <w:r w:rsidR="00191C18">
        <w:rPr>
          <w:rFonts w:ascii="Times New Roman" w:eastAsia="Times New Roman" w:hAnsi="Times New Roman" w:cs="Times New Roman"/>
          <w:sz w:val="22"/>
          <w:szCs w:val="22"/>
        </w:rPr>
        <w:t xml:space="preserve">the </w:t>
      </w:r>
      <w:r>
        <w:rPr>
          <w:rFonts w:ascii="Times New Roman" w:eastAsia="Times New Roman" w:hAnsi="Times New Roman" w:cs="Times New Roman"/>
          <w:sz w:val="22"/>
          <w:szCs w:val="22"/>
        </w:rPr>
        <w:t xml:space="preserve">global </w:t>
      </w:r>
      <w:r w:rsidR="003D616D">
        <w:rPr>
          <w:rFonts w:ascii="Times New Roman" w:eastAsia="Times New Roman" w:hAnsi="Times New Roman" w:cs="Times New Roman"/>
          <w:sz w:val="22"/>
          <w:szCs w:val="22"/>
        </w:rPr>
        <w:t>initiatives</w:t>
      </w:r>
      <w:r>
        <w:rPr>
          <w:rFonts w:ascii="Times New Roman" w:eastAsia="Times New Roman" w:hAnsi="Times New Roman" w:cs="Times New Roman"/>
          <w:sz w:val="22"/>
          <w:szCs w:val="22"/>
        </w:rPr>
        <w:t xml:space="preserve">, including the WHO Global Arbovirus Initiative, aimed </w:t>
      </w:r>
      <w:r>
        <w:rPr>
          <w:rFonts w:ascii="Times New Roman" w:eastAsia="Times New Roman" w:hAnsi="Times New Roman" w:cs="Times New Roman"/>
          <w:sz w:val="22"/>
          <w:szCs w:val="22"/>
        </w:rPr>
        <w:lastRenderedPageBreak/>
        <w:t xml:space="preserve">at </w:t>
      </w:r>
      <w:r w:rsidR="003D616D">
        <w:rPr>
          <w:rFonts w:ascii="Times New Roman" w:eastAsia="Times New Roman" w:hAnsi="Times New Roman" w:cs="Times New Roman"/>
          <w:sz w:val="22"/>
          <w:szCs w:val="22"/>
        </w:rPr>
        <w:t xml:space="preserve">strengthening </w:t>
      </w:r>
      <w:r>
        <w:rPr>
          <w:rFonts w:ascii="Times New Roman" w:eastAsia="Times New Roman" w:hAnsi="Times New Roman" w:cs="Times New Roman"/>
          <w:sz w:val="22"/>
          <w:szCs w:val="22"/>
        </w:rPr>
        <w:t>integrated arbovir</w:t>
      </w:r>
      <w:r w:rsidR="003D616D">
        <w:rPr>
          <w:rFonts w:ascii="Times New Roman" w:eastAsia="Times New Roman" w:hAnsi="Times New Roman" w:cs="Times New Roman"/>
          <w:sz w:val="22"/>
          <w:szCs w:val="22"/>
        </w:rPr>
        <w:t>al</w:t>
      </w:r>
      <w:r>
        <w:rPr>
          <w:rFonts w:ascii="Times New Roman" w:eastAsia="Times New Roman" w:hAnsi="Times New Roman" w:cs="Times New Roman"/>
          <w:sz w:val="22"/>
          <w:szCs w:val="22"/>
        </w:rPr>
        <w:t xml:space="preserve"> surveillance. Continued longitudinal and multi-site serosurveillance will be essential to track evolving transmission patterns and guide targeted public health interventions.</w:t>
      </w:r>
    </w:p>
    <w:p w14:paraId="7A3364EF"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Contributors</w:t>
      </w:r>
    </w:p>
    <w:p w14:paraId="20B422A2" w14:textId="4E1FA37A" w:rsidR="00E76E02" w:rsidRDefault="00125075" w:rsidP="00BF329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AM, EW</w:t>
      </w:r>
      <w:r w:rsidR="00802502">
        <w:rPr>
          <w:rFonts w:ascii="Times New Roman" w:eastAsia="Times New Roman" w:hAnsi="Times New Roman" w:cs="Times New Roman"/>
          <w:sz w:val="22"/>
          <w:szCs w:val="22"/>
        </w:rPr>
        <w:t>K</w:t>
      </w:r>
      <w:r>
        <w:rPr>
          <w:rFonts w:ascii="Times New Roman" w:eastAsia="Times New Roman" w:hAnsi="Times New Roman" w:cs="Times New Roman"/>
          <w:sz w:val="22"/>
          <w:szCs w:val="22"/>
        </w:rPr>
        <w:t>, SF</w:t>
      </w:r>
      <w:r w:rsidR="00802502">
        <w:rPr>
          <w:rFonts w:ascii="Times New Roman" w:eastAsia="Times New Roman" w:hAnsi="Times New Roman" w:cs="Times New Roman"/>
          <w:sz w:val="22"/>
          <w:szCs w:val="22"/>
        </w:rPr>
        <w:t>, GW, AA and JAGS</w:t>
      </w:r>
      <w:r>
        <w:rPr>
          <w:rFonts w:ascii="Times New Roman" w:eastAsia="Times New Roman" w:hAnsi="Times New Roman" w:cs="Times New Roman"/>
          <w:sz w:val="22"/>
          <w:szCs w:val="22"/>
        </w:rPr>
        <w:t xml:space="preserve"> conceptualised the study. AM conducted literature review and wrote the original draft. All authors contributed to the development of the method</w:t>
      </w:r>
      <w:r w:rsidR="00802502">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 interpretation of the results and discussion, editing the manuscript and approving the final version. </w:t>
      </w:r>
    </w:p>
    <w:p w14:paraId="39A1536E" w14:textId="77777777" w:rsidR="00E76E02" w:rsidRDefault="00E76E02" w:rsidP="00BF3292">
      <w:pPr>
        <w:spacing w:line="480" w:lineRule="auto"/>
        <w:rPr>
          <w:rFonts w:ascii="Times New Roman" w:eastAsia="Times New Roman" w:hAnsi="Times New Roman" w:cs="Times New Roman"/>
          <w:b/>
          <w:bCs/>
          <w:sz w:val="22"/>
          <w:szCs w:val="22"/>
        </w:rPr>
      </w:pPr>
    </w:p>
    <w:p w14:paraId="7D0A6DBC"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Data sharing statement</w:t>
      </w:r>
    </w:p>
    <w:p w14:paraId="1420D024" w14:textId="77777777" w:rsidR="00E76E02" w:rsidRDefault="00125075" w:rsidP="00BF3292">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We de-identified the datasets with the data dictionary are given as a supplementary appendix along the manuscript</w:t>
      </w:r>
    </w:p>
    <w:p w14:paraId="49DDBEE2"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Declaration of interest</w:t>
      </w:r>
    </w:p>
    <w:p w14:paraId="5AF0BAB8" w14:textId="77777777" w:rsidR="00E76E02" w:rsidRDefault="00125075" w:rsidP="00BF3292">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We declare no competing interests.</w:t>
      </w:r>
    </w:p>
    <w:p w14:paraId="6037FDC8"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Acknowledgements </w:t>
      </w:r>
    </w:p>
    <w:p w14:paraId="5F0FD2CC" w14:textId="57C34979" w:rsidR="00E76E02" w:rsidRDefault="00125075" w:rsidP="00BF3292">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We are grateful for the funding support from the Charite Center for Global Health through the grant --and the Gates Foundation through the grant---. </w:t>
      </w:r>
      <w:r w:rsidR="00466B44">
        <w:rPr>
          <w:rFonts w:ascii="Times New Roman" w:eastAsia="Times New Roman" w:hAnsi="Times New Roman" w:cs="Times New Roman"/>
          <w:sz w:val="22"/>
          <w:szCs w:val="22"/>
        </w:rPr>
        <w:t xml:space="preserve">We thank the teams involved in the KEMIS collaboration at the KEMRI Center for Global Health Research and African Population and Health Research Center. </w:t>
      </w:r>
      <w:r>
        <w:rPr>
          <w:rFonts w:ascii="Times New Roman" w:eastAsia="Times New Roman" w:hAnsi="Times New Roman" w:cs="Times New Roman"/>
          <w:sz w:val="22"/>
          <w:szCs w:val="22"/>
        </w:rPr>
        <w:t>We thank the laboratory and surveillance team</w:t>
      </w:r>
      <w:r w:rsidR="00466B44">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 at KEMRI-Wellcome Trust Research Program (KWTRP) in Kilifi for the development of the survey methods.</w:t>
      </w:r>
      <w:r w:rsidR="00466B44">
        <w:rPr>
          <w:rFonts w:ascii="Times New Roman" w:eastAsia="Times New Roman" w:hAnsi="Times New Roman" w:cs="Times New Roman"/>
          <w:sz w:val="22"/>
          <w:szCs w:val="22"/>
        </w:rPr>
        <w:t xml:space="preserve"> </w:t>
      </w:r>
      <w:r w:rsidR="00466B44" w:rsidRPr="00466B44">
        <w:rPr>
          <w:rFonts w:ascii="Times New Roman" w:eastAsia="Times New Roman" w:hAnsi="Times New Roman" w:cs="Times New Roman"/>
          <w:sz w:val="22"/>
          <w:szCs w:val="22"/>
        </w:rPr>
        <w:t>This paper is published with the permission of the Director,</w:t>
      </w:r>
      <w:r w:rsidR="00466B44">
        <w:rPr>
          <w:rFonts w:ascii="Times New Roman" w:eastAsia="Times New Roman" w:hAnsi="Times New Roman" w:cs="Times New Roman"/>
          <w:sz w:val="22"/>
          <w:szCs w:val="22"/>
        </w:rPr>
        <w:t xml:space="preserve"> </w:t>
      </w:r>
      <w:r w:rsidR="00466B44" w:rsidRPr="00466B44">
        <w:rPr>
          <w:rFonts w:ascii="Times New Roman" w:eastAsia="Times New Roman" w:hAnsi="Times New Roman" w:cs="Times New Roman"/>
          <w:sz w:val="22"/>
          <w:szCs w:val="22"/>
        </w:rPr>
        <w:t>Kenya Medical Research Institute</w:t>
      </w:r>
      <w:r w:rsidR="00466B44">
        <w:rPr>
          <w:rFonts w:ascii="Times New Roman" w:eastAsia="Times New Roman" w:hAnsi="Times New Roman" w:cs="Times New Roman"/>
          <w:sz w:val="22"/>
          <w:szCs w:val="22"/>
        </w:rPr>
        <w:t>. This work was funded by the Gates Foundation (INV-039626).</w:t>
      </w:r>
    </w:p>
    <w:p w14:paraId="7D16C096"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Appendix: </w:t>
      </w:r>
    </w:p>
    <w:p w14:paraId="6CE72A95"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Supplementary data</w:t>
      </w:r>
    </w:p>
    <w:p w14:paraId="7B598C23" w14:textId="77777777" w:rsidR="00E76E02" w:rsidRDefault="00E76E02" w:rsidP="00BF3292">
      <w:pPr>
        <w:spacing w:line="480" w:lineRule="auto"/>
        <w:rPr>
          <w:rFonts w:ascii="Times New Roman" w:eastAsia="Times New Roman" w:hAnsi="Times New Roman" w:cs="Times New Roman"/>
          <w:b/>
          <w:bCs/>
          <w:sz w:val="22"/>
          <w:szCs w:val="22"/>
        </w:rPr>
      </w:pPr>
    </w:p>
    <w:p w14:paraId="35621E37"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References</w:t>
      </w:r>
    </w:p>
    <w:sdt>
      <w:sdtPr>
        <w:rPr>
          <w:rFonts w:eastAsia="Times New Roman" w:cs="Times New Roman"/>
          <w:bCs/>
          <w:color w:val="000000"/>
          <w:szCs w:val="22"/>
        </w:rPr>
        <w:tag w:val="MENDELEY_BIBLIOGRAPHY"/>
        <w:id w:val="2025511571"/>
        <w:placeholder>
          <w:docPart w:val="DefaultPlaceholder_-1854013440"/>
        </w:placeholder>
      </w:sdtPr>
      <w:sdtContent>
        <w:p w14:paraId="5FAFF76F" w14:textId="77777777" w:rsidR="00AE5EED" w:rsidRPr="00AE5EED" w:rsidRDefault="00AE5EED">
          <w:pPr>
            <w:autoSpaceDE w:val="0"/>
            <w:autoSpaceDN w:val="0"/>
            <w:ind w:hanging="640"/>
            <w:divId w:val="2060011232"/>
            <w:rPr>
              <w:rFonts w:eastAsia="Times New Roman"/>
              <w:color w:val="000000"/>
            </w:rPr>
          </w:pPr>
          <w:r w:rsidRPr="00AE5EED">
            <w:rPr>
              <w:rFonts w:eastAsia="Times New Roman"/>
              <w:color w:val="000000"/>
            </w:rPr>
            <w:t>1.</w:t>
          </w:r>
          <w:r w:rsidRPr="00AE5EED">
            <w:rPr>
              <w:rFonts w:eastAsia="Times New Roman"/>
              <w:color w:val="000000"/>
            </w:rPr>
            <w:tab/>
            <w:t>Bangoura ST, Keita AK, Diaby M, Sidibé S, Le-Marcis F, Camara SC, et al. Arbovirus Epidemics as Global Health Imperative, Africa, 2023. Emerg Infect Dis. 2025 Feb 1;31(2):e240754. doi:10.3201/EID3102.240754 PubMed PMID: 39983695.</w:t>
          </w:r>
        </w:p>
        <w:p w14:paraId="7CB44120" w14:textId="77777777" w:rsidR="00AE5EED" w:rsidRPr="00AE5EED" w:rsidRDefault="00AE5EED">
          <w:pPr>
            <w:autoSpaceDE w:val="0"/>
            <w:autoSpaceDN w:val="0"/>
            <w:ind w:hanging="640"/>
            <w:divId w:val="2072851983"/>
            <w:rPr>
              <w:rFonts w:eastAsia="Times New Roman"/>
              <w:color w:val="000000"/>
            </w:rPr>
          </w:pPr>
          <w:r w:rsidRPr="00AE5EED">
            <w:rPr>
              <w:rFonts w:eastAsia="Times New Roman"/>
              <w:color w:val="000000"/>
            </w:rPr>
            <w:t>2.</w:t>
          </w:r>
          <w:r w:rsidRPr="00AE5EED">
            <w:rPr>
              <w:rFonts w:eastAsia="Times New Roman"/>
              <w:color w:val="000000"/>
            </w:rPr>
            <w:tab/>
            <w:t>Braack L, Gouveia De Almeida AP, Cornel AJ, Swanepoel R, De Jager C. Mosquito-borne arboviruses of African origin: review of key viruses and vectors. Parasit Vectors. 2018 Jan 9;11(1). doi:10.1186/S13071-017-2559-9 PubMed PMID: 29316963.</w:t>
          </w:r>
        </w:p>
        <w:p w14:paraId="2A3366BB" w14:textId="77777777" w:rsidR="00AE5EED" w:rsidRPr="00AE5EED" w:rsidRDefault="00AE5EED">
          <w:pPr>
            <w:autoSpaceDE w:val="0"/>
            <w:autoSpaceDN w:val="0"/>
            <w:ind w:hanging="640"/>
            <w:divId w:val="315185594"/>
            <w:rPr>
              <w:rFonts w:eastAsia="Times New Roman"/>
              <w:color w:val="000000"/>
            </w:rPr>
          </w:pPr>
          <w:r w:rsidRPr="00AE5EED">
            <w:rPr>
              <w:rFonts w:eastAsia="Times New Roman"/>
              <w:color w:val="000000"/>
            </w:rPr>
            <w:t>3.</w:t>
          </w:r>
          <w:r w:rsidRPr="00AE5EED">
            <w:rPr>
              <w:rFonts w:eastAsia="Times New Roman"/>
              <w:color w:val="000000"/>
            </w:rPr>
            <w:tab/>
            <w:t>Abbasi E. Global epidemiology and evolutionary dynamics of arboviruses: A systematic review of surveillance, control strategies, and emerging threats. Dialogues in Health. 2026 Jun 1;8:100280. doi:10.1016/J.DIALOG.2026.100280</w:t>
          </w:r>
        </w:p>
        <w:p w14:paraId="10F8E263" w14:textId="77777777" w:rsidR="00AE5EED" w:rsidRPr="00AE5EED" w:rsidRDefault="00AE5EED">
          <w:pPr>
            <w:autoSpaceDE w:val="0"/>
            <w:autoSpaceDN w:val="0"/>
            <w:ind w:hanging="640"/>
            <w:divId w:val="1286501219"/>
            <w:rPr>
              <w:rFonts w:eastAsia="Times New Roman"/>
              <w:color w:val="000000"/>
            </w:rPr>
          </w:pPr>
          <w:r w:rsidRPr="00AE5EED">
            <w:rPr>
              <w:rFonts w:eastAsia="Times New Roman"/>
              <w:color w:val="000000"/>
            </w:rPr>
            <w:t>4.</w:t>
          </w:r>
          <w:r w:rsidRPr="00AE5EED">
            <w:rPr>
              <w:rFonts w:eastAsia="Times New Roman"/>
              <w:color w:val="000000"/>
            </w:rPr>
            <w:tab/>
            <w:t>Bhatt S, Gething PW, Brady OJ, Messina JP, Farlow AW, Moyes CL, et al. The global distribution and burden of dengue. Nature. 2013 Apr 25;496(7446):504–7. doi:10.1038/NATURE12060 PubMed PMID: 23563266.</w:t>
          </w:r>
        </w:p>
        <w:p w14:paraId="3711AA43" w14:textId="77777777" w:rsidR="00AE5EED" w:rsidRPr="00AE5EED" w:rsidRDefault="00AE5EED">
          <w:pPr>
            <w:autoSpaceDE w:val="0"/>
            <w:autoSpaceDN w:val="0"/>
            <w:ind w:hanging="640"/>
            <w:divId w:val="1950308796"/>
            <w:rPr>
              <w:rFonts w:eastAsia="Times New Roman"/>
              <w:color w:val="000000"/>
            </w:rPr>
          </w:pPr>
          <w:r w:rsidRPr="00AE5EED">
            <w:rPr>
              <w:rFonts w:eastAsia="Times New Roman"/>
              <w:color w:val="000000"/>
            </w:rPr>
            <w:t>5.</w:t>
          </w:r>
          <w:r w:rsidRPr="00AE5EED">
            <w:rPr>
              <w:rFonts w:eastAsia="Times New Roman"/>
              <w:color w:val="000000"/>
            </w:rPr>
            <w:tab/>
            <w:t xml:space="preserve">Ribeiro dos Santos G, Jawed F, </w:t>
          </w:r>
          <w:proofErr w:type="spellStart"/>
          <w:r w:rsidRPr="00AE5EED">
            <w:rPr>
              <w:rFonts w:eastAsia="Times New Roman"/>
              <w:color w:val="000000"/>
            </w:rPr>
            <w:t>Mukandavire</w:t>
          </w:r>
          <w:proofErr w:type="spellEnd"/>
          <w:r w:rsidRPr="00AE5EED">
            <w:rPr>
              <w:rFonts w:eastAsia="Times New Roman"/>
              <w:color w:val="000000"/>
            </w:rPr>
            <w:t xml:space="preserve"> C, Deol A, Scarponi D, </w:t>
          </w:r>
          <w:proofErr w:type="spellStart"/>
          <w:r w:rsidRPr="00AE5EED">
            <w:rPr>
              <w:rFonts w:eastAsia="Times New Roman"/>
              <w:color w:val="000000"/>
            </w:rPr>
            <w:t>Mboera</w:t>
          </w:r>
          <w:proofErr w:type="spellEnd"/>
          <w:r w:rsidRPr="00AE5EED">
            <w:rPr>
              <w:rFonts w:eastAsia="Times New Roman"/>
              <w:color w:val="000000"/>
            </w:rPr>
            <w:t xml:space="preserve"> LEG, et al. Global burden of chikungunya virus infections and the potential benefit of vaccination campaigns. Nat Med. 2025 Jul 1;31(7):2342–9. doi:10.1038/S41591-025-03703-W;SUBJMETA=1538,174,2514,255,478,692,699,700;KWRD=EPIDEMIOLOGY,HEALTH+POLICY,VIRAL+INFECTION</w:t>
          </w:r>
        </w:p>
        <w:p w14:paraId="3BBD8BF4" w14:textId="77777777" w:rsidR="00AE5EED" w:rsidRPr="00AE5EED" w:rsidRDefault="00AE5EED">
          <w:pPr>
            <w:autoSpaceDE w:val="0"/>
            <w:autoSpaceDN w:val="0"/>
            <w:ind w:hanging="640"/>
            <w:divId w:val="204290785"/>
            <w:rPr>
              <w:rFonts w:eastAsia="Times New Roman"/>
              <w:color w:val="000000"/>
            </w:rPr>
          </w:pPr>
          <w:r w:rsidRPr="00AE5EED">
            <w:rPr>
              <w:rFonts w:eastAsia="Times New Roman"/>
              <w:color w:val="000000"/>
            </w:rPr>
            <w:t>6.</w:t>
          </w:r>
          <w:r w:rsidRPr="00AE5EED">
            <w:rPr>
              <w:rFonts w:eastAsia="Times New Roman"/>
              <w:color w:val="000000"/>
            </w:rPr>
            <w:tab/>
            <w:t>Wright D, Kortekaas J, Bowden TA, Warimwe GM. Rift valley fever: Biology and epidemiology. Journal of General Virology. 2019 Aug 1;100(8):1187–99. doi:10.1099/JGV.0.001296/CITE/REFWORKS PubMed PMID: 31310198.</w:t>
          </w:r>
        </w:p>
        <w:p w14:paraId="71AEF1A5" w14:textId="77777777" w:rsidR="00AE5EED" w:rsidRPr="00AE5EED" w:rsidRDefault="00AE5EED">
          <w:pPr>
            <w:autoSpaceDE w:val="0"/>
            <w:autoSpaceDN w:val="0"/>
            <w:ind w:hanging="640"/>
            <w:divId w:val="1821115371"/>
            <w:rPr>
              <w:rFonts w:eastAsia="Times New Roman"/>
              <w:color w:val="000000"/>
            </w:rPr>
          </w:pPr>
          <w:r w:rsidRPr="00AE5EED">
            <w:rPr>
              <w:rFonts w:eastAsia="Times New Roman"/>
              <w:color w:val="000000"/>
            </w:rPr>
            <w:t>7.</w:t>
          </w:r>
          <w:r w:rsidRPr="00AE5EED">
            <w:rPr>
              <w:rFonts w:eastAsia="Times New Roman"/>
              <w:color w:val="000000"/>
            </w:rPr>
            <w:tab/>
            <w:t xml:space="preserve">Langat SK, </w:t>
          </w:r>
          <w:proofErr w:type="spellStart"/>
          <w:r w:rsidRPr="00AE5EED">
            <w:rPr>
              <w:rFonts w:eastAsia="Times New Roman"/>
              <w:color w:val="000000"/>
            </w:rPr>
            <w:t>Eyase</w:t>
          </w:r>
          <w:proofErr w:type="spellEnd"/>
          <w:r w:rsidRPr="00AE5EED">
            <w:rPr>
              <w:rFonts w:eastAsia="Times New Roman"/>
              <w:color w:val="000000"/>
            </w:rPr>
            <w:t xml:space="preserve"> FL, Berry IM, </w:t>
          </w:r>
          <w:proofErr w:type="spellStart"/>
          <w:r w:rsidRPr="00AE5EED">
            <w:rPr>
              <w:rFonts w:eastAsia="Times New Roman"/>
              <w:color w:val="000000"/>
            </w:rPr>
            <w:t>Nyunja</w:t>
          </w:r>
          <w:proofErr w:type="spellEnd"/>
          <w:r w:rsidRPr="00AE5EED">
            <w:rPr>
              <w:rFonts w:eastAsia="Times New Roman"/>
              <w:color w:val="000000"/>
            </w:rPr>
            <w:t xml:space="preserve"> A, </w:t>
          </w:r>
          <w:proofErr w:type="spellStart"/>
          <w:r w:rsidRPr="00AE5EED">
            <w:rPr>
              <w:rFonts w:eastAsia="Times New Roman"/>
              <w:color w:val="000000"/>
            </w:rPr>
            <w:t>Bulimo</w:t>
          </w:r>
          <w:proofErr w:type="spellEnd"/>
          <w:r w:rsidRPr="00AE5EED">
            <w:rPr>
              <w:rFonts w:eastAsia="Times New Roman"/>
              <w:color w:val="000000"/>
            </w:rPr>
            <w:t xml:space="preserve"> W, </w:t>
          </w:r>
          <w:proofErr w:type="spellStart"/>
          <w:r w:rsidRPr="00AE5EED">
            <w:rPr>
              <w:rFonts w:eastAsia="Times New Roman"/>
              <w:color w:val="000000"/>
            </w:rPr>
            <w:t>Owaka</w:t>
          </w:r>
          <w:proofErr w:type="spellEnd"/>
          <w:r w:rsidRPr="00AE5EED">
            <w:rPr>
              <w:rFonts w:eastAsia="Times New Roman"/>
              <w:color w:val="000000"/>
            </w:rPr>
            <w:t xml:space="preserve"> S, et al. Origin and evolution of dengue virus type 2 causing outbreaks in Kenya: Evidence of circulation of two cosmopolitan genotype lineages. Virus Evol. 2020;6(1). doi:10.1093/VE/VEAA026 PubMed PMID: 32523778.</w:t>
          </w:r>
        </w:p>
        <w:p w14:paraId="5F793742" w14:textId="77777777" w:rsidR="00AE5EED" w:rsidRPr="00AE5EED" w:rsidRDefault="00AE5EED">
          <w:pPr>
            <w:autoSpaceDE w:val="0"/>
            <w:autoSpaceDN w:val="0"/>
            <w:ind w:hanging="640"/>
            <w:divId w:val="1517693911"/>
            <w:rPr>
              <w:rFonts w:eastAsia="Times New Roman"/>
              <w:color w:val="000000"/>
            </w:rPr>
          </w:pPr>
          <w:r w:rsidRPr="00AE5EED">
            <w:rPr>
              <w:rFonts w:eastAsia="Times New Roman"/>
              <w:color w:val="000000"/>
            </w:rPr>
            <w:t>8.</w:t>
          </w:r>
          <w:r w:rsidRPr="00AE5EED">
            <w:rPr>
              <w:rFonts w:eastAsia="Times New Roman"/>
              <w:color w:val="000000"/>
            </w:rPr>
            <w:tab/>
          </w:r>
          <w:proofErr w:type="spellStart"/>
          <w:r w:rsidRPr="00AE5EED">
            <w:rPr>
              <w:rFonts w:eastAsia="Times New Roman"/>
              <w:color w:val="000000"/>
            </w:rPr>
            <w:t>Konongoi</w:t>
          </w:r>
          <w:proofErr w:type="spellEnd"/>
          <w:r w:rsidRPr="00AE5EED">
            <w:rPr>
              <w:rFonts w:eastAsia="Times New Roman"/>
              <w:color w:val="000000"/>
            </w:rPr>
            <w:t xml:space="preserve"> SL, </w:t>
          </w:r>
          <w:proofErr w:type="spellStart"/>
          <w:r w:rsidRPr="00AE5EED">
            <w:rPr>
              <w:rFonts w:eastAsia="Times New Roman"/>
              <w:color w:val="000000"/>
            </w:rPr>
            <w:t>Nyunja</w:t>
          </w:r>
          <w:proofErr w:type="spellEnd"/>
          <w:r w:rsidRPr="00AE5EED">
            <w:rPr>
              <w:rFonts w:eastAsia="Times New Roman"/>
              <w:color w:val="000000"/>
            </w:rPr>
            <w:t xml:space="preserve"> A, </w:t>
          </w:r>
          <w:proofErr w:type="spellStart"/>
          <w:r w:rsidRPr="00AE5EED">
            <w:rPr>
              <w:rFonts w:eastAsia="Times New Roman"/>
              <w:color w:val="000000"/>
            </w:rPr>
            <w:t>Ofula</w:t>
          </w:r>
          <w:proofErr w:type="spellEnd"/>
          <w:r w:rsidRPr="00AE5EED">
            <w:rPr>
              <w:rFonts w:eastAsia="Times New Roman"/>
              <w:color w:val="000000"/>
            </w:rPr>
            <w:t xml:space="preserve"> V, </w:t>
          </w:r>
          <w:proofErr w:type="spellStart"/>
          <w:r w:rsidRPr="00AE5EED">
            <w:rPr>
              <w:rFonts w:eastAsia="Times New Roman"/>
              <w:color w:val="000000"/>
            </w:rPr>
            <w:t>Owaka</w:t>
          </w:r>
          <w:proofErr w:type="spellEnd"/>
          <w:r w:rsidRPr="00AE5EED">
            <w:rPr>
              <w:rFonts w:eastAsia="Times New Roman"/>
              <w:color w:val="000000"/>
            </w:rPr>
            <w:t xml:space="preserve"> S, Koka H, Koskei E, et al. Human and entomologic investigations of chikungunya outbreak in Mandera, Northeastern Kenya, 2016. </w:t>
          </w:r>
          <w:proofErr w:type="spellStart"/>
          <w:r w:rsidRPr="00AE5EED">
            <w:rPr>
              <w:rFonts w:eastAsia="Times New Roman"/>
              <w:color w:val="000000"/>
            </w:rPr>
            <w:t>PLoS</w:t>
          </w:r>
          <w:proofErr w:type="spellEnd"/>
          <w:r w:rsidRPr="00AE5EED">
            <w:rPr>
              <w:rFonts w:eastAsia="Times New Roman"/>
              <w:color w:val="000000"/>
            </w:rPr>
            <w:t xml:space="preserve"> One. 2018 Oct 1;13(10</w:t>
          </w:r>
          <w:proofErr w:type="gramStart"/>
          <w:r w:rsidRPr="00AE5EED">
            <w:rPr>
              <w:rFonts w:eastAsia="Times New Roman"/>
              <w:color w:val="000000"/>
            </w:rPr>
            <w:t>):e</w:t>
          </w:r>
          <w:proofErr w:type="gramEnd"/>
          <w:r w:rsidRPr="00AE5EED">
            <w:rPr>
              <w:rFonts w:eastAsia="Times New Roman"/>
              <w:color w:val="000000"/>
            </w:rPr>
            <w:t xml:space="preserve">0205058. </w:t>
          </w:r>
          <w:proofErr w:type="gramStart"/>
          <w:r w:rsidRPr="00AE5EED">
            <w:rPr>
              <w:rFonts w:eastAsia="Times New Roman"/>
              <w:color w:val="000000"/>
            </w:rPr>
            <w:t>doi:10.1371/JOURNAL.PONE</w:t>
          </w:r>
          <w:proofErr w:type="gramEnd"/>
          <w:r w:rsidRPr="00AE5EED">
            <w:rPr>
              <w:rFonts w:eastAsia="Times New Roman"/>
              <w:color w:val="000000"/>
            </w:rPr>
            <w:t>.0205058 PubMed PMID: 30308064.</w:t>
          </w:r>
        </w:p>
        <w:p w14:paraId="4849C39B" w14:textId="77777777" w:rsidR="00AE5EED" w:rsidRPr="00AE5EED" w:rsidRDefault="00AE5EED">
          <w:pPr>
            <w:autoSpaceDE w:val="0"/>
            <w:autoSpaceDN w:val="0"/>
            <w:ind w:hanging="640"/>
            <w:divId w:val="912858025"/>
            <w:rPr>
              <w:rFonts w:eastAsia="Times New Roman"/>
              <w:color w:val="000000"/>
            </w:rPr>
          </w:pPr>
          <w:r w:rsidRPr="00AE5EED">
            <w:rPr>
              <w:rFonts w:eastAsia="Times New Roman"/>
              <w:color w:val="000000"/>
            </w:rPr>
            <w:lastRenderedPageBreak/>
            <w:t>9.</w:t>
          </w:r>
          <w:r w:rsidRPr="00AE5EED">
            <w:rPr>
              <w:rFonts w:eastAsia="Times New Roman"/>
              <w:color w:val="000000"/>
            </w:rPr>
            <w:tab/>
          </w:r>
          <w:proofErr w:type="spellStart"/>
          <w:r w:rsidRPr="00AE5EED">
            <w:rPr>
              <w:rFonts w:eastAsia="Times New Roman"/>
              <w:color w:val="000000"/>
            </w:rPr>
            <w:t>Tigoi</w:t>
          </w:r>
          <w:proofErr w:type="spellEnd"/>
          <w:r w:rsidRPr="00AE5EED">
            <w:rPr>
              <w:rFonts w:eastAsia="Times New Roman"/>
              <w:color w:val="000000"/>
            </w:rPr>
            <w:t xml:space="preserve"> C, Lwande O, </w:t>
          </w:r>
          <w:proofErr w:type="spellStart"/>
          <w:r w:rsidRPr="00AE5EED">
            <w:rPr>
              <w:rFonts w:eastAsia="Times New Roman"/>
              <w:color w:val="000000"/>
            </w:rPr>
            <w:t>Orindi</w:t>
          </w:r>
          <w:proofErr w:type="spellEnd"/>
          <w:r w:rsidRPr="00AE5EED">
            <w:rPr>
              <w:rFonts w:eastAsia="Times New Roman"/>
              <w:color w:val="000000"/>
            </w:rPr>
            <w:t xml:space="preserve"> B, </w:t>
          </w:r>
          <w:proofErr w:type="spellStart"/>
          <w:r w:rsidRPr="00AE5EED">
            <w:rPr>
              <w:rFonts w:eastAsia="Times New Roman"/>
              <w:color w:val="000000"/>
            </w:rPr>
            <w:t>Irura</w:t>
          </w:r>
          <w:proofErr w:type="spellEnd"/>
          <w:r w:rsidRPr="00AE5EED">
            <w:rPr>
              <w:rFonts w:eastAsia="Times New Roman"/>
              <w:color w:val="000000"/>
            </w:rPr>
            <w:t xml:space="preserve"> Z, </w:t>
          </w:r>
          <w:proofErr w:type="spellStart"/>
          <w:r w:rsidRPr="00AE5EED">
            <w:rPr>
              <w:rFonts w:eastAsia="Times New Roman"/>
              <w:color w:val="000000"/>
            </w:rPr>
            <w:t>Ongus</w:t>
          </w:r>
          <w:proofErr w:type="spellEnd"/>
          <w:r w:rsidRPr="00AE5EED">
            <w:rPr>
              <w:rFonts w:eastAsia="Times New Roman"/>
              <w:color w:val="000000"/>
            </w:rPr>
            <w:t xml:space="preserve"> J, Sang R. Seroepidemiology of Selected Arboviruses in Febrile Patients Visiting Selected Health Facilities in the Lake/River Basin Areas of Lake Baringo, Lake Naivasha, and Tana River, Kenya. Vector Borne and Zoonotic Diseases. 2015 Feb 1;15(2):124. doi:10.1089/VBZ.2014.1686 PubMed PMID: 25700043.</w:t>
          </w:r>
        </w:p>
        <w:p w14:paraId="50E1E8F9" w14:textId="77777777" w:rsidR="00AE5EED" w:rsidRPr="00AE5EED" w:rsidRDefault="00AE5EED">
          <w:pPr>
            <w:autoSpaceDE w:val="0"/>
            <w:autoSpaceDN w:val="0"/>
            <w:ind w:hanging="640"/>
            <w:divId w:val="628318702"/>
            <w:rPr>
              <w:rFonts w:eastAsia="Times New Roman"/>
              <w:color w:val="000000"/>
            </w:rPr>
          </w:pPr>
          <w:r w:rsidRPr="00AE5EED">
            <w:rPr>
              <w:rFonts w:eastAsia="Times New Roman"/>
              <w:color w:val="000000"/>
            </w:rPr>
            <w:t>10.</w:t>
          </w:r>
          <w:r w:rsidRPr="00AE5EED">
            <w:rPr>
              <w:rFonts w:eastAsia="Times New Roman"/>
              <w:color w:val="000000"/>
            </w:rPr>
            <w:tab/>
            <w:t xml:space="preserve">Muchiri SK, Musau MM, Mwaniki P, Kirimi F, Agutu NO, Okiro EA, et al. Predicting the ecological niches of Aedes aegypti </w:t>
          </w:r>
          <w:proofErr w:type="spellStart"/>
          <w:r w:rsidRPr="00AE5EED">
            <w:rPr>
              <w:rFonts w:eastAsia="Times New Roman"/>
              <w:color w:val="000000"/>
            </w:rPr>
            <w:t>s.l.</w:t>
          </w:r>
          <w:proofErr w:type="spellEnd"/>
          <w:r w:rsidRPr="00AE5EED">
            <w:rPr>
              <w:rFonts w:eastAsia="Times New Roman"/>
              <w:color w:val="000000"/>
            </w:rPr>
            <w:t xml:space="preserve"> using maximum entropy in Kenya. Frontiers in Tropical Diseases. 2025 Oct 6;6(3):1641807. doi:10.3389/FITD.2025.1641807/BIBTEX</w:t>
          </w:r>
        </w:p>
        <w:p w14:paraId="05B3863B" w14:textId="77777777" w:rsidR="00AE5EED" w:rsidRPr="00AE5EED" w:rsidRDefault="00AE5EED">
          <w:pPr>
            <w:autoSpaceDE w:val="0"/>
            <w:autoSpaceDN w:val="0"/>
            <w:ind w:hanging="640"/>
            <w:divId w:val="325741541"/>
            <w:rPr>
              <w:rFonts w:eastAsia="Times New Roman"/>
              <w:color w:val="000000"/>
            </w:rPr>
          </w:pPr>
          <w:r w:rsidRPr="00AE5EED">
            <w:rPr>
              <w:rFonts w:eastAsia="Times New Roman"/>
              <w:color w:val="000000"/>
            </w:rPr>
            <w:t>11.</w:t>
          </w:r>
          <w:r w:rsidRPr="00AE5EED">
            <w:rPr>
              <w:rFonts w:eastAsia="Times New Roman"/>
              <w:color w:val="000000"/>
            </w:rPr>
            <w:tab/>
            <w:t>Balakrishnan VS. WHO launches global initiative for arboviral diseases. Lancet Microbe. 2022 Jun 1;3(6</w:t>
          </w:r>
          <w:proofErr w:type="gramStart"/>
          <w:r w:rsidRPr="00AE5EED">
            <w:rPr>
              <w:rFonts w:eastAsia="Times New Roman"/>
              <w:color w:val="000000"/>
            </w:rPr>
            <w:t>):e</w:t>
          </w:r>
          <w:proofErr w:type="gramEnd"/>
          <w:r w:rsidRPr="00AE5EED">
            <w:rPr>
              <w:rFonts w:eastAsia="Times New Roman"/>
              <w:color w:val="000000"/>
            </w:rPr>
            <w:t>407. doi:10.1016/s2666-5247(22)00130-6</w:t>
          </w:r>
        </w:p>
        <w:p w14:paraId="53313CE1" w14:textId="77777777" w:rsidR="00AE5EED" w:rsidRPr="00AE5EED" w:rsidRDefault="00AE5EED">
          <w:pPr>
            <w:autoSpaceDE w:val="0"/>
            <w:autoSpaceDN w:val="0"/>
            <w:ind w:hanging="640"/>
            <w:divId w:val="1496724892"/>
            <w:rPr>
              <w:rFonts w:eastAsia="Times New Roman"/>
              <w:color w:val="000000"/>
            </w:rPr>
          </w:pPr>
          <w:r w:rsidRPr="00AE5EED">
            <w:rPr>
              <w:rFonts w:eastAsia="Times New Roman"/>
              <w:color w:val="000000"/>
            </w:rPr>
            <w:t>12.</w:t>
          </w:r>
          <w:r w:rsidRPr="00AE5EED">
            <w:rPr>
              <w:rFonts w:eastAsia="Times New Roman"/>
              <w:color w:val="000000"/>
            </w:rPr>
            <w:tab/>
            <w:t>Ten threats to global health in 2019 [Internet]. [cited 2026 Jan 20]. Available from: https://www.who.int/news-room/spotlight/ten-threats-to-global-health-in-2019</w:t>
          </w:r>
        </w:p>
        <w:p w14:paraId="22F96D77" w14:textId="77777777" w:rsidR="00AE5EED" w:rsidRPr="00AE5EED" w:rsidRDefault="00AE5EED">
          <w:pPr>
            <w:autoSpaceDE w:val="0"/>
            <w:autoSpaceDN w:val="0"/>
            <w:ind w:hanging="640"/>
            <w:divId w:val="210774623"/>
            <w:rPr>
              <w:rFonts w:eastAsia="Times New Roman"/>
              <w:color w:val="000000"/>
            </w:rPr>
          </w:pPr>
          <w:r w:rsidRPr="00AE5EED">
            <w:rPr>
              <w:rFonts w:eastAsia="Times New Roman"/>
              <w:color w:val="000000"/>
            </w:rPr>
            <w:t>13.</w:t>
          </w:r>
          <w:r w:rsidRPr="00AE5EED">
            <w:rPr>
              <w:rFonts w:eastAsia="Times New Roman"/>
              <w:color w:val="000000"/>
            </w:rPr>
            <w:tab/>
            <w:t xml:space="preserve">Ukoaka BM, Okesanya OJ, Daniel FM, Ahmed MM, Udam NG, </w:t>
          </w:r>
          <w:proofErr w:type="spellStart"/>
          <w:r w:rsidRPr="00AE5EED">
            <w:rPr>
              <w:rFonts w:eastAsia="Times New Roman"/>
              <w:color w:val="000000"/>
            </w:rPr>
            <w:t>Wagwula</w:t>
          </w:r>
          <w:proofErr w:type="spellEnd"/>
          <w:r w:rsidRPr="00AE5EED">
            <w:rPr>
              <w:rFonts w:eastAsia="Times New Roman"/>
              <w:color w:val="000000"/>
            </w:rPr>
            <w:t xml:space="preserve"> PM, et al. Updated WHO list of emerging pathogens for a potential future pandemic: Implications for public health and global preparedness. </w:t>
          </w:r>
          <w:proofErr w:type="spellStart"/>
          <w:r w:rsidRPr="00AE5EED">
            <w:rPr>
              <w:rFonts w:eastAsia="Times New Roman"/>
              <w:color w:val="000000"/>
            </w:rPr>
            <w:t>Infez</w:t>
          </w:r>
          <w:proofErr w:type="spellEnd"/>
          <w:r w:rsidRPr="00AE5EED">
            <w:rPr>
              <w:rFonts w:eastAsia="Times New Roman"/>
              <w:color w:val="000000"/>
            </w:rPr>
            <w:t xml:space="preserve"> Med. 2024;32(4):463. doi:10.53854/LIIM-3204-5 PubMed PMID: 39660154.</w:t>
          </w:r>
        </w:p>
        <w:p w14:paraId="55E92D05" w14:textId="77777777" w:rsidR="00AE5EED" w:rsidRPr="00AE5EED" w:rsidRDefault="00AE5EED">
          <w:pPr>
            <w:autoSpaceDE w:val="0"/>
            <w:autoSpaceDN w:val="0"/>
            <w:ind w:hanging="640"/>
            <w:divId w:val="810945684"/>
            <w:rPr>
              <w:rFonts w:eastAsia="Times New Roman"/>
              <w:color w:val="000000"/>
            </w:rPr>
          </w:pPr>
          <w:r w:rsidRPr="00AE5EED">
            <w:rPr>
              <w:rFonts w:eastAsia="Times New Roman"/>
              <w:color w:val="000000"/>
            </w:rPr>
            <w:t>14.</w:t>
          </w:r>
          <w:r w:rsidRPr="00AE5EED">
            <w:rPr>
              <w:rFonts w:eastAsia="Times New Roman"/>
              <w:color w:val="000000"/>
            </w:rPr>
            <w:tab/>
            <w:t xml:space="preserve">Gharpure R, Vegvari C, Abdissa A, Alimi Y, Anyamba A, Auerbach J, et al. Meeting report: CEPI workshop on Rift Valley fever epidemiology and </w:t>
          </w:r>
          <w:proofErr w:type="spellStart"/>
          <w:r w:rsidRPr="00AE5EED">
            <w:rPr>
              <w:rFonts w:eastAsia="Times New Roman"/>
              <w:color w:val="000000"/>
            </w:rPr>
            <w:t>modeling</w:t>
          </w:r>
          <w:proofErr w:type="spellEnd"/>
          <w:r w:rsidRPr="00AE5EED">
            <w:rPr>
              <w:rFonts w:eastAsia="Times New Roman"/>
              <w:color w:val="000000"/>
            </w:rPr>
            <w:t xml:space="preserve"> to inform human vaccine development, Nairobi, 4–5 June 2024. Vaccine. 2025 Apr 30;54:126860. doi:10.1016/J.VACCINE.2025.126860 PubMed PMID: 40101455.</w:t>
          </w:r>
        </w:p>
        <w:p w14:paraId="6D70FAE5" w14:textId="77777777" w:rsidR="00AE5EED" w:rsidRPr="00AE5EED" w:rsidRDefault="00AE5EED">
          <w:pPr>
            <w:autoSpaceDE w:val="0"/>
            <w:autoSpaceDN w:val="0"/>
            <w:ind w:hanging="640"/>
            <w:divId w:val="1875726728"/>
            <w:rPr>
              <w:rFonts w:eastAsia="Times New Roman"/>
              <w:color w:val="000000"/>
            </w:rPr>
          </w:pPr>
          <w:r w:rsidRPr="00AE5EED">
            <w:rPr>
              <w:rFonts w:eastAsia="Times New Roman"/>
              <w:color w:val="000000"/>
            </w:rPr>
            <w:t>15.</w:t>
          </w:r>
          <w:r w:rsidRPr="00AE5EED">
            <w:rPr>
              <w:rFonts w:eastAsia="Times New Roman"/>
              <w:color w:val="000000"/>
            </w:rPr>
            <w:tab/>
            <w:t>Priority pathogens [Internet]. [cited 2026 Jan 29]. Available from: https://cepi.net/priority-pathogens</w:t>
          </w:r>
        </w:p>
        <w:p w14:paraId="22561A7B" w14:textId="77777777" w:rsidR="00AE5EED" w:rsidRPr="00AE5EED" w:rsidRDefault="00AE5EED">
          <w:pPr>
            <w:autoSpaceDE w:val="0"/>
            <w:autoSpaceDN w:val="0"/>
            <w:ind w:hanging="640"/>
            <w:divId w:val="1540973631"/>
            <w:rPr>
              <w:rFonts w:eastAsia="Times New Roman"/>
              <w:color w:val="000000"/>
            </w:rPr>
          </w:pPr>
          <w:r w:rsidRPr="00AE5EED">
            <w:rPr>
              <w:rFonts w:eastAsia="Times New Roman"/>
              <w:color w:val="000000"/>
            </w:rPr>
            <w:t>16.</w:t>
          </w:r>
          <w:r w:rsidRPr="00AE5EED">
            <w:rPr>
              <w:rFonts w:eastAsia="Times New Roman"/>
              <w:color w:val="000000"/>
            </w:rPr>
            <w:tab/>
            <w:t xml:space="preserve">Weber WC, Streblow DN, Coffey LL. Chikungunya Virus Vaccines: A Review of IXCHIQ and PXVX0317 from Pre-Clinical Evaluation to Licensure. </w:t>
          </w:r>
          <w:proofErr w:type="spellStart"/>
          <w:r w:rsidRPr="00AE5EED">
            <w:rPr>
              <w:rFonts w:eastAsia="Times New Roman"/>
              <w:color w:val="000000"/>
            </w:rPr>
            <w:t>BioDrugs</w:t>
          </w:r>
          <w:proofErr w:type="spellEnd"/>
          <w:r w:rsidRPr="00AE5EED">
            <w:rPr>
              <w:rFonts w:eastAsia="Times New Roman"/>
              <w:color w:val="000000"/>
            </w:rPr>
            <w:t>. 2024 Nov 1;38(6):727–42. doi:10.1007/S40259-024-00677-Y PubMed PMID: 39292392.</w:t>
          </w:r>
        </w:p>
        <w:p w14:paraId="5C429AC0" w14:textId="77777777" w:rsidR="00AE5EED" w:rsidRPr="00AE5EED" w:rsidRDefault="00AE5EED">
          <w:pPr>
            <w:autoSpaceDE w:val="0"/>
            <w:autoSpaceDN w:val="0"/>
            <w:ind w:hanging="640"/>
            <w:divId w:val="2058384243"/>
            <w:rPr>
              <w:rFonts w:eastAsia="Times New Roman"/>
              <w:color w:val="000000"/>
            </w:rPr>
          </w:pPr>
          <w:r w:rsidRPr="00AE5EED">
            <w:rPr>
              <w:rFonts w:eastAsia="Times New Roman"/>
              <w:color w:val="000000"/>
            </w:rPr>
            <w:t>17.</w:t>
          </w:r>
          <w:r w:rsidRPr="00AE5EED">
            <w:rPr>
              <w:rFonts w:eastAsia="Times New Roman"/>
              <w:color w:val="000000"/>
            </w:rPr>
            <w:tab/>
            <w:t xml:space="preserve">Azhar LE, Alajlani SM, </w:t>
          </w:r>
          <w:proofErr w:type="spellStart"/>
          <w:r w:rsidRPr="00AE5EED">
            <w:rPr>
              <w:rFonts w:eastAsia="Times New Roman"/>
              <w:color w:val="000000"/>
            </w:rPr>
            <w:t>Alsulami</w:t>
          </w:r>
          <w:proofErr w:type="spellEnd"/>
          <w:r w:rsidRPr="00AE5EED">
            <w:rPr>
              <w:rFonts w:eastAsia="Times New Roman"/>
              <w:color w:val="000000"/>
            </w:rPr>
            <w:t xml:space="preserve"> AL. Dengue vaccines: Current landscape, challenges, and future directions. Mass Gathering Medicine. 2025 Dec </w:t>
          </w:r>
          <w:proofErr w:type="gramStart"/>
          <w:r w:rsidRPr="00AE5EED">
            <w:rPr>
              <w:rFonts w:eastAsia="Times New Roman"/>
              <w:color w:val="000000"/>
            </w:rPr>
            <w:t>1;4:100040</w:t>
          </w:r>
          <w:proofErr w:type="gramEnd"/>
          <w:r w:rsidRPr="00AE5EED">
            <w:rPr>
              <w:rFonts w:eastAsia="Times New Roman"/>
              <w:color w:val="000000"/>
            </w:rPr>
            <w:t xml:space="preserve">. </w:t>
          </w:r>
          <w:proofErr w:type="gramStart"/>
          <w:r w:rsidRPr="00AE5EED">
            <w:rPr>
              <w:rFonts w:eastAsia="Times New Roman"/>
              <w:color w:val="000000"/>
            </w:rPr>
            <w:t>doi:10.1016/J.MGMED</w:t>
          </w:r>
          <w:proofErr w:type="gramEnd"/>
          <w:r w:rsidRPr="00AE5EED">
            <w:rPr>
              <w:rFonts w:eastAsia="Times New Roman"/>
              <w:color w:val="000000"/>
            </w:rPr>
            <w:t>.2025.100040</w:t>
          </w:r>
        </w:p>
        <w:p w14:paraId="0237AF31" w14:textId="77777777" w:rsidR="00AE5EED" w:rsidRPr="00AE5EED" w:rsidRDefault="00AE5EED">
          <w:pPr>
            <w:autoSpaceDE w:val="0"/>
            <w:autoSpaceDN w:val="0"/>
            <w:ind w:hanging="640"/>
            <w:divId w:val="1345982583"/>
            <w:rPr>
              <w:rFonts w:eastAsia="Times New Roman"/>
              <w:color w:val="000000"/>
            </w:rPr>
          </w:pPr>
          <w:r w:rsidRPr="00AE5EED">
            <w:rPr>
              <w:rFonts w:eastAsia="Times New Roman"/>
              <w:color w:val="000000"/>
            </w:rPr>
            <w:t>18.</w:t>
          </w:r>
          <w:r w:rsidRPr="00AE5EED">
            <w:rPr>
              <w:rFonts w:eastAsia="Times New Roman"/>
              <w:color w:val="000000"/>
            </w:rPr>
            <w:tab/>
          </w:r>
          <w:proofErr w:type="spellStart"/>
          <w:r w:rsidRPr="00AE5EED">
            <w:rPr>
              <w:rFonts w:eastAsia="Times New Roman"/>
              <w:color w:val="000000"/>
            </w:rPr>
            <w:t>Auzenbergs</w:t>
          </w:r>
          <w:proofErr w:type="spellEnd"/>
          <w:r w:rsidRPr="00AE5EED">
            <w:rPr>
              <w:rFonts w:eastAsia="Times New Roman"/>
              <w:color w:val="000000"/>
            </w:rPr>
            <w:t xml:space="preserve"> M, Maure C, Kang H, Clark A, Brady O, Sahastrabuddhe S, et al. Programmatic considerations and evidence gaps for chikungunya vaccine introduction in countries at risk of chikungunya outbreaks: Stakeholder analysis. </w:t>
          </w:r>
          <w:proofErr w:type="spellStart"/>
          <w:r w:rsidRPr="00AE5EED">
            <w:rPr>
              <w:rFonts w:eastAsia="Times New Roman"/>
              <w:color w:val="000000"/>
            </w:rPr>
            <w:t>PLoS</w:t>
          </w:r>
          <w:proofErr w:type="spellEnd"/>
          <w:r w:rsidRPr="00AE5EED">
            <w:rPr>
              <w:rFonts w:eastAsia="Times New Roman"/>
              <w:color w:val="000000"/>
            </w:rPr>
            <w:t xml:space="preserve"> </w:t>
          </w:r>
          <w:proofErr w:type="spellStart"/>
          <w:r w:rsidRPr="00AE5EED">
            <w:rPr>
              <w:rFonts w:eastAsia="Times New Roman"/>
              <w:color w:val="000000"/>
            </w:rPr>
            <w:t>Negl</w:t>
          </w:r>
          <w:proofErr w:type="spellEnd"/>
          <w:r w:rsidRPr="00AE5EED">
            <w:rPr>
              <w:rFonts w:eastAsia="Times New Roman"/>
              <w:color w:val="000000"/>
            </w:rPr>
            <w:t xml:space="preserve"> Trop Dis. 2024 Apr 1;18(4</w:t>
          </w:r>
          <w:proofErr w:type="gramStart"/>
          <w:r w:rsidRPr="00AE5EED">
            <w:rPr>
              <w:rFonts w:eastAsia="Times New Roman"/>
              <w:color w:val="000000"/>
            </w:rPr>
            <w:t>):e</w:t>
          </w:r>
          <w:proofErr w:type="gramEnd"/>
          <w:r w:rsidRPr="00AE5EED">
            <w:rPr>
              <w:rFonts w:eastAsia="Times New Roman"/>
              <w:color w:val="000000"/>
            </w:rPr>
            <w:t xml:space="preserve">0012075. </w:t>
          </w:r>
          <w:proofErr w:type="gramStart"/>
          <w:r w:rsidRPr="00AE5EED">
            <w:rPr>
              <w:rFonts w:eastAsia="Times New Roman"/>
              <w:color w:val="000000"/>
            </w:rPr>
            <w:t>doi:10.1371/JOURNAL.PNTD</w:t>
          </w:r>
          <w:proofErr w:type="gramEnd"/>
          <w:r w:rsidRPr="00AE5EED">
            <w:rPr>
              <w:rFonts w:eastAsia="Times New Roman"/>
              <w:color w:val="000000"/>
            </w:rPr>
            <w:t>.0012075 PubMed PMID: 38574163.</w:t>
          </w:r>
        </w:p>
        <w:p w14:paraId="2D488C72" w14:textId="77777777" w:rsidR="00AE5EED" w:rsidRPr="00AE5EED" w:rsidRDefault="00AE5EED">
          <w:pPr>
            <w:autoSpaceDE w:val="0"/>
            <w:autoSpaceDN w:val="0"/>
            <w:ind w:hanging="640"/>
            <w:divId w:val="338970716"/>
            <w:rPr>
              <w:rFonts w:eastAsia="Times New Roman"/>
              <w:color w:val="000000"/>
            </w:rPr>
          </w:pPr>
          <w:r w:rsidRPr="00AE5EED">
            <w:rPr>
              <w:rFonts w:eastAsia="Times New Roman"/>
              <w:color w:val="000000"/>
            </w:rPr>
            <w:lastRenderedPageBreak/>
            <w:t>19.</w:t>
          </w:r>
          <w:r w:rsidRPr="00AE5EED">
            <w:rPr>
              <w:rFonts w:eastAsia="Times New Roman"/>
              <w:color w:val="000000"/>
            </w:rPr>
            <w:tab/>
            <w:t>Cutts FT, Hanson M. Seroepidemiology: an underused tool for designing and monitoring vaccination programmes in low- and middle-income countries. Tropical Medicine and International Health. 2016 Sep 1;21(9):1086–98. doi:10.1111/TMI.</w:t>
          </w:r>
          <w:proofErr w:type="gramStart"/>
          <w:r w:rsidRPr="00AE5EED">
            <w:rPr>
              <w:rFonts w:eastAsia="Times New Roman"/>
              <w:color w:val="000000"/>
            </w:rPr>
            <w:t>12737;REQUESTEDJOURNAL</w:t>
          </w:r>
          <w:proofErr w:type="gramEnd"/>
          <w:r w:rsidRPr="00AE5EED">
            <w:rPr>
              <w:rFonts w:eastAsia="Times New Roman"/>
              <w:color w:val="000000"/>
            </w:rPr>
            <w:t>:JOURNAL:</w:t>
          </w:r>
          <w:proofErr w:type="gramStart"/>
          <w:r w:rsidRPr="00AE5EED">
            <w:rPr>
              <w:rFonts w:eastAsia="Times New Roman"/>
              <w:color w:val="000000"/>
            </w:rPr>
            <w:t>13653156;WGROUP</w:t>
          </w:r>
          <w:proofErr w:type="gramEnd"/>
          <w:r w:rsidRPr="00AE5EED">
            <w:rPr>
              <w:rFonts w:eastAsia="Times New Roman"/>
              <w:color w:val="000000"/>
            </w:rPr>
            <w:t>:</w:t>
          </w:r>
          <w:proofErr w:type="gramStart"/>
          <w:r w:rsidRPr="00AE5EED">
            <w:rPr>
              <w:rFonts w:eastAsia="Times New Roman"/>
              <w:color w:val="000000"/>
            </w:rPr>
            <w:t>STRING:PUBLICATION</w:t>
          </w:r>
          <w:proofErr w:type="gramEnd"/>
          <w:r w:rsidRPr="00AE5EED">
            <w:rPr>
              <w:rFonts w:eastAsia="Times New Roman"/>
              <w:color w:val="000000"/>
            </w:rPr>
            <w:t xml:space="preserve"> PubMed PMID: 27300255.</w:t>
          </w:r>
        </w:p>
        <w:p w14:paraId="5340BA3F" w14:textId="77777777" w:rsidR="00AE5EED" w:rsidRPr="00AE5EED" w:rsidRDefault="00AE5EED">
          <w:pPr>
            <w:autoSpaceDE w:val="0"/>
            <w:autoSpaceDN w:val="0"/>
            <w:ind w:hanging="640"/>
            <w:divId w:val="140075668"/>
            <w:rPr>
              <w:rFonts w:eastAsia="Times New Roman"/>
              <w:color w:val="000000"/>
            </w:rPr>
          </w:pPr>
          <w:r w:rsidRPr="00AE5EED">
            <w:rPr>
              <w:rFonts w:eastAsia="Times New Roman"/>
              <w:color w:val="000000"/>
            </w:rPr>
            <w:t>20.</w:t>
          </w:r>
          <w:r w:rsidRPr="00AE5EED">
            <w:rPr>
              <w:rFonts w:eastAsia="Times New Roman"/>
              <w:color w:val="000000"/>
            </w:rPr>
            <w:tab/>
            <w:t xml:space="preserve">Kamau E, Chen J, Bajaj S, Torres N, Creswell R, Pavlich-Mariscal JA, et al. The Mathematics of </w:t>
          </w:r>
          <w:proofErr w:type="spellStart"/>
          <w:r w:rsidRPr="00AE5EED">
            <w:rPr>
              <w:rFonts w:eastAsia="Times New Roman"/>
              <w:color w:val="000000"/>
            </w:rPr>
            <w:t>Serocatalytic</w:t>
          </w:r>
          <w:proofErr w:type="spellEnd"/>
          <w:r w:rsidRPr="00AE5EED">
            <w:rPr>
              <w:rFonts w:eastAsia="Times New Roman"/>
              <w:color w:val="000000"/>
            </w:rPr>
            <w:t xml:space="preserve"> Models </w:t>
          </w:r>
          <w:proofErr w:type="gramStart"/>
          <w:r w:rsidRPr="00AE5EED">
            <w:rPr>
              <w:rFonts w:eastAsia="Times New Roman"/>
              <w:color w:val="000000"/>
            </w:rPr>
            <w:t>With</w:t>
          </w:r>
          <w:proofErr w:type="gramEnd"/>
          <w:r w:rsidRPr="00AE5EED">
            <w:rPr>
              <w:rFonts w:eastAsia="Times New Roman"/>
              <w:color w:val="000000"/>
            </w:rPr>
            <w:t xml:space="preserve"> Applications to Public Health Data. Stat Med. 2025 Jul 1;44(15–17). doi:10.1002/SIM.70188 PubMed PMID: 40696544.</w:t>
          </w:r>
        </w:p>
        <w:p w14:paraId="7535E2A4" w14:textId="77777777" w:rsidR="00AE5EED" w:rsidRPr="00AE5EED" w:rsidRDefault="00AE5EED">
          <w:pPr>
            <w:autoSpaceDE w:val="0"/>
            <w:autoSpaceDN w:val="0"/>
            <w:ind w:hanging="640"/>
            <w:divId w:val="1072000148"/>
            <w:rPr>
              <w:rFonts w:eastAsia="Times New Roman"/>
              <w:color w:val="000000"/>
            </w:rPr>
          </w:pPr>
          <w:r w:rsidRPr="00AE5EED">
            <w:rPr>
              <w:rFonts w:eastAsia="Times New Roman"/>
              <w:color w:val="000000"/>
            </w:rPr>
            <w:t>21.</w:t>
          </w:r>
          <w:r w:rsidRPr="00AE5EED">
            <w:rPr>
              <w:rFonts w:eastAsia="Times New Roman"/>
              <w:color w:val="000000"/>
            </w:rPr>
            <w:tab/>
          </w:r>
          <w:proofErr w:type="spellStart"/>
          <w:r w:rsidRPr="00AE5EED">
            <w:rPr>
              <w:rFonts w:eastAsia="Times New Roman"/>
              <w:color w:val="000000"/>
            </w:rPr>
            <w:t>Bayrau</w:t>
          </w:r>
          <w:proofErr w:type="spellEnd"/>
          <w:r w:rsidRPr="00AE5EED">
            <w:rPr>
              <w:rFonts w:eastAsia="Times New Roman"/>
              <w:color w:val="000000"/>
            </w:rPr>
            <w:t xml:space="preserve"> BA, </w:t>
          </w:r>
          <w:proofErr w:type="spellStart"/>
          <w:r w:rsidRPr="00AE5EED">
            <w:rPr>
              <w:rFonts w:eastAsia="Times New Roman"/>
              <w:color w:val="000000"/>
            </w:rPr>
            <w:t>Ichura</w:t>
          </w:r>
          <w:proofErr w:type="spellEnd"/>
          <w:r w:rsidRPr="00AE5EED">
            <w:rPr>
              <w:rFonts w:eastAsia="Times New Roman"/>
              <w:color w:val="000000"/>
            </w:rPr>
            <w:t xml:space="preserve"> C, Tariq A, Winter CA, </w:t>
          </w:r>
          <w:proofErr w:type="spellStart"/>
          <w:r w:rsidRPr="00AE5EED">
            <w:rPr>
              <w:rFonts w:eastAsia="Times New Roman"/>
              <w:color w:val="000000"/>
            </w:rPr>
            <w:t>Amugongo</w:t>
          </w:r>
          <w:proofErr w:type="spellEnd"/>
          <w:r w:rsidRPr="00AE5EED">
            <w:rPr>
              <w:rFonts w:eastAsia="Times New Roman"/>
              <w:color w:val="000000"/>
            </w:rPr>
            <w:t xml:space="preserve"> JS, </w:t>
          </w:r>
          <w:proofErr w:type="spellStart"/>
          <w:r w:rsidRPr="00AE5EED">
            <w:rPr>
              <w:rFonts w:eastAsia="Times New Roman"/>
              <w:color w:val="000000"/>
            </w:rPr>
            <w:t>Okuta</w:t>
          </w:r>
          <w:proofErr w:type="spellEnd"/>
          <w:r w:rsidRPr="00AE5EED">
            <w:rPr>
              <w:rFonts w:eastAsia="Times New Roman"/>
              <w:color w:val="000000"/>
            </w:rPr>
            <w:t xml:space="preserve"> VA, et al. Risk factors associated with dengue and chikungunya seroprevalence and seroconversion among urban populations in western and coastal Kenya. </w:t>
          </w:r>
          <w:proofErr w:type="spellStart"/>
          <w:r w:rsidRPr="00AE5EED">
            <w:rPr>
              <w:rFonts w:eastAsia="Times New Roman"/>
              <w:color w:val="000000"/>
            </w:rPr>
            <w:t>PLoS</w:t>
          </w:r>
          <w:proofErr w:type="spellEnd"/>
          <w:r w:rsidRPr="00AE5EED">
            <w:rPr>
              <w:rFonts w:eastAsia="Times New Roman"/>
              <w:color w:val="000000"/>
            </w:rPr>
            <w:t xml:space="preserve"> </w:t>
          </w:r>
          <w:proofErr w:type="spellStart"/>
          <w:r w:rsidRPr="00AE5EED">
            <w:rPr>
              <w:rFonts w:eastAsia="Times New Roman"/>
              <w:color w:val="000000"/>
            </w:rPr>
            <w:t>Negl</w:t>
          </w:r>
          <w:proofErr w:type="spellEnd"/>
          <w:r w:rsidRPr="00AE5EED">
            <w:rPr>
              <w:rFonts w:eastAsia="Times New Roman"/>
              <w:color w:val="000000"/>
            </w:rPr>
            <w:t xml:space="preserve"> Trop Dis. 2025 Nov 24;19(11</w:t>
          </w:r>
          <w:proofErr w:type="gramStart"/>
          <w:r w:rsidRPr="00AE5EED">
            <w:rPr>
              <w:rFonts w:eastAsia="Times New Roman"/>
              <w:color w:val="000000"/>
            </w:rPr>
            <w:t>):e</w:t>
          </w:r>
          <w:proofErr w:type="gramEnd"/>
          <w:r w:rsidRPr="00AE5EED">
            <w:rPr>
              <w:rFonts w:eastAsia="Times New Roman"/>
              <w:color w:val="000000"/>
            </w:rPr>
            <w:t xml:space="preserve">0013740. </w:t>
          </w:r>
          <w:proofErr w:type="gramStart"/>
          <w:r w:rsidRPr="00AE5EED">
            <w:rPr>
              <w:rFonts w:eastAsia="Times New Roman"/>
              <w:color w:val="000000"/>
            </w:rPr>
            <w:t>doi:10.1371/JOURNAL.PNTD</w:t>
          </w:r>
          <w:proofErr w:type="gramEnd"/>
          <w:r w:rsidRPr="00AE5EED">
            <w:rPr>
              <w:rFonts w:eastAsia="Times New Roman"/>
              <w:color w:val="000000"/>
            </w:rPr>
            <w:t>.0013740</w:t>
          </w:r>
        </w:p>
        <w:p w14:paraId="2F44B307" w14:textId="77777777" w:rsidR="00AE5EED" w:rsidRPr="00AE5EED" w:rsidRDefault="00AE5EED">
          <w:pPr>
            <w:autoSpaceDE w:val="0"/>
            <w:autoSpaceDN w:val="0"/>
            <w:ind w:hanging="640"/>
            <w:divId w:val="626205653"/>
            <w:rPr>
              <w:rFonts w:eastAsia="Times New Roman"/>
              <w:color w:val="000000"/>
            </w:rPr>
          </w:pPr>
          <w:r w:rsidRPr="004A3DD1">
            <w:rPr>
              <w:rFonts w:eastAsia="Times New Roman"/>
              <w:color w:val="000000"/>
              <w:lang w:val="de-DE"/>
            </w:rPr>
            <w:t>22.</w:t>
          </w:r>
          <w:r w:rsidRPr="004A3DD1">
            <w:rPr>
              <w:rFonts w:eastAsia="Times New Roman"/>
              <w:color w:val="000000"/>
              <w:lang w:val="de-DE"/>
            </w:rPr>
            <w:tab/>
            <w:t xml:space="preserve">Khan A, Bisanzio D, Mutuku F, Ndenga B, Grossi-Soyster EN, Jembe Z, et al. </w:t>
          </w:r>
          <w:r w:rsidRPr="00AE5EED">
            <w:rPr>
              <w:rFonts w:eastAsia="Times New Roman"/>
              <w:color w:val="000000"/>
            </w:rPr>
            <w:t>Spatiotemporal overlapping of dengue, chikungunya, and malaria infections in children in Kenya. BMC Infectious Diseases 2023 23:1. 2023 Mar 29;23(1):183-. doi:10.1186/S12879-023-08157-4 PubMed PMID: 36991340.</w:t>
          </w:r>
        </w:p>
        <w:p w14:paraId="7994DA59" w14:textId="77777777" w:rsidR="00AE5EED" w:rsidRPr="00AE5EED" w:rsidRDefault="00AE5EED">
          <w:pPr>
            <w:autoSpaceDE w:val="0"/>
            <w:autoSpaceDN w:val="0"/>
            <w:ind w:hanging="640"/>
            <w:divId w:val="1612932941"/>
            <w:rPr>
              <w:rFonts w:eastAsia="Times New Roman"/>
              <w:color w:val="000000"/>
            </w:rPr>
          </w:pPr>
          <w:r w:rsidRPr="00AE5EED">
            <w:rPr>
              <w:rFonts w:eastAsia="Times New Roman"/>
              <w:color w:val="000000"/>
            </w:rPr>
            <w:t>23.</w:t>
          </w:r>
          <w:r w:rsidRPr="00AE5EED">
            <w:rPr>
              <w:rFonts w:eastAsia="Times New Roman"/>
              <w:color w:val="000000"/>
            </w:rPr>
            <w:tab/>
            <w:t xml:space="preserve">Tariq A, Khan A, Mutuku F, </w:t>
          </w:r>
          <w:proofErr w:type="spellStart"/>
          <w:r w:rsidRPr="00AE5EED">
            <w:rPr>
              <w:rFonts w:eastAsia="Times New Roman"/>
              <w:color w:val="000000"/>
            </w:rPr>
            <w:t>Ndenga</w:t>
          </w:r>
          <w:proofErr w:type="spellEnd"/>
          <w:r w:rsidRPr="00AE5EED">
            <w:rPr>
              <w:rFonts w:eastAsia="Times New Roman"/>
              <w:color w:val="000000"/>
            </w:rPr>
            <w:t xml:space="preserve"> B, </w:t>
          </w:r>
          <w:proofErr w:type="spellStart"/>
          <w:r w:rsidRPr="00AE5EED">
            <w:rPr>
              <w:rFonts w:eastAsia="Times New Roman"/>
              <w:color w:val="000000"/>
            </w:rPr>
            <w:t>Bisanzio</w:t>
          </w:r>
          <w:proofErr w:type="spellEnd"/>
          <w:r w:rsidRPr="00AE5EED">
            <w:rPr>
              <w:rFonts w:eastAsia="Times New Roman"/>
              <w:color w:val="000000"/>
            </w:rPr>
            <w:t xml:space="preserve"> D, Grossi-Soyster EN, et al. Understanding the factors contributing to dengue virus and chikungunya virus seropositivity and seroconversion among children in Kenya. </w:t>
          </w:r>
          <w:proofErr w:type="spellStart"/>
          <w:r w:rsidRPr="00AE5EED">
            <w:rPr>
              <w:rFonts w:eastAsia="Times New Roman"/>
              <w:color w:val="000000"/>
            </w:rPr>
            <w:t>PLoS</w:t>
          </w:r>
          <w:proofErr w:type="spellEnd"/>
          <w:r w:rsidRPr="00AE5EED">
            <w:rPr>
              <w:rFonts w:eastAsia="Times New Roman"/>
              <w:color w:val="000000"/>
            </w:rPr>
            <w:t xml:space="preserve"> </w:t>
          </w:r>
          <w:proofErr w:type="spellStart"/>
          <w:r w:rsidRPr="00AE5EED">
            <w:rPr>
              <w:rFonts w:eastAsia="Times New Roman"/>
              <w:color w:val="000000"/>
            </w:rPr>
            <w:t>Negl</w:t>
          </w:r>
          <w:proofErr w:type="spellEnd"/>
          <w:r w:rsidRPr="00AE5EED">
            <w:rPr>
              <w:rFonts w:eastAsia="Times New Roman"/>
              <w:color w:val="000000"/>
            </w:rPr>
            <w:t xml:space="preserve"> Trop Dis. 2024 Nov 1;18(11</w:t>
          </w:r>
          <w:proofErr w:type="gramStart"/>
          <w:r w:rsidRPr="00AE5EED">
            <w:rPr>
              <w:rFonts w:eastAsia="Times New Roman"/>
              <w:color w:val="000000"/>
            </w:rPr>
            <w:t>):e</w:t>
          </w:r>
          <w:proofErr w:type="gramEnd"/>
          <w:r w:rsidRPr="00AE5EED">
            <w:rPr>
              <w:rFonts w:eastAsia="Times New Roman"/>
              <w:color w:val="000000"/>
            </w:rPr>
            <w:t xml:space="preserve">0012616. </w:t>
          </w:r>
          <w:proofErr w:type="gramStart"/>
          <w:r w:rsidRPr="00AE5EED">
            <w:rPr>
              <w:rFonts w:eastAsia="Times New Roman"/>
              <w:color w:val="000000"/>
            </w:rPr>
            <w:t>doi:10.1371/JOURNAL.PNTD</w:t>
          </w:r>
          <w:proofErr w:type="gramEnd"/>
          <w:r w:rsidRPr="00AE5EED">
            <w:rPr>
              <w:rFonts w:eastAsia="Times New Roman"/>
              <w:color w:val="000000"/>
            </w:rPr>
            <w:t>.0012616 PubMed PMID: 39565798.</w:t>
          </w:r>
        </w:p>
        <w:p w14:paraId="5E897B1F" w14:textId="77777777" w:rsidR="00AE5EED" w:rsidRPr="00AE5EED" w:rsidRDefault="00AE5EED">
          <w:pPr>
            <w:autoSpaceDE w:val="0"/>
            <w:autoSpaceDN w:val="0"/>
            <w:ind w:hanging="640"/>
            <w:divId w:val="1680354040"/>
            <w:rPr>
              <w:rFonts w:eastAsia="Times New Roman"/>
              <w:color w:val="000000"/>
            </w:rPr>
          </w:pPr>
          <w:r w:rsidRPr="00AE5EED">
            <w:rPr>
              <w:rFonts w:eastAsia="Times New Roman"/>
              <w:color w:val="000000"/>
            </w:rPr>
            <w:t>24.</w:t>
          </w:r>
          <w:r w:rsidRPr="00AE5EED">
            <w:rPr>
              <w:rFonts w:eastAsia="Times New Roman"/>
              <w:color w:val="000000"/>
            </w:rPr>
            <w:tab/>
            <w:t xml:space="preserve">Karanja HK, </w:t>
          </w:r>
          <w:proofErr w:type="spellStart"/>
          <w:r w:rsidRPr="00AE5EED">
            <w:rPr>
              <w:rFonts w:eastAsia="Times New Roman"/>
              <w:color w:val="000000"/>
            </w:rPr>
            <w:t>Orindi</w:t>
          </w:r>
          <w:proofErr w:type="spellEnd"/>
          <w:r w:rsidRPr="00AE5EED">
            <w:rPr>
              <w:rFonts w:eastAsia="Times New Roman"/>
              <w:color w:val="000000"/>
            </w:rPr>
            <w:t xml:space="preserve"> B, Gitonga JN, Mugo D, Mwai K, </w:t>
          </w:r>
          <w:proofErr w:type="spellStart"/>
          <w:r w:rsidRPr="00AE5EED">
            <w:rPr>
              <w:rFonts w:eastAsia="Times New Roman"/>
              <w:color w:val="000000"/>
            </w:rPr>
            <w:t>Nyamwaya</w:t>
          </w:r>
          <w:proofErr w:type="spellEnd"/>
          <w:r w:rsidRPr="00AE5EED">
            <w:rPr>
              <w:rFonts w:eastAsia="Times New Roman"/>
              <w:color w:val="000000"/>
            </w:rPr>
            <w:t xml:space="preserve"> DK, et al. Temporal trends of dengue seroprevalence among children in coastal Kenya, 1998–2018: a longitudinal cohort study. </w:t>
          </w:r>
          <w:proofErr w:type="spellStart"/>
          <w:r w:rsidRPr="00AE5EED">
            <w:rPr>
              <w:rFonts w:eastAsia="Times New Roman"/>
              <w:color w:val="000000"/>
            </w:rPr>
            <w:t>medRxiv</w:t>
          </w:r>
          <w:proofErr w:type="spellEnd"/>
          <w:r w:rsidRPr="00AE5EED">
            <w:rPr>
              <w:rFonts w:eastAsia="Times New Roman"/>
              <w:color w:val="000000"/>
            </w:rPr>
            <w:t>. 2023 Aug 16;2023.08.13.23294039. doi:10.1101/2023.08.13.23294039</w:t>
          </w:r>
        </w:p>
        <w:p w14:paraId="5B453897" w14:textId="77777777" w:rsidR="00AE5EED" w:rsidRPr="00AE5EED" w:rsidRDefault="00AE5EED">
          <w:pPr>
            <w:autoSpaceDE w:val="0"/>
            <w:autoSpaceDN w:val="0"/>
            <w:ind w:hanging="640"/>
            <w:divId w:val="2100368020"/>
            <w:rPr>
              <w:rFonts w:eastAsia="Times New Roman"/>
              <w:color w:val="000000"/>
            </w:rPr>
          </w:pPr>
          <w:r w:rsidRPr="00AE5EED">
            <w:rPr>
              <w:rFonts w:eastAsia="Times New Roman"/>
              <w:color w:val="000000"/>
            </w:rPr>
            <w:t>25.</w:t>
          </w:r>
          <w:r w:rsidRPr="00AE5EED">
            <w:rPr>
              <w:rFonts w:eastAsia="Times New Roman"/>
              <w:color w:val="000000"/>
            </w:rPr>
            <w:tab/>
          </w:r>
          <w:proofErr w:type="spellStart"/>
          <w:r w:rsidRPr="00AE5EED">
            <w:rPr>
              <w:rFonts w:eastAsia="Times New Roman"/>
              <w:color w:val="000000"/>
            </w:rPr>
            <w:t>Inziani</w:t>
          </w:r>
          <w:proofErr w:type="spellEnd"/>
          <w:r w:rsidRPr="00AE5EED">
            <w:rPr>
              <w:rFonts w:eastAsia="Times New Roman"/>
              <w:color w:val="000000"/>
            </w:rPr>
            <w:t xml:space="preserve"> M, Kilonzo JM, Kerubo M, Mango S, </w:t>
          </w:r>
          <w:proofErr w:type="spellStart"/>
          <w:r w:rsidRPr="00AE5EED">
            <w:rPr>
              <w:rFonts w:eastAsia="Times New Roman"/>
              <w:color w:val="000000"/>
            </w:rPr>
            <w:t>Kavurani</w:t>
          </w:r>
          <w:proofErr w:type="spellEnd"/>
          <w:r w:rsidRPr="00AE5EED">
            <w:rPr>
              <w:rFonts w:eastAsia="Times New Roman"/>
              <w:color w:val="000000"/>
            </w:rPr>
            <w:t xml:space="preserve"> M, Ndirangu A, et al. Factors for arboviral seropositivity in children in Teso South Sub County, Kenya. </w:t>
          </w:r>
          <w:proofErr w:type="spellStart"/>
          <w:r w:rsidRPr="00AE5EED">
            <w:rPr>
              <w:rFonts w:eastAsia="Times New Roman"/>
              <w:color w:val="000000"/>
            </w:rPr>
            <w:t>PLoS</w:t>
          </w:r>
          <w:proofErr w:type="spellEnd"/>
          <w:r w:rsidRPr="00AE5EED">
            <w:rPr>
              <w:rFonts w:eastAsia="Times New Roman"/>
              <w:color w:val="000000"/>
            </w:rPr>
            <w:t xml:space="preserve"> One. 2025 Oct 1;20(10</w:t>
          </w:r>
          <w:proofErr w:type="gramStart"/>
          <w:r w:rsidRPr="00AE5EED">
            <w:rPr>
              <w:rFonts w:eastAsia="Times New Roman"/>
              <w:color w:val="000000"/>
            </w:rPr>
            <w:t>):e</w:t>
          </w:r>
          <w:proofErr w:type="gramEnd"/>
          <w:r w:rsidRPr="00AE5EED">
            <w:rPr>
              <w:rFonts w:eastAsia="Times New Roman"/>
              <w:color w:val="000000"/>
            </w:rPr>
            <w:t xml:space="preserve">0328944. </w:t>
          </w:r>
          <w:proofErr w:type="gramStart"/>
          <w:r w:rsidRPr="00AE5EED">
            <w:rPr>
              <w:rFonts w:eastAsia="Times New Roman"/>
              <w:color w:val="000000"/>
            </w:rPr>
            <w:t>doi:10.1371/JOURNAL.PONE</w:t>
          </w:r>
          <w:proofErr w:type="gramEnd"/>
          <w:r w:rsidRPr="00AE5EED">
            <w:rPr>
              <w:rFonts w:eastAsia="Times New Roman"/>
              <w:color w:val="000000"/>
            </w:rPr>
            <w:t>.0328944 PubMed PMID: 41086168.</w:t>
          </w:r>
        </w:p>
        <w:p w14:paraId="0998DB04" w14:textId="77777777" w:rsidR="00AE5EED" w:rsidRPr="00AE5EED" w:rsidRDefault="00AE5EED">
          <w:pPr>
            <w:autoSpaceDE w:val="0"/>
            <w:autoSpaceDN w:val="0"/>
            <w:ind w:hanging="640"/>
            <w:divId w:val="1198276704"/>
            <w:rPr>
              <w:rFonts w:eastAsia="Times New Roman"/>
              <w:color w:val="000000"/>
            </w:rPr>
          </w:pPr>
          <w:r w:rsidRPr="00AE5EED">
            <w:rPr>
              <w:rFonts w:eastAsia="Times New Roman"/>
              <w:color w:val="000000"/>
            </w:rPr>
            <w:t>26.</w:t>
          </w:r>
          <w:r w:rsidRPr="00AE5EED">
            <w:rPr>
              <w:rFonts w:eastAsia="Times New Roman"/>
              <w:color w:val="000000"/>
            </w:rPr>
            <w:tab/>
          </w:r>
          <w:proofErr w:type="spellStart"/>
          <w:r w:rsidRPr="00AE5EED">
            <w:rPr>
              <w:rFonts w:eastAsia="Times New Roman"/>
              <w:color w:val="000000"/>
            </w:rPr>
            <w:t>Kagucia</w:t>
          </w:r>
          <w:proofErr w:type="spellEnd"/>
          <w:r w:rsidRPr="00AE5EED">
            <w:rPr>
              <w:rFonts w:eastAsia="Times New Roman"/>
              <w:color w:val="000000"/>
            </w:rPr>
            <w:t xml:space="preserve"> EW, Voller S, </w:t>
          </w:r>
          <w:proofErr w:type="spellStart"/>
          <w:r w:rsidRPr="00AE5EED">
            <w:rPr>
              <w:rFonts w:eastAsia="Times New Roman"/>
              <w:color w:val="000000"/>
            </w:rPr>
            <w:t>Ziraba</w:t>
          </w:r>
          <w:proofErr w:type="spellEnd"/>
          <w:r w:rsidRPr="00AE5EED">
            <w:rPr>
              <w:rFonts w:eastAsia="Times New Roman"/>
              <w:color w:val="000000"/>
            </w:rPr>
            <w:t xml:space="preserve"> AK, </w:t>
          </w:r>
          <w:proofErr w:type="spellStart"/>
          <w:r w:rsidRPr="00AE5EED">
            <w:rPr>
              <w:rFonts w:eastAsia="Times New Roman"/>
              <w:color w:val="000000"/>
            </w:rPr>
            <w:t>Bigogo</w:t>
          </w:r>
          <w:proofErr w:type="spellEnd"/>
          <w:r w:rsidRPr="00AE5EED">
            <w:rPr>
              <w:rFonts w:eastAsia="Times New Roman"/>
              <w:color w:val="000000"/>
            </w:rPr>
            <w:t xml:space="preserve"> G, Munywoki PK, </w:t>
          </w:r>
          <w:proofErr w:type="spellStart"/>
          <w:r w:rsidRPr="00AE5EED">
            <w:rPr>
              <w:rFonts w:eastAsia="Times New Roman"/>
              <w:color w:val="000000"/>
            </w:rPr>
            <w:t>Makobu</w:t>
          </w:r>
          <w:proofErr w:type="spellEnd"/>
          <w:r w:rsidRPr="00AE5EED">
            <w:rPr>
              <w:rFonts w:eastAsia="Times New Roman"/>
              <w:color w:val="000000"/>
            </w:rPr>
            <w:t xml:space="preserve"> K, et al. Profile: The Kenya Multi-Site Serosurveillance (KEMIS) collaboration. Gates Open Res. 2025;8. doi:10.12688/GATESOPENRES.15569.2/DOI</w:t>
          </w:r>
        </w:p>
        <w:p w14:paraId="4816D9FB" w14:textId="77777777" w:rsidR="00AE5EED" w:rsidRPr="00AE5EED" w:rsidRDefault="00AE5EED">
          <w:pPr>
            <w:autoSpaceDE w:val="0"/>
            <w:autoSpaceDN w:val="0"/>
            <w:ind w:hanging="640"/>
            <w:divId w:val="25449931"/>
            <w:rPr>
              <w:rFonts w:eastAsia="Times New Roman"/>
              <w:color w:val="000000"/>
            </w:rPr>
          </w:pPr>
          <w:r w:rsidRPr="00AE5EED">
            <w:rPr>
              <w:rFonts w:eastAsia="Times New Roman"/>
              <w:color w:val="000000"/>
              <w:lang w:val="de-DE"/>
            </w:rPr>
            <w:t>27.</w:t>
          </w:r>
          <w:r w:rsidRPr="00AE5EED">
            <w:rPr>
              <w:rFonts w:eastAsia="Times New Roman"/>
              <w:color w:val="000000"/>
              <w:lang w:val="de-DE"/>
            </w:rPr>
            <w:tab/>
            <w:t xml:space="preserve">Breiman RF, Cosmas L, </w:t>
          </w:r>
          <w:proofErr w:type="spellStart"/>
          <w:r w:rsidRPr="00AE5EED">
            <w:rPr>
              <w:rFonts w:eastAsia="Times New Roman"/>
              <w:color w:val="000000"/>
              <w:lang w:val="de-DE"/>
            </w:rPr>
            <w:t>Njenga</w:t>
          </w:r>
          <w:proofErr w:type="spellEnd"/>
          <w:r w:rsidRPr="00AE5EED">
            <w:rPr>
              <w:rFonts w:eastAsia="Times New Roman"/>
              <w:color w:val="000000"/>
              <w:lang w:val="de-DE"/>
            </w:rPr>
            <w:t xml:space="preserve"> MK, Williamson J, Mott JA, Katz MA, et al. </w:t>
          </w:r>
          <w:r w:rsidRPr="00AE5EED">
            <w:rPr>
              <w:rFonts w:eastAsia="Times New Roman"/>
              <w:color w:val="000000"/>
            </w:rPr>
            <w:t xml:space="preserve">Severe acute respiratory infection in children in a densely populated urban slum in Kenya, </w:t>
          </w:r>
          <w:r w:rsidRPr="00AE5EED">
            <w:rPr>
              <w:rFonts w:eastAsia="Times New Roman"/>
              <w:color w:val="000000"/>
            </w:rPr>
            <w:lastRenderedPageBreak/>
            <w:t>2007-2011. BMC Infect Dis. 2015 Dec 12;15(1). doi:10.1186/S12879-015-0827-X PubMed PMID: 25879805.</w:t>
          </w:r>
        </w:p>
        <w:p w14:paraId="2FB54E7F" w14:textId="77777777" w:rsidR="00AE5EED" w:rsidRPr="00AE5EED" w:rsidRDefault="00AE5EED">
          <w:pPr>
            <w:autoSpaceDE w:val="0"/>
            <w:autoSpaceDN w:val="0"/>
            <w:ind w:hanging="640"/>
            <w:divId w:val="2066951105"/>
            <w:rPr>
              <w:rFonts w:eastAsia="Times New Roman"/>
              <w:color w:val="000000"/>
            </w:rPr>
          </w:pPr>
          <w:r w:rsidRPr="00AE5EED">
            <w:rPr>
              <w:rFonts w:eastAsia="Times New Roman"/>
              <w:color w:val="000000"/>
            </w:rPr>
            <w:t>28.</w:t>
          </w:r>
          <w:r w:rsidRPr="00AE5EED">
            <w:rPr>
              <w:rFonts w:eastAsia="Times New Roman"/>
              <w:color w:val="000000"/>
            </w:rPr>
            <w:tab/>
            <w:t xml:space="preserve">Odhiambo FO, </w:t>
          </w:r>
          <w:proofErr w:type="spellStart"/>
          <w:r w:rsidRPr="00AE5EED">
            <w:rPr>
              <w:rFonts w:eastAsia="Times New Roman"/>
              <w:color w:val="000000"/>
            </w:rPr>
            <w:t>Laserson</w:t>
          </w:r>
          <w:proofErr w:type="spellEnd"/>
          <w:r w:rsidRPr="00AE5EED">
            <w:rPr>
              <w:rFonts w:eastAsia="Times New Roman"/>
              <w:color w:val="000000"/>
            </w:rPr>
            <w:t xml:space="preserve"> KF, </w:t>
          </w:r>
          <w:proofErr w:type="spellStart"/>
          <w:r w:rsidRPr="00AE5EED">
            <w:rPr>
              <w:rFonts w:eastAsia="Times New Roman"/>
              <w:color w:val="000000"/>
            </w:rPr>
            <w:t>Sewe</w:t>
          </w:r>
          <w:proofErr w:type="spellEnd"/>
          <w:r w:rsidRPr="00AE5EED">
            <w:rPr>
              <w:rFonts w:eastAsia="Times New Roman"/>
              <w:color w:val="000000"/>
            </w:rPr>
            <w:t xml:space="preserve"> M, Hamel MJ, </w:t>
          </w:r>
          <w:proofErr w:type="spellStart"/>
          <w:r w:rsidRPr="00AE5EED">
            <w:rPr>
              <w:rFonts w:eastAsia="Times New Roman"/>
              <w:color w:val="000000"/>
            </w:rPr>
            <w:t>Feikin</w:t>
          </w:r>
          <w:proofErr w:type="spellEnd"/>
          <w:r w:rsidRPr="00AE5EED">
            <w:rPr>
              <w:rFonts w:eastAsia="Times New Roman"/>
              <w:color w:val="000000"/>
            </w:rPr>
            <w:t xml:space="preserve"> DR, </w:t>
          </w:r>
          <w:proofErr w:type="spellStart"/>
          <w:r w:rsidRPr="00AE5EED">
            <w:rPr>
              <w:rFonts w:eastAsia="Times New Roman"/>
              <w:color w:val="000000"/>
            </w:rPr>
            <w:t>Adazu</w:t>
          </w:r>
          <w:proofErr w:type="spellEnd"/>
          <w:r w:rsidRPr="00AE5EED">
            <w:rPr>
              <w:rFonts w:eastAsia="Times New Roman"/>
              <w:color w:val="000000"/>
            </w:rPr>
            <w:t xml:space="preserve"> K, et al. Profile: the KEMRI/CDC Health and Demographic Surveillance System--Western Kenya. Int J </w:t>
          </w:r>
          <w:proofErr w:type="spellStart"/>
          <w:r w:rsidRPr="00AE5EED">
            <w:rPr>
              <w:rFonts w:eastAsia="Times New Roman"/>
              <w:color w:val="000000"/>
            </w:rPr>
            <w:t>Epidemiol</w:t>
          </w:r>
          <w:proofErr w:type="spellEnd"/>
          <w:r w:rsidRPr="00AE5EED">
            <w:rPr>
              <w:rFonts w:eastAsia="Times New Roman"/>
              <w:color w:val="000000"/>
            </w:rPr>
            <w:t>. 2012 Aug;41(4):977–87. doi:10.1093/IJE/DYS108 PubMed PMID: 22933646.</w:t>
          </w:r>
        </w:p>
        <w:p w14:paraId="59912F95" w14:textId="77777777" w:rsidR="00AE5EED" w:rsidRPr="00AE5EED" w:rsidRDefault="00AE5EED">
          <w:pPr>
            <w:autoSpaceDE w:val="0"/>
            <w:autoSpaceDN w:val="0"/>
            <w:ind w:hanging="640"/>
            <w:divId w:val="1660959579"/>
            <w:rPr>
              <w:rFonts w:eastAsia="Times New Roman"/>
              <w:color w:val="000000"/>
            </w:rPr>
          </w:pPr>
          <w:r w:rsidRPr="00AE5EED">
            <w:rPr>
              <w:rFonts w:eastAsia="Times New Roman"/>
              <w:color w:val="000000"/>
            </w:rPr>
            <w:t>29.</w:t>
          </w:r>
          <w:r w:rsidRPr="00AE5EED">
            <w:rPr>
              <w:rFonts w:eastAsia="Times New Roman"/>
              <w:color w:val="000000"/>
            </w:rPr>
            <w:tab/>
          </w:r>
          <w:proofErr w:type="spellStart"/>
          <w:r w:rsidRPr="00AE5EED">
            <w:rPr>
              <w:rFonts w:eastAsia="Times New Roman"/>
              <w:color w:val="000000"/>
            </w:rPr>
            <w:t>Feikin</w:t>
          </w:r>
          <w:proofErr w:type="spellEnd"/>
          <w:r w:rsidRPr="00AE5EED">
            <w:rPr>
              <w:rFonts w:eastAsia="Times New Roman"/>
              <w:color w:val="000000"/>
            </w:rPr>
            <w:t xml:space="preserve"> DR, Olack B, </w:t>
          </w:r>
          <w:proofErr w:type="spellStart"/>
          <w:r w:rsidRPr="00AE5EED">
            <w:rPr>
              <w:rFonts w:eastAsia="Times New Roman"/>
              <w:color w:val="000000"/>
            </w:rPr>
            <w:t>Bigogo</w:t>
          </w:r>
          <w:proofErr w:type="spellEnd"/>
          <w:r w:rsidRPr="00AE5EED">
            <w:rPr>
              <w:rFonts w:eastAsia="Times New Roman"/>
              <w:color w:val="000000"/>
            </w:rPr>
            <w:t xml:space="preserve"> GM, Audi A, Cosmas L, Aura B, et al. The Burden of Common Infectious Disease Syndromes at the Clinic and Household Level from Population-Based Surveillance in Rural and Urban Kenya. </w:t>
          </w:r>
          <w:proofErr w:type="spellStart"/>
          <w:r w:rsidRPr="00AE5EED">
            <w:rPr>
              <w:rFonts w:eastAsia="Times New Roman"/>
              <w:color w:val="000000"/>
            </w:rPr>
            <w:t>PLoS</w:t>
          </w:r>
          <w:proofErr w:type="spellEnd"/>
          <w:r w:rsidRPr="00AE5EED">
            <w:rPr>
              <w:rFonts w:eastAsia="Times New Roman"/>
              <w:color w:val="000000"/>
            </w:rPr>
            <w:t xml:space="preserve"> One. 2011;6(1</w:t>
          </w:r>
          <w:proofErr w:type="gramStart"/>
          <w:r w:rsidRPr="00AE5EED">
            <w:rPr>
              <w:rFonts w:eastAsia="Times New Roman"/>
              <w:color w:val="000000"/>
            </w:rPr>
            <w:t>):e</w:t>
          </w:r>
          <w:proofErr w:type="gramEnd"/>
          <w:r w:rsidRPr="00AE5EED">
            <w:rPr>
              <w:rFonts w:eastAsia="Times New Roman"/>
              <w:color w:val="000000"/>
            </w:rPr>
            <w:t xml:space="preserve">16085. </w:t>
          </w:r>
          <w:proofErr w:type="gramStart"/>
          <w:r w:rsidRPr="00AE5EED">
            <w:rPr>
              <w:rFonts w:eastAsia="Times New Roman"/>
              <w:color w:val="000000"/>
            </w:rPr>
            <w:t>doi:10.1371/JOURNAL.PONE</w:t>
          </w:r>
          <w:proofErr w:type="gramEnd"/>
          <w:r w:rsidRPr="00AE5EED">
            <w:rPr>
              <w:rFonts w:eastAsia="Times New Roman"/>
              <w:color w:val="000000"/>
            </w:rPr>
            <w:t>.0016085 PubMed PMID: 21267459.</w:t>
          </w:r>
        </w:p>
        <w:p w14:paraId="31DB51FA" w14:textId="77777777" w:rsidR="00AE5EED" w:rsidRPr="00AE5EED" w:rsidRDefault="00AE5EED">
          <w:pPr>
            <w:autoSpaceDE w:val="0"/>
            <w:autoSpaceDN w:val="0"/>
            <w:ind w:hanging="640"/>
            <w:divId w:val="1352687586"/>
            <w:rPr>
              <w:rFonts w:eastAsia="Times New Roman"/>
              <w:color w:val="000000"/>
            </w:rPr>
          </w:pPr>
          <w:r w:rsidRPr="00AE5EED">
            <w:rPr>
              <w:rFonts w:eastAsia="Times New Roman"/>
              <w:color w:val="000000"/>
            </w:rPr>
            <w:t>30.</w:t>
          </w:r>
          <w:r w:rsidRPr="00AE5EED">
            <w:rPr>
              <w:rFonts w:eastAsia="Times New Roman"/>
              <w:color w:val="000000"/>
            </w:rPr>
            <w:tab/>
          </w:r>
          <w:proofErr w:type="spellStart"/>
          <w:r w:rsidRPr="00AE5EED">
            <w:rPr>
              <w:rFonts w:eastAsia="Times New Roman"/>
              <w:color w:val="000000"/>
            </w:rPr>
            <w:t>Beguy</w:t>
          </w:r>
          <w:proofErr w:type="spellEnd"/>
          <w:r w:rsidRPr="00AE5EED">
            <w:rPr>
              <w:rFonts w:eastAsia="Times New Roman"/>
              <w:color w:val="000000"/>
            </w:rPr>
            <w:t xml:space="preserve"> D, </w:t>
          </w:r>
          <w:proofErr w:type="spellStart"/>
          <w:r w:rsidRPr="00AE5EED">
            <w:rPr>
              <w:rFonts w:eastAsia="Times New Roman"/>
              <w:color w:val="000000"/>
            </w:rPr>
            <w:t>Elung’ata</w:t>
          </w:r>
          <w:proofErr w:type="spellEnd"/>
          <w:r w:rsidRPr="00AE5EED">
            <w:rPr>
              <w:rFonts w:eastAsia="Times New Roman"/>
              <w:color w:val="000000"/>
            </w:rPr>
            <w:t xml:space="preserve"> P, </w:t>
          </w:r>
          <w:proofErr w:type="spellStart"/>
          <w:r w:rsidRPr="00AE5EED">
            <w:rPr>
              <w:rFonts w:eastAsia="Times New Roman"/>
              <w:color w:val="000000"/>
            </w:rPr>
            <w:t>Mberu</w:t>
          </w:r>
          <w:proofErr w:type="spellEnd"/>
          <w:r w:rsidRPr="00AE5EED">
            <w:rPr>
              <w:rFonts w:eastAsia="Times New Roman"/>
              <w:color w:val="000000"/>
            </w:rPr>
            <w:t xml:space="preserve"> B, Oduor C, </w:t>
          </w:r>
          <w:proofErr w:type="spellStart"/>
          <w:r w:rsidRPr="00AE5EED">
            <w:rPr>
              <w:rFonts w:eastAsia="Times New Roman"/>
              <w:color w:val="000000"/>
            </w:rPr>
            <w:t>Wamukoya</w:t>
          </w:r>
          <w:proofErr w:type="spellEnd"/>
          <w:r w:rsidRPr="00AE5EED">
            <w:rPr>
              <w:rFonts w:eastAsia="Times New Roman"/>
              <w:color w:val="000000"/>
            </w:rPr>
            <w:t xml:space="preserve"> M, </w:t>
          </w:r>
          <w:proofErr w:type="spellStart"/>
          <w:r w:rsidRPr="00AE5EED">
            <w:rPr>
              <w:rFonts w:eastAsia="Times New Roman"/>
              <w:color w:val="000000"/>
            </w:rPr>
            <w:t>Nganyi</w:t>
          </w:r>
          <w:proofErr w:type="spellEnd"/>
          <w:r w:rsidRPr="00AE5EED">
            <w:rPr>
              <w:rFonts w:eastAsia="Times New Roman"/>
              <w:color w:val="000000"/>
            </w:rPr>
            <w:t xml:space="preserve"> B, et al. Health &amp; Demographic Surveillance System Profile: The Nairobi Urban Health and Demographic Surveillance System (NUHDSS). Int J </w:t>
          </w:r>
          <w:proofErr w:type="spellStart"/>
          <w:r w:rsidRPr="00AE5EED">
            <w:rPr>
              <w:rFonts w:eastAsia="Times New Roman"/>
              <w:color w:val="000000"/>
            </w:rPr>
            <w:t>Epidemiol</w:t>
          </w:r>
          <w:proofErr w:type="spellEnd"/>
          <w:r w:rsidRPr="00AE5EED">
            <w:rPr>
              <w:rFonts w:eastAsia="Times New Roman"/>
              <w:color w:val="000000"/>
            </w:rPr>
            <w:t>. 2015 May 27;44(2):462–71. doi:10.1093/IJE/DYU251 PubMed PMID: 25596586.</w:t>
          </w:r>
        </w:p>
        <w:p w14:paraId="45E4BE69" w14:textId="77777777" w:rsidR="00AE5EED" w:rsidRPr="00AE5EED" w:rsidRDefault="00AE5EED">
          <w:pPr>
            <w:autoSpaceDE w:val="0"/>
            <w:autoSpaceDN w:val="0"/>
            <w:ind w:hanging="640"/>
            <w:divId w:val="408230484"/>
            <w:rPr>
              <w:rFonts w:eastAsia="Times New Roman"/>
              <w:color w:val="000000"/>
            </w:rPr>
          </w:pPr>
          <w:r w:rsidRPr="00AE5EED">
            <w:rPr>
              <w:rFonts w:eastAsia="Times New Roman"/>
              <w:color w:val="000000"/>
            </w:rPr>
            <w:t>31.</w:t>
          </w:r>
          <w:r w:rsidRPr="00AE5EED">
            <w:rPr>
              <w:rFonts w:eastAsia="Times New Roman"/>
              <w:color w:val="000000"/>
            </w:rPr>
            <w:tab/>
            <w:t xml:space="preserve">Scott JAG, </w:t>
          </w:r>
          <w:proofErr w:type="spellStart"/>
          <w:r w:rsidRPr="00AE5EED">
            <w:rPr>
              <w:rFonts w:eastAsia="Times New Roman"/>
              <w:color w:val="000000"/>
            </w:rPr>
            <w:t>Bauni</w:t>
          </w:r>
          <w:proofErr w:type="spellEnd"/>
          <w:r w:rsidRPr="00AE5EED">
            <w:rPr>
              <w:rFonts w:eastAsia="Times New Roman"/>
              <w:color w:val="000000"/>
            </w:rPr>
            <w:t xml:space="preserve"> E, </w:t>
          </w:r>
          <w:proofErr w:type="spellStart"/>
          <w:r w:rsidRPr="00AE5EED">
            <w:rPr>
              <w:rFonts w:eastAsia="Times New Roman"/>
              <w:color w:val="000000"/>
            </w:rPr>
            <w:t>Moisi</w:t>
          </w:r>
          <w:proofErr w:type="spellEnd"/>
          <w:r w:rsidRPr="00AE5EED">
            <w:rPr>
              <w:rFonts w:eastAsia="Times New Roman"/>
              <w:color w:val="000000"/>
            </w:rPr>
            <w:t xml:space="preserve"> JC, Ojal J, </w:t>
          </w:r>
          <w:proofErr w:type="spellStart"/>
          <w:r w:rsidRPr="00AE5EED">
            <w:rPr>
              <w:rFonts w:eastAsia="Times New Roman"/>
              <w:color w:val="000000"/>
            </w:rPr>
            <w:t>Gatakaa</w:t>
          </w:r>
          <w:proofErr w:type="spellEnd"/>
          <w:r w:rsidRPr="00AE5EED">
            <w:rPr>
              <w:rFonts w:eastAsia="Times New Roman"/>
              <w:color w:val="000000"/>
            </w:rPr>
            <w:t xml:space="preserve"> H, </w:t>
          </w:r>
          <w:proofErr w:type="spellStart"/>
          <w:r w:rsidRPr="00AE5EED">
            <w:rPr>
              <w:rFonts w:eastAsia="Times New Roman"/>
              <w:color w:val="000000"/>
            </w:rPr>
            <w:t>Nyundo</w:t>
          </w:r>
          <w:proofErr w:type="spellEnd"/>
          <w:r w:rsidRPr="00AE5EED">
            <w:rPr>
              <w:rFonts w:eastAsia="Times New Roman"/>
              <w:color w:val="000000"/>
            </w:rPr>
            <w:t xml:space="preserve"> C, et al. Profile: The Kilifi Health and Demographic Surveillance System (KHDSS). Int J </w:t>
          </w:r>
          <w:proofErr w:type="spellStart"/>
          <w:r w:rsidRPr="00AE5EED">
            <w:rPr>
              <w:rFonts w:eastAsia="Times New Roman"/>
              <w:color w:val="000000"/>
            </w:rPr>
            <w:t>Epidemiol</w:t>
          </w:r>
          <w:proofErr w:type="spellEnd"/>
          <w:r w:rsidRPr="00AE5EED">
            <w:rPr>
              <w:rFonts w:eastAsia="Times New Roman"/>
              <w:color w:val="000000"/>
            </w:rPr>
            <w:t>. 2012 Jun;41(3):650–7. doi:10.1093/IJE/DYS062 PubMed PMID: 22544844.</w:t>
          </w:r>
        </w:p>
        <w:p w14:paraId="73698CC5" w14:textId="77777777" w:rsidR="00AE5EED" w:rsidRPr="00AE5EED" w:rsidRDefault="00AE5EED">
          <w:pPr>
            <w:autoSpaceDE w:val="0"/>
            <w:autoSpaceDN w:val="0"/>
            <w:ind w:hanging="640"/>
            <w:divId w:val="1814830064"/>
            <w:rPr>
              <w:rFonts w:eastAsia="Times New Roman"/>
              <w:color w:val="000000"/>
            </w:rPr>
          </w:pPr>
          <w:r w:rsidRPr="00AE5EED">
            <w:rPr>
              <w:rFonts w:eastAsia="Times New Roman"/>
              <w:color w:val="000000"/>
            </w:rPr>
            <w:t>32.</w:t>
          </w:r>
          <w:r w:rsidRPr="00AE5EED">
            <w:rPr>
              <w:rFonts w:eastAsia="Times New Roman"/>
              <w:color w:val="000000"/>
            </w:rPr>
            <w:tab/>
            <w:t xml:space="preserve">Cunningham SA, Shaikh NI, </w:t>
          </w:r>
          <w:proofErr w:type="spellStart"/>
          <w:r w:rsidRPr="00AE5EED">
            <w:rPr>
              <w:rFonts w:eastAsia="Times New Roman"/>
              <w:color w:val="000000"/>
            </w:rPr>
            <w:t>Nhacolo</w:t>
          </w:r>
          <w:proofErr w:type="spellEnd"/>
          <w:r w:rsidRPr="00AE5EED">
            <w:rPr>
              <w:rFonts w:eastAsia="Times New Roman"/>
              <w:color w:val="000000"/>
            </w:rPr>
            <w:t xml:space="preserve"> A, Raghunathan PL, </w:t>
          </w:r>
          <w:proofErr w:type="spellStart"/>
          <w:r w:rsidRPr="00AE5EED">
            <w:rPr>
              <w:rFonts w:eastAsia="Times New Roman"/>
              <w:color w:val="000000"/>
            </w:rPr>
            <w:t>Kotloff</w:t>
          </w:r>
          <w:proofErr w:type="spellEnd"/>
          <w:r w:rsidRPr="00AE5EED">
            <w:rPr>
              <w:rFonts w:eastAsia="Times New Roman"/>
              <w:color w:val="000000"/>
            </w:rPr>
            <w:t xml:space="preserve"> K, Naser AM, et al. Health and Demographic Surveillance Systems Within the Child Health and Mortality Prevention Surveillance Network. Clinical Infectious Diseases. 2019 Oct 9;69(Supplement_4</w:t>
          </w:r>
          <w:proofErr w:type="gramStart"/>
          <w:r w:rsidRPr="00AE5EED">
            <w:rPr>
              <w:rFonts w:eastAsia="Times New Roman"/>
              <w:color w:val="000000"/>
            </w:rPr>
            <w:t>):S</w:t>
          </w:r>
          <w:proofErr w:type="gramEnd"/>
          <w:r w:rsidRPr="00AE5EED">
            <w:rPr>
              <w:rFonts w:eastAsia="Times New Roman"/>
              <w:color w:val="000000"/>
            </w:rPr>
            <w:t>274–9. doi:10.1093/CID/CIZ609 PubMed PMID: 31598663.</w:t>
          </w:r>
        </w:p>
        <w:p w14:paraId="334A5E79" w14:textId="77777777" w:rsidR="00AE5EED" w:rsidRPr="00AE5EED" w:rsidRDefault="00AE5EED">
          <w:pPr>
            <w:autoSpaceDE w:val="0"/>
            <w:autoSpaceDN w:val="0"/>
            <w:ind w:hanging="640"/>
            <w:divId w:val="1275483784"/>
            <w:rPr>
              <w:rFonts w:eastAsia="Times New Roman"/>
              <w:color w:val="000000"/>
            </w:rPr>
          </w:pPr>
          <w:r w:rsidRPr="00AE5EED">
            <w:rPr>
              <w:rFonts w:eastAsia="Times New Roman"/>
              <w:color w:val="000000"/>
            </w:rPr>
            <w:t>33.</w:t>
          </w:r>
          <w:r w:rsidRPr="00AE5EED">
            <w:rPr>
              <w:rFonts w:eastAsia="Times New Roman"/>
              <w:color w:val="000000"/>
            </w:rPr>
            <w:tab/>
            <w:t xml:space="preserve">Barsosio HC, Gitonga JN, Karanja HK, </w:t>
          </w:r>
          <w:proofErr w:type="spellStart"/>
          <w:r w:rsidRPr="00AE5EED">
            <w:rPr>
              <w:rFonts w:eastAsia="Times New Roman"/>
              <w:color w:val="000000"/>
            </w:rPr>
            <w:t>Nyamwaya</w:t>
          </w:r>
          <w:proofErr w:type="spellEnd"/>
          <w:r w:rsidRPr="00AE5EED">
            <w:rPr>
              <w:rFonts w:eastAsia="Times New Roman"/>
              <w:color w:val="000000"/>
            </w:rPr>
            <w:t xml:space="preserve"> DK, </w:t>
          </w:r>
          <w:proofErr w:type="spellStart"/>
          <w:r w:rsidRPr="00AE5EED">
            <w:rPr>
              <w:rFonts w:eastAsia="Times New Roman"/>
              <w:color w:val="000000"/>
            </w:rPr>
            <w:t>Omuoyo</w:t>
          </w:r>
          <w:proofErr w:type="spellEnd"/>
          <w:r w:rsidRPr="00AE5EED">
            <w:rPr>
              <w:rFonts w:eastAsia="Times New Roman"/>
              <w:color w:val="000000"/>
            </w:rPr>
            <w:t xml:space="preserve"> DO, Kamau E, et al. Congenital microcephaly unrelated to flavivirus exposure in coastal Kenya. Wellcome Open Res. 2019;4. doi:10.12688/WELLCOMEOPENRES.15568.1/DOI</w:t>
          </w:r>
        </w:p>
        <w:p w14:paraId="47171A01" w14:textId="77777777" w:rsidR="00AE5EED" w:rsidRPr="00AE5EED" w:rsidRDefault="00AE5EED">
          <w:pPr>
            <w:autoSpaceDE w:val="0"/>
            <w:autoSpaceDN w:val="0"/>
            <w:ind w:hanging="640"/>
            <w:divId w:val="1761370298"/>
            <w:rPr>
              <w:rFonts w:eastAsia="Times New Roman"/>
              <w:color w:val="000000"/>
            </w:rPr>
          </w:pPr>
          <w:r w:rsidRPr="00AE5EED">
            <w:rPr>
              <w:rFonts w:eastAsia="Times New Roman"/>
              <w:color w:val="000000"/>
            </w:rPr>
            <w:t>34.</w:t>
          </w:r>
          <w:r w:rsidRPr="00AE5EED">
            <w:rPr>
              <w:rFonts w:eastAsia="Times New Roman"/>
              <w:color w:val="000000"/>
            </w:rPr>
            <w:tab/>
            <w:t xml:space="preserve">Wright D, Allen ER, Clark MHA, Gitonga JN, Karanja HK, </w:t>
          </w:r>
          <w:proofErr w:type="spellStart"/>
          <w:r w:rsidRPr="00AE5EED">
            <w:rPr>
              <w:rFonts w:eastAsia="Times New Roman"/>
              <w:color w:val="000000"/>
            </w:rPr>
            <w:t>Hulswit</w:t>
          </w:r>
          <w:proofErr w:type="spellEnd"/>
          <w:r w:rsidRPr="00AE5EED">
            <w:rPr>
              <w:rFonts w:eastAsia="Times New Roman"/>
              <w:color w:val="000000"/>
            </w:rPr>
            <w:t xml:space="preserve"> RJG, et al. Naturally Acquired Rift Valley Fever Virus Neutralizing Antibodies Predominantly Target the </w:t>
          </w:r>
          <w:proofErr w:type="spellStart"/>
          <w:r w:rsidRPr="00AE5EED">
            <w:rPr>
              <w:rFonts w:eastAsia="Times New Roman"/>
              <w:color w:val="000000"/>
            </w:rPr>
            <w:t>Gn</w:t>
          </w:r>
          <w:proofErr w:type="spellEnd"/>
          <w:r w:rsidRPr="00AE5EED">
            <w:rPr>
              <w:rFonts w:eastAsia="Times New Roman"/>
              <w:color w:val="000000"/>
            </w:rPr>
            <w:t xml:space="preserve"> Glycoprotein. </w:t>
          </w:r>
          <w:proofErr w:type="spellStart"/>
          <w:r w:rsidRPr="00AE5EED">
            <w:rPr>
              <w:rFonts w:eastAsia="Times New Roman"/>
              <w:color w:val="000000"/>
            </w:rPr>
            <w:t>iScience</w:t>
          </w:r>
          <w:proofErr w:type="spellEnd"/>
          <w:r w:rsidRPr="00AE5EED">
            <w:rPr>
              <w:rFonts w:eastAsia="Times New Roman"/>
              <w:color w:val="000000"/>
            </w:rPr>
            <w:t xml:space="preserve">. 2020 Nov 20;23(11):101669. </w:t>
          </w:r>
          <w:proofErr w:type="gramStart"/>
          <w:r w:rsidRPr="00AE5EED">
            <w:rPr>
              <w:rFonts w:eastAsia="Times New Roman"/>
              <w:color w:val="000000"/>
            </w:rPr>
            <w:t>doi:10.1016/J.ISCI</w:t>
          </w:r>
          <w:proofErr w:type="gramEnd"/>
          <w:r w:rsidRPr="00AE5EED">
            <w:rPr>
              <w:rFonts w:eastAsia="Times New Roman"/>
              <w:color w:val="000000"/>
            </w:rPr>
            <w:t>.2020.101669 PubMed PMID: 33134899.</w:t>
          </w:r>
        </w:p>
        <w:p w14:paraId="5C4D6E3B" w14:textId="77777777" w:rsidR="00AE5EED" w:rsidRPr="00AE5EED" w:rsidRDefault="00AE5EED">
          <w:pPr>
            <w:autoSpaceDE w:val="0"/>
            <w:autoSpaceDN w:val="0"/>
            <w:ind w:hanging="640"/>
            <w:divId w:val="762915946"/>
            <w:rPr>
              <w:rFonts w:eastAsia="Times New Roman"/>
              <w:color w:val="000000"/>
            </w:rPr>
          </w:pPr>
          <w:r w:rsidRPr="00AE5EED">
            <w:rPr>
              <w:rFonts w:eastAsia="Times New Roman"/>
              <w:color w:val="000000"/>
            </w:rPr>
            <w:t>35.</w:t>
          </w:r>
          <w:r w:rsidRPr="00AE5EED">
            <w:rPr>
              <w:rFonts w:eastAsia="Times New Roman"/>
              <w:color w:val="000000"/>
            </w:rPr>
            <w:tab/>
          </w:r>
          <w:proofErr w:type="spellStart"/>
          <w:r w:rsidRPr="00AE5EED">
            <w:rPr>
              <w:rFonts w:eastAsia="Times New Roman"/>
              <w:color w:val="000000"/>
            </w:rPr>
            <w:t>Uyoga</w:t>
          </w:r>
          <w:proofErr w:type="spellEnd"/>
          <w:r w:rsidRPr="00AE5EED">
            <w:rPr>
              <w:rFonts w:eastAsia="Times New Roman"/>
              <w:color w:val="000000"/>
            </w:rPr>
            <w:t xml:space="preserve"> S, </w:t>
          </w:r>
          <w:proofErr w:type="spellStart"/>
          <w:r w:rsidRPr="00AE5EED">
            <w:rPr>
              <w:rFonts w:eastAsia="Times New Roman"/>
              <w:color w:val="000000"/>
            </w:rPr>
            <w:t>Adetifa</w:t>
          </w:r>
          <w:proofErr w:type="spellEnd"/>
          <w:r w:rsidRPr="00AE5EED">
            <w:rPr>
              <w:rFonts w:eastAsia="Times New Roman"/>
              <w:color w:val="000000"/>
            </w:rPr>
            <w:t xml:space="preserve"> IMO, Karanja HK, </w:t>
          </w:r>
          <w:proofErr w:type="spellStart"/>
          <w:r w:rsidRPr="00AE5EED">
            <w:rPr>
              <w:rFonts w:eastAsia="Times New Roman"/>
              <w:color w:val="000000"/>
            </w:rPr>
            <w:t>Nyagwange</w:t>
          </w:r>
          <w:proofErr w:type="spellEnd"/>
          <w:r w:rsidRPr="00AE5EED">
            <w:rPr>
              <w:rFonts w:eastAsia="Times New Roman"/>
              <w:color w:val="000000"/>
            </w:rPr>
            <w:t xml:space="preserve"> J, </w:t>
          </w:r>
          <w:proofErr w:type="spellStart"/>
          <w:r w:rsidRPr="00AE5EED">
            <w:rPr>
              <w:rFonts w:eastAsia="Times New Roman"/>
              <w:color w:val="000000"/>
            </w:rPr>
            <w:t>Tuju</w:t>
          </w:r>
          <w:proofErr w:type="spellEnd"/>
          <w:r w:rsidRPr="00AE5EED">
            <w:rPr>
              <w:rFonts w:eastAsia="Times New Roman"/>
              <w:color w:val="000000"/>
            </w:rPr>
            <w:t xml:space="preserve"> J, Wanjiku P, et al. Seroprevalence of anti–SARS-CoV-2 IgG antibodies in Kenyan blood donors. Science. 2020 Jan 1;371(6524):79. doi:10.1126/SCIENCE.ABE1916 PubMed PMID: 33177105.</w:t>
          </w:r>
        </w:p>
        <w:p w14:paraId="218AAD6B" w14:textId="77777777" w:rsidR="00AE5EED" w:rsidRPr="00AE5EED" w:rsidRDefault="00AE5EED">
          <w:pPr>
            <w:autoSpaceDE w:val="0"/>
            <w:autoSpaceDN w:val="0"/>
            <w:ind w:hanging="640"/>
            <w:divId w:val="1951086335"/>
            <w:rPr>
              <w:rFonts w:eastAsia="Times New Roman"/>
              <w:color w:val="000000"/>
            </w:rPr>
          </w:pPr>
          <w:r w:rsidRPr="00AE5EED">
            <w:rPr>
              <w:rFonts w:eastAsia="Times New Roman"/>
              <w:color w:val="000000"/>
            </w:rPr>
            <w:t>36.</w:t>
          </w:r>
          <w:r w:rsidRPr="00AE5EED">
            <w:rPr>
              <w:rFonts w:eastAsia="Times New Roman"/>
              <w:color w:val="000000"/>
            </w:rPr>
            <w:tab/>
            <w:t xml:space="preserve">Kageha S, Ngoi JM, Kubo T, Morita K, </w:t>
          </w:r>
          <w:proofErr w:type="spellStart"/>
          <w:r w:rsidRPr="00AE5EED">
            <w:rPr>
              <w:rFonts w:eastAsia="Times New Roman"/>
              <w:color w:val="000000"/>
            </w:rPr>
            <w:t>Mwau</w:t>
          </w:r>
          <w:proofErr w:type="spellEnd"/>
          <w:r w:rsidRPr="00AE5EED">
            <w:rPr>
              <w:rFonts w:eastAsia="Times New Roman"/>
              <w:color w:val="000000"/>
            </w:rPr>
            <w:t xml:space="preserve"> MM. Chikungunya virus seroprevalence among febrile patients in selected health facilities in Mount Elgon region, Kenya. </w:t>
          </w:r>
          <w:proofErr w:type="spellStart"/>
          <w:r w:rsidRPr="00AE5EED">
            <w:rPr>
              <w:rFonts w:eastAsia="Times New Roman"/>
              <w:color w:val="000000"/>
            </w:rPr>
            <w:lastRenderedPageBreak/>
            <w:t>PLoS</w:t>
          </w:r>
          <w:proofErr w:type="spellEnd"/>
          <w:r w:rsidRPr="00AE5EED">
            <w:rPr>
              <w:rFonts w:eastAsia="Times New Roman"/>
              <w:color w:val="000000"/>
            </w:rPr>
            <w:t xml:space="preserve"> </w:t>
          </w:r>
          <w:proofErr w:type="spellStart"/>
          <w:r w:rsidRPr="00AE5EED">
            <w:rPr>
              <w:rFonts w:eastAsia="Times New Roman"/>
              <w:color w:val="000000"/>
            </w:rPr>
            <w:t>Negl</w:t>
          </w:r>
          <w:proofErr w:type="spellEnd"/>
          <w:r w:rsidRPr="00AE5EED">
            <w:rPr>
              <w:rFonts w:eastAsia="Times New Roman"/>
              <w:color w:val="000000"/>
            </w:rPr>
            <w:t xml:space="preserve"> Trop Dis. 2025 Dec 1;19(12</w:t>
          </w:r>
          <w:proofErr w:type="gramStart"/>
          <w:r w:rsidRPr="00AE5EED">
            <w:rPr>
              <w:rFonts w:eastAsia="Times New Roman"/>
              <w:color w:val="000000"/>
            </w:rPr>
            <w:t>):e</w:t>
          </w:r>
          <w:proofErr w:type="gramEnd"/>
          <w:r w:rsidRPr="00AE5EED">
            <w:rPr>
              <w:rFonts w:eastAsia="Times New Roman"/>
              <w:color w:val="000000"/>
            </w:rPr>
            <w:t>0012169. doi:10.1371/JOURNAL.PNTD.0012169 PubMed PMID: 41468397.</w:t>
          </w:r>
        </w:p>
        <w:p w14:paraId="602BAF7F" w14:textId="77777777" w:rsidR="00AE5EED" w:rsidRPr="00AE5EED" w:rsidRDefault="00AE5EED">
          <w:pPr>
            <w:autoSpaceDE w:val="0"/>
            <w:autoSpaceDN w:val="0"/>
            <w:ind w:hanging="640"/>
            <w:divId w:val="670907904"/>
            <w:rPr>
              <w:rFonts w:eastAsia="Times New Roman"/>
              <w:color w:val="000000"/>
            </w:rPr>
          </w:pPr>
          <w:r w:rsidRPr="00AE5EED">
            <w:rPr>
              <w:rFonts w:eastAsia="Times New Roman"/>
              <w:color w:val="000000"/>
            </w:rPr>
            <w:t>37.</w:t>
          </w:r>
          <w:r w:rsidRPr="00AE5EED">
            <w:rPr>
              <w:rFonts w:eastAsia="Times New Roman"/>
              <w:color w:val="000000"/>
            </w:rPr>
            <w:tab/>
            <w:t xml:space="preserve">Ochieng C, Ahenda P, </w:t>
          </w:r>
          <w:proofErr w:type="spellStart"/>
          <w:r w:rsidRPr="00AE5EED">
            <w:rPr>
              <w:rFonts w:eastAsia="Times New Roman"/>
              <w:color w:val="000000"/>
            </w:rPr>
            <w:t>Vittor</w:t>
          </w:r>
          <w:proofErr w:type="spellEnd"/>
          <w:r w:rsidRPr="00AE5EED">
            <w:rPr>
              <w:rFonts w:eastAsia="Times New Roman"/>
              <w:color w:val="000000"/>
            </w:rPr>
            <w:t xml:space="preserve"> AY, Nyoka R, </w:t>
          </w:r>
          <w:proofErr w:type="spellStart"/>
          <w:r w:rsidRPr="00AE5EED">
            <w:rPr>
              <w:rFonts w:eastAsia="Times New Roman"/>
              <w:color w:val="000000"/>
            </w:rPr>
            <w:t>Gikunju</w:t>
          </w:r>
          <w:proofErr w:type="spellEnd"/>
          <w:r w:rsidRPr="00AE5EED">
            <w:rPr>
              <w:rFonts w:eastAsia="Times New Roman"/>
              <w:color w:val="000000"/>
            </w:rPr>
            <w:t xml:space="preserve"> S, Wachira C, et al. Seroprevalence of Infections with Dengue, Rift Valley Fever and Chikungunya Viruses in Kenya, 2007. </w:t>
          </w:r>
          <w:proofErr w:type="spellStart"/>
          <w:r w:rsidRPr="00AE5EED">
            <w:rPr>
              <w:rFonts w:eastAsia="Times New Roman"/>
              <w:color w:val="000000"/>
            </w:rPr>
            <w:t>PLoS</w:t>
          </w:r>
          <w:proofErr w:type="spellEnd"/>
          <w:r w:rsidRPr="00AE5EED">
            <w:rPr>
              <w:rFonts w:eastAsia="Times New Roman"/>
              <w:color w:val="000000"/>
            </w:rPr>
            <w:t xml:space="preserve"> One. 2015 Jul 15;10(7</w:t>
          </w:r>
          <w:proofErr w:type="gramStart"/>
          <w:r w:rsidRPr="00AE5EED">
            <w:rPr>
              <w:rFonts w:eastAsia="Times New Roman"/>
              <w:color w:val="000000"/>
            </w:rPr>
            <w:t>):e</w:t>
          </w:r>
          <w:proofErr w:type="gramEnd"/>
          <w:r w:rsidRPr="00AE5EED">
            <w:rPr>
              <w:rFonts w:eastAsia="Times New Roman"/>
              <w:color w:val="000000"/>
            </w:rPr>
            <w:t>0132645. doi:10.1371/JOURNAL.PONE.0132645 PubMed PMID: 26177451.</w:t>
          </w:r>
        </w:p>
        <w:p w14:paraId="06F87BDF" w14:textId="77777777" w:rsidR="00AE5EED" w:rsidRPr="00AE5EED" w:rsidRDefault="00AE5EED">
          <w:pPr>
            <w:autoSpaceDE w:val="0"/>
            <w:autoSpaceDN w:val="0"/>
            <w:ind w:hanging="640"/>
            <w:divId w:val="283658274"/>
            <w:rPr>
              <w:rFonts w:eastAsia="Times New Roman"/>
              <w:color w:val="000000"/>
            </w:rPr>
          </w:pPr>
          <w:r w:rsidRPr="00AE5EED">
            <w:rPr>
              <w:rFonts w:eastAsia="Times New Roman"/>
              <w:color w:val="000000"/>
            </w:rPr>
            <w:t>38.</w:t>
          </w:r>
          <w:r w:rsidRPr="00AE5EED">
            <w:rPr>
              <w:rFonts w:eastAsia="Times New Roman"/>
              <w:color w:val="000000"/>
            </w:rPr>
            <w:tab/>
            <w:t xml:space="preserve">Murithi RM, Munyua P, </w:t>
          </w:r>
          <w:proofErr w:type="spellStart"/>
          <w:r w:rsidRPr="00AE5EED">
            <w:rPr>
              <w:rFonts w:eastAsia="Times New Roman"/>
              <w:color w:val="000000"/>
            </w:rPr>
            <w:t>Ithondeka</w:t>
          </w:r>
          <w:proofErr w:type="spellEnd"/>
          <w:r w:rsidRPr="00AE5EED">
            <w:rPr>
              <w:rFonts w:eastAsia="Times New Roman"/>
              <w:color w:val="000000"/>
            </w:rPr>
            <w:t xml:space="preserve"> PM, </w:t>
          </w:r>
          <w:proofErr w:type="spellStart"/>
          <w:r w:rsidRPr="00AE5EED">
            <w:rPr>
              <w:rFonts w:eastAsia="Times New Roman"/>
              <w:color w:val="000000"/>
            </w:rPr>
            <w:t>MacHaria</w:t>
          </w:r>
          <w:proofErr w:type="spellEnd"/>
          <w:r w:rsidRPr="00AE5EED">
            <w:rPr>
              <w:rFonts w:eastAsia="Times New Roman"/>
              <w:color w:val="000000"/>
            </w:rPr>
            <w:t xml:space="preserve"> JM, Hightower A, Luman ET, et al. Rift Valley fever in Kenya: history of epizootics and identification of vulnerable districts. </w:t>
          </w:r>
          <w:proofErr w:type="spellStart"/>
          <w:r w:rsidRPr="00AE5EED">
            <w:rPr>
              <w:rFonts w:eastAsia="Times New Roman"/>
              <w:color w:val="000000"/>
            </w:rPr>
            <w:t>Epidemiol</w:t>
          </w:r>
          <w:proofErr w:type="spellEnd"/>
          <w:r w:rsidRPr="00AE5EED">
            <w:rPr>
              <w:rFonts w:eastAsia="Times New Roman"/>
              <w:color w:val="000000"/>
            </w:rPr>
            <w:t xml:space="preserve"> Infect. 2011 Mar;139(3):372–80. doi:10.1017/S0950268810001020 PubMed PMID: 20478084.</w:t>
          </w:r>
        </w:p>
        <w:p w14:paraId="05B4E099" w14:textId="77777777" w:rsidR="00AE5EED" w:rsidRPr="00AE5EED" w:rsidRDefault="00AE5EED">
          <w:pPr>
            <w:autoSpaceDE w:val="0"/>
            <w:autoSpaceDN w:val="0"/>
            <w:ind w:hanging="640"/>
            <w:divId w:val="1185939746"/>
            <w:rPr>
              <w:rFonts w:eastAsia="Times New Roman"/>
              <w:color w:val="000000"/>
            </w:rPr>
          </w:pPr>
          <w:r w:rsidRPr="00AE5EED">
            <w:rPr>
              <w:rFonts w:eastAsia="Times New Roman"/>
              <w:color w:val="000000"/>
            </w:rPr>
            <w:t>39.</w:t>
          </w:r>
          <w:r w:rsidRPr="00AE5EED">
            <w:rPr>
              <w:rFonts w:eastAsia="Times New Roman"/>
              <w:color w:val="000000"/>
            </w:rPr>
            <w:tab/>
            <w:t>Fumagalli MJ, De Souza WM, Espósito DLA, Silva A, Romeiro MF, Martinez EZ, et al. Enzyme-linked immunosorbent assay using recombinant envelope protein 2 antigen for diagnosis of Chikungunya virus. Virology Journal 2018 15:1. 2018 Jul 24;15(1):112-. doi:10.1186/s12985-018-1028-1 PubMed PMID: 30041676.</w:t>
          </w:r>
        </w:p>
        <w:p w14:paraId="2EFE5FD3" w14:textId="0719051C" w:rsidR="00E76E02" w:rsidRDefault="00AE5EED" w:rsidP="00BF3292">
          <w:pPr>
            <w:autoSpaceDE w:val="0"/>
            <w:autoSpaceDN w:val="0"/>
            <w:spacing w:line="480" w:lineRule="auto"/>
            <w:ind w:hanging="640"/>
            <w:rPr>
              <w:rFonts w:eastAsia="Times New Roman"/>
              <w:color w:val="000000"/>
            </w:rPr>
          </w:pPr>
          <w:r w:rsidRPr="00AE5EED">
            <w:rPr>
              <w:rFonts w:eastAsia="Times New Roman"/>
              <w:color w:val="000000"/>
            </w:rPr>
            <w:t> </w:t>
          </w:r>
        </w:p>
      </w:sdtContent>
    </w:sdt>
    <w:sectPr w:rsidR="00E76E0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009CC" w14:textId="77777777" w:rsidR="00625B84" w:rsidRDefault="00625B84">
      <w:pPr>
        <w:spacing w:line="240" w:lineRule="auto"/>
      </w:pPr>
      <w:r>
        <w:separator/>
      </w:r>
    </w:p>
  </w:endnote>
  <w:endnote w:type="continuationSeparator" w:id="0">
    <w:p w14:paraId="252542A8" w14:textId="77777777" w:rsidR="00625B84" w:rsidRDefault="00625B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BC9EDEA7-9AE5-0C46-8CE4-99BF08A751AD}"/>
  </w:font>
  <w:font w:name="Times New Roman">
    <w:panose1 w:val="02020603050405020304"/>
    <w:charset w:val="00"/>
    <w:family w:val="roman"/>
    <w:pitch w:val="variable"/>
    <w:sig w:usb0="E0007EFF" w:usb1="C000785B" w:usb2="00000009" w:usb3="00000000" w:csb0="000001FF" w:csb1="00000000"/>
    <w:embedRegular r:id="rId2" w:fontKey="{A525E5FC-4624-004B-9ECC-727A26D97918}"/>
    <w:embedBold r:id="rId3" w:fontKey="{B2A68F82-050C-CC40-8526-C5BF76BA881B}"/>
    <w:embedItalic r:id="rId4" w:fontKey="{3984BA30-A7A2-874D-BDF9-56AC60378B5A}"/>
  </w:font>
  <w:font w:name="Aptos">
    <w:panose1 w:val="020B0004020202020204"/>
    <w:charset w:val="00"/>
    <w:family w:val="swiss"/>
    <w:pitch w:val="variable"/>
    <w:sig w:usb0="20000287" w:usb1="00000003" w:usb2="00000000" w:usb3="00000000" w:csb0="0000019F" w:csb1="00000000"/>
    <w:embedRegular r:id="rId5" w:fontKey="{FD2EF87C-BE4C-7D42-8EE0-966F4A685820}"/>
    <w:embedBold r:id="rId6" w:fontKey="{D2C46663-9EBE-F64A-B759-C8BF83459FD0}"/>
    <w:embedItalic r:id="rId7" w:fontKey="{9064ACF9-C9DD-B44A-BBB8-1EBF58A7825E}"/>
  </w:font>
  <w:font w:name="Play">
    <w:altName w:val="Calibri"/>
    <w:panose1 w:val="020B0604020202020204"/>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embedRegular r:id="rId9" w:fontKey="{FB41B3F4-51D1-9840-A62D-5396B1412050}"/>
  </w:font>
  <w:font w:name="Times">
    <w:altName w:val="Times New Roman"/>
    <w:panose1 w:val="020B06040202020202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60D29" w14:textId="77777777" w:rsidR="00625B84" w:rsidRDefault="00625B84">
      <w:pPr>
        <w:spacing w:after="0"/>
      </w:pPr>
      <w:r>
        <w:separator/>
      </w:r>
    </w:p>
  </w:footnote>
  <w:footnote w:type="continuationSeparator" w:id="0">
    <w:p w14:paraId="70AD92D5" w14:textId="77777777" w:rsidR="00625B84" w:rsidRDefault="00625B8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B1BA3"/>
    <w:multiLevelType w:val="hybridMultilevel"/>
    <w:tmpl w:val="FBCE9370"/>
    <w:lvl w:ilvl="0" w:tplc="D938DBDE">
      <w:start w:val="1"/>
      <w:numFmt w:val="decimal"/>
      <w:lvlText w:val="%1)"/>
      <w:lvlJc w:val="left"/>
      <w:pPr>
        <w:ind w:left="1020" w:hanging="360"/>
      </w:pPr>
    </w:lvl>
    <w:lvl w:ilvl="1" w:tplc="83F4B426">
      <w:start w:val="1"/>
      <w:numFmt w:val="decimal"/>
      <w:lvlText w:val="%2)"/>
      <w:lvlJc w:val="left"/>
      <w:pPr>
        <w:ind w:left="1020" w:hanging="360"/>
      </w:pPr>
    </w:lvl>
    <w:lvl w:ilvl="2" w:tplc="A42CB7EE">
      <w:start w:val="1"/>
      <w:numFmt w:val="decimal"/>
      <w:lvlText w:val="%3)"/>
      <w:lvlJc w:val="left"/>
      <w:pPr>
        <w:ind w:left="1020" w:hanging="360"/>
      </w:pPr>
    </w:lvl>
    <w:lvl w:ilvl="3" w:tplc="A92A5044">
      <w:start w:val="1"/>
      <w:numFmt w:val="decimal"/>
      <w:lvlText w:val="%4)"/>
      <w:lvlJc w:val="left"/>
      <w:pPr>
        <w:ind w:left="1020" w:hanging="360"/>
      </w:pPr>
    </w:lvl>
    <w:lvl w:ilvl="4" w:tplc="DA1030AE">
      <w:start w:val="1"/>
      <w:numFmt w:val="decimal"/>
      <w:lvlText w:val="%5)"/>
      <w:lvlJc w:val="left"/>
      <w:pPr>
        <w:ind w:left="1020" w:hanging="360"/>
      </w:pPr>
    </w:lvl>
    <w:lvl w:ilvl="5" w:tplc="F280C508">
      <w:start w:val="1"/>
      <w:numFmt w:val="decimal"/>
      <w:lvlText w:val="%6)"/>
      <w:lvlJc w:val="left"/>
      <w:pPr>
        <w:ind w:left="1020" w:hanging="360"/>
      </w:pPr>
    </w:lvl>
    <w:lvl w:ilvl="6" w:tplc="6666E82C">
      <w:start w:val="1"/>
      <w:numFmt w:val="decimal"/>
      <w:lvlText w:val="%7)"/>
      <w:lvlJc w:val="left"/>
      <w:pPr>
        <w:ind w:left="1020" w:hanging="360"/>
      </w:pPr>
    </w:lvl>
    <w:lvl w:ilvl="7" w:tplc="9150361C">
      <w:start w:val="1"/>
      <w:numFmt w:val="decimal"/>
      <w:lvlText w:val="%8)"/>
      <w:lvlJc w:val="left"/>
      <w:pPr>
        <w:ind w:left="1020" w:hanging="360"/>
      </w:pPr>
    </w:lvl>
    <w:lvl w:ilvl="8" w:tplc="4414003C">
      <w:start w:val="1"/>
      <w:numFmt w:val="decimal"/>
      <w:lvlText w:val="%9)"/>
      <w:lvlJc w:val="left"/>
      <w:pPr>
        <w:ind w:left="1020" w:hanging="360"/>
      </w:pPr>
    </w:lvl>
  </w:abstractNum>
  <w:abstractNum w:abstractNumId="1" w15:restartNumberingAfterBreak="0">
    <w:nsid w:val="2C91649F"/>
    <w:multiLevelType w:val="multilevel"/>
    <w:tmpl w:val="6CA2E0FA"/>
    <w:lvl w:ilvl="0">
      <w:start w:val="1"/>
      <w:numFmt w:val="bullet"/>
      <w:lvlText w:val=""/>
      <w:lvlJc w:val="left"/>
      <w:pPr>
        <w:ind w:left="1020" w:hanging="360"/>
      </w:pPr>
      <w:rPr>
        <w:rFonts w:ascii="Symbol" w:hAnsi="Symbol" w:hint="default"/>
      </w:rPr>
    </w:lvl>
    <w:lvl w:ilvl="1">
      <w:start w:val="1"/>
      <w:numFmt w:val="bullet"/>
      <w:lvlText w:val=""/>
      <w:lvlJc w:val="left"/>
      <w:pPr>
        <w:ind w:left="1020" w:hanging="360"/>
      </w:pPr>
      <w:rPr>
        <w:rFonts w:ascii="Symbol" w:hAnsi="Symbol" w:hint="default"/>
      </w:rPr>
    </w:lvl>
    <w:lvl w:ilvl="2">
      <w:start w:val="1"/>
      <w:numFmt w:val="bullet"/>
      <w:lvlText w:val=""/>
      <w:lvlJc w:val="left"/>
      <w:pPr>
        <w:ind w:left="1020" w:hanging="360"/>
      </w:pPr>
      <w:rPr>
        <w:rFonts w:ascii="Symbol" w:hAnsi="Symbol" w:hint="default"/>
      </w:rPr>
    </w:lvl>
    <w:lvl w:ilvl="3">
      <w:start w:val="1"/>
      <w:numFmt w:val="bullet"/>
      <w:lvlText w:val=""/>
      <w:lvlJc w:val="left"/>
      <w:pPr>
        <w:ind w:left="1020" w:hanging="360"/>
      </w:pPr>
      <w:rPr>
        <w:rFonts w:ascii="Symbol" w:hAnsi="Symbol" w:hint="default"/>
      </w:rPr>
    </w:lvl>
    <w:lvl w:ilvl="4">
      <w:start w:val="1"/>
      <w:numFmt w:val="bullet"/>
      <w:lvlText w:val=""/>
      <w:lvlJc w:val="left"/>
      <w:pPr>
        <w:ind w:left="1020" w:hanging="360"/>
      </w:pPr>
      <w:rPr>
        <w:rFonts w:ascii="Symbol" w:hAnsi="Symbol" w:hint="default"/>
      </w:rPr>
    </w:lvl>
    <w:lvl w:ilvl="5">
      <w:start w:val="1"/>
      <w:numFmt w:val="bullet"/>
      <w:lvlText w:val=""/>
      <w:lvlJc w:val="left"/>
      <w:pPr>
        <w:ind w:left="1020" w:hanging="360"/>
      </w:pPr>
      <w:rPr>
        <w:rFonts w:ascii="Symbol" w:hAnsi="Symbol" w:hint="default"/>
      </w:rPr>
    </w:lvl>
    <w:lvl w:ilvl="6">
      <w:start w:val="1"/>
      <w:numFmt w:val="bullet"/>
      <w:lvlText w:val=""/>
      <w:lvlJc w:val="left"/>
      <w:pPr>
        <w:ind w:left="1020" w:hanging="360"/>
      </w:pPr>
      <w:rPr>
        <w:rFonts w:ascii="Symbol" w:hAnsi="Symbol" w:hint="default"/>
      </w:rPr>
    </w:lvl>
    <w:lvl w:ilvl="7">
      <w:start w:val="1"/>
      <w:numFmt w:val="bullet"/>
      <w:lvlText w:val=""/>
      <w:lvlJc w:val="left"/>
      <w:pPr>
        <w:ind w:left="1020" w:hanging="360"/>
      </w:pPr>
      <w:rPr>
        <w:rFonts w:ascii="Symbol" w:hAnsi="Symbol" w:hint="default"/>
      </w:rPr>
    </w:lvl>
    <w:lvl w:ilvl="8">
      <w:start w:val="1"/>
      <w:numFmt w:val="bullet"/>
      <w:lvlText w:val=""/>
      <w:lvlJc w:val="left"/>
      <w:pPr>
        <w:ind w:left="1020" w:hanging="360"/>
      </w:pPr>
      <w:rPr>
        <w:rFonts w:ascii="Symbol" w:hAnsi="Symbol" w:hint="default"/>
      </w:rPr>
    </w:lvl>
  </w:abstractNum>
  <w:num w:numId="1" w16cid:durableId="1680540820">
    <w:abstractNumId w:val="1"/>
  </w:num>
  <w:num w:numId="2" w16cid:durableId="51546448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unice Kagucia">
    <w15:presenceInfo w15:providerId="AD" w15:userId="S::ekagucia@kemri-wellcome.org::0a8b135c-26f2-49ff-80e7-542e93ff82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51A"/>
    <w:rsid w:val="00010A06"/>
    <w:rsid w:val="0001205E"/>
    <w:rsid w:val="000132BF"/>
    <w:rsid w:val="00014582"/>
    <w:rsid w:val="00014EAC"/>
    <w:rsid w:val="00015887"/>
    <w:rsid w:val="00021EE7"/>
    <w:rsid w:val="00024ABA"/>
    <w:rsid w:val="00031038"/>
    <w:rsid w:val="00034B02"/>
    <w:rsid w:val="000403FA"/>
    <w:rsid w:val="00041B19"/>
    <w:rsid w:val="000426EF"/>
    <w:rsid w:val="00045FDE"/>
    <w:rsid w:val="00052BD9"/>
    <w:rsid w:val="00054136"/>
    <w:rsid w:val="0006185F"/>
    <w:rsid w:val="00061F09"/>
    <w:rsid w:val="0006268C"/>
    <w:rsid w:val="00065D69"/>
    <w:rsid w:val="0007419F"/>
    <w:rsid w:val="00076479"/>
    <w:rsid w:val="00080D43"/>
    <w:rsid w:val="00080D7A"/>
    <w:rsid w:val="00080DD1"/>
    <w:rsid w:val="0008593B"/>
    <w:rsid w:val="00086715"/>
    <w:rsid w:val="00086A55"/>
    <w:rsid w:val="0009190A"/>
    <w:rsid w:val="00091CB2"/>
    <w:rsid w:val="000923CF"/>
    <w:rsid w:val="000923E0"/>
    <w:rsid w:val="00092E2E"/>
    <w:rsid w:val="0009324B"/>
    <w:rsid w:val="000976BF"/>
    <w:rsid w:val="000A1568"/>
    <w:rsid w:val="000A1C56"/>
    <w:rsid w:val="000A1D2E"/>
    <w:rsid w:val="000A5C3E"/>
    <w:rsid w:val="000A7E53"/>
    <w:rsid w:val="000B06D5"/>
    <w:rsid w:val="000B1827"/>
    <w:rsid w:val="000B2DD1"/>
    <w:rsid w:val="000C0C08"/>
    <w:rsid w:val="000C5129"/>
    <w:rsid w:val="000D071A"/>
    <w:rsid w:val="000D117C"/>
    <w:rsid w:val="000D5720"/>
    <w:rsid w:val="000D5EB6"/>
    <w:rsid w:val="000D6F27"/>
    <w:rsid w:val="000E665B"/>
    <w:rsid w:val="000E7111"/>
    <w:rsid w:val="000F2A07"/>
    <w:rsid w:val="000F543A"/>
    <w:rsid w:val="000F637E"/>
    <w:rsid w:val="000F6E5E"/>
    <w:rsid w:val="000F7566"/>
    <w:rsid w:val="0010164A"/>
    <w:rsid w:val="00103EA5"/>
    <w:rsid w:val="00105C0E"/>
    <w:rsid w:val="00105F37"/>
    <w:rsid w:val="00113941"/>
    <w:rsid w:val="00113947"/>
    <w:rsid w:val="001141F1"/>
    <w:rsid w:val="0011425D"/>
    <w:rsid w:val="0012045C"/>
    <w:rsid w:val="00122109"/>
    <w:rsid w:val="00125075"/>
    <w:rsid w:val="00132AE0"/>
    <w:rsid w:val="00132BD6"/>
    <w:rsid w:val="0013310F"/>
    <w:rsid w:val="00140198"/>
    <w:rsid w:val="00143EF9"/>
    <w:rsid w:val="0015102F"/>
    <w:rsid w:val="00151E88"/>
    <w:rsid w:val="00152E48"/>
    <w:rsid w:val="001539A9"/>
    <w:rsid w:val="00155066"/>
    <w:rsid w:val="001565D7"/>
    <w:rsid w:val="00156E2E"/>
    <w:rsid w:val="00157B5E"/>
    <w:rsid w:val="001602DB"/>
    <w:rsid w:val="00160D22"/>
    <w:rsid w:val="0016179D"/>
    <w:rsid w:val="00161D16"/>
    <w:rsid w:val="001629BC"/>
    <w:rsid w:val="00163F6B"/>
    <w:rsid w:val="00164411"/>
    <w:rsid w:val="00165311"/>
    <w:rsid w:val="00166C63"/>
    <w:rsid w:val="001701F7"/>
    <w:rsid w:val="00176BB6"/>
    <w:rsid w:val="0018062B"/>
    <w:rsid w:val="00181EA4"/>
    <w:rsid w:val="0018524F"/>
    <w:rsid w:val="00186172"/>
    <w:rsid w:val="0018672E"/>
    <w:rsid w:val="00191C18"/>
    <w:rsid w:val="001920E0"/>
    <w:rsid w:val="001A6663"/>
    <w:rsid w:val="001A6D0E"/>
    <w:rsid w:val="001A7664"/>
    <w:rsid w:val="001B1ED6"/>
    <w:rsid w:val="001B2BD5"/>
    <w:rsid w:val="001B43C7"/>
    <w:rsid w:val="001C2022"/>
    <w:rsid w:val="001C61F6"/>
    <w:rsid w:val="001C7F75"/>
    <w:rsid w:val="001D139C"/>
    <w:rsid w:val="001D19FC"/>
    <w:rsid w:val="001D57C5"/>
    <w:rsid w:val="001D6E0C"/>
    <w:rsid w:val="001D7AB7"/>
    <w:rsid w:val="001E1718"/>
    <w:rsid w:val="001E3ADD"/>
    <w:rsid w:val="001E474A"/>
    <w:rsid w:val="001E62F4"/>
    <w:rsid w:val="001E7B72"/>
    <w:rsid w:val="001F0747"/>
    <w:rsid w:val="001F36A8"/>
    <w:rsid w:val="001F4B25"/>
    <w:rsid w:val="001F7460"/>
    <w:rsid w:val="001F7B3B"/>
    <w:rsid w:val="00200709"/>
    <w:rsid w:val="00201375"/>
    <w:rsid w:val="00201E6B"/>
    <w:rsid w:val="00203EAB"/>
    <w:rsid w:val="0021061C"/>
    <w:rsid w:val="0021251B"/>
    <w:rsid w:val="002162B4"/>
    <w:rsid w:val="002222F4"/>
    <w:rsid w:val="0022279E"/>
    <w:rsid w:val="002247D5"/>
    <w:rsid w:val="00232350"/>
    <w:rsid w:val="00232CDB"/>
    <w:rsid w:val="00233C48"/>
    <w:rsid w:val="0023639C"/>
    <w:rsid w:val="00237EA5"/>
    <w:rsid w:val="0024021F"/>
    <w:rsid w:val="00241789"/>
    <w:rsid w:val="00243FE9"/>
    <w:rsid w:val="0024490E"/>
    <w:rsid w:val="00245CE1"/>
    <w:rsid w:val="00252B77"/>
    <w:rsid w:val="00253304"/>
    <w:rsid w:val="00257053"/>
    <w:rsid w:val="00261FBA"/>
    <w:rsid w:val="002620CB"/>
    <w:rsid w:val="00263072"/>
    <w:rsid w:val="0026357D"/>
    <w:rsid w:val="002646E7"/>
    <w:rsid w:val="002647DA"/>
    <w:rsid w:val="0026547C"/>
    <w:rsid w:val="0026769B"/>
    <w:rsid w:val="00271C71"/>
    <w:rsid w:val="0027537F"/>
    <w:rsid w:val="002841B8"/>
    <w:rsid w:val="00284ACC"/>
    <w:rsid w:val="00285C27"/>
    <w:rsid w:val="00286D3A"/>
    <w:rsid w:val="0029222F"/>
    <w:rsid w:val="002A2426"/>
    <w:rsid w:val="002A567D"/>
    <w:rsid w:val="002B3150"/>
    <w:rsid w:val="002B47BF"/>
    <w:rsid w:val="002B63EB"/>
    <w:rsid w:val="002C56A6"/>
    <w:rsid w:val="002C63E6"/>
    <w:rsid w:val="002C73C3"/>
    <w:rsid w:val="002D1950"/>
    <w:rsid w:val="002D40ED"/>
    <w:rsid w:val="002D4570"/>
    <w:rsid w:val="002D63C5"/>
    <w:rsid w:val="002D7C26"/>
    <w:rsid w:val="002E0302"/>
    <w:rsid w:val="002E1236"/>
    <w:rsid w:val="002E2844"/>
    <w:rsid w:val="002E6920"/>
    <w:rsid w:val="002F115D"/>
    <w:rsid w:val="002F402C"/>
    <w:rsid w:val="002F5696"/>
    <w:rsid w:val="002F7AB8"/>
    <w:rsid w:val="002F7E39"/>
    <w:rsid w:val="002F7E6F"/>
    <w:rsid w:val="00300667"/>
    <w:rsid w:val="00301567"/>
    <w:rsid w:val="003028B0"/>
    <w:rsid w:val="00302D9A"/>
    <w:rsid w:val="00302E63"/>
    <w:rsid w:val="00305989"/>
    <w:rsid w:val="003069FE"/>
    <w:rsid w:val="003077D7"/>
    <w:rsid w:val="00312D77"/>
    <w:rsid w:val="003136D0"/>
    <w:rsid w:val="00315968"/>
    <w:rsid w:val="00315AF0"/>
    <w:rsid w:val="00323268"/>
    <w:rsid w:val="00324E2A"/>
    <w:rsid w:val="0032775F"/>
    <w:rsid w:val="00330CDC"/>
    <w:rsid w:val="003320A3"/>
    <w:rsid w:val="003321B5"/>
    <w:rsid w:val="00332B98"/>
    <w:rsid w:val="00334158"/>
    <w:rsid w:val="00335166"/>
    <w:rsid w:val="00335D72"/>
    <w:rsid w:val="00341C86"/>
    <w:rsid w:val="00345D5D"/>
    <w:rsid w:val="00353493"/>
    <w:rsid w:val="003535AB"/>
    <w:rsid w:val="00355CC2"/>
    <w:rsid w:val="00356848"/>
    <w:rsid w:val="00356B47"/>
    <w:rsid w:val="00356D5B"/>
    <w:rsid w:val="00357A75"/>
    <w:rsid w:val="00361669"/>
    <w:rsid w:val="00361AE9"/>
    <w:rsid w:val="0036299B"/>
    <w:rsid w:val="00363197"/>
    <w:rsid w:val="00366058"/>
    <w:rsid w:val="00372F20"/>
    <w:rsid w:val="00374E71"/>
    <w:rsid w:val="00375A5A"/>
    <w:rsid w:val="003764DD"/>
    <w:rsid w:val="00380736"/>
    <w:rsid w:val="003815B1"/>
    <w:rsid w:val="003860BC"/>
    <w:rsid w:val="00386171"/>
    <w:rsid w:val="00393408"/>
    <w:rsid w:val="003939FA"/>
    <w:rsid w:val="003A13B3"/>
    <w:rsid w:val="003A2A9B"/>
    <w:rsid w:val="003A2C76"/>
    <w:rsid w:val="003A4924"/>
    <w:rsid w:val="003A4F60"/>
    <w:rsid w:val="003A738E"/>
    <w:rsid w:val="003B0868"/>
    <w:rsid w:val="003B2284"/>
    <w:rsid w:val="003B2474"/>
    <w:rsid w:val="003B3BF2"/>
    <w:rsid w:val="003B3F27"/>
    <w:rsid w:val="003B7904"/>
    <w:rsid w:val="003C195C"/>
    <w:rsid w:val="003C2010"/>
    <w:rsid w:val="003C2776"/>
    <w:rsid w:val="003C3B3D"/>
    <w:rsid w:val="003C5BB2"/>
    <w:rsid w:val="003C6641"/>
    <w:rsid w:val="003D0109"/>
    <w:rsid w:val="003D3E33"/>
    <w:rsid w:val="003D4823"/>
    <w:rsid w:val="003D4B26"/>
    <w:rsid w:val="003D616D"/>
    <w:rsid w:val="003E06F3"/>
    <w:rsid w:val="003E0AD7"/>
    <w:rsid w:val="003E1D59"/>
    <w:rsid w:val="003E3A57"/>
    <w:rsid w:val="003E6142"/>
    <w:rsid w:val="003E755D"/>
    <w:rsid w:val="003F05D2"/>
    <w:rsid w:val="003F3266"/>
    <w:rsid w:val="003F7310"/>
    <w:rsid w:val="003F7796"/>
    <w:rsid w:val="00401D2D"/>
    <w:rsid w:val="004056B2"/>
    <w:rsid w:val="004102B7"/>
    <w:rsid w:val="004106D8"/>
    <w:rsid w:val="00410FB3"/>
    <w:rsid w:val="0041215C"/>
    <w:rsid w:val="004131DD"/>
    <w:rsid w:val="004139AD"/>
    <w:rsid w:val="00415376"/>
    <w:rsid w:val="00421F86"/>
    <w:rsid w:val="00423344"/>
    <w:rsid w:val="0042468F"/>
    <w:rsid w:val="00424D32"/>
    <w:rsid w:val="004279BA"/>
    <w:rsid w:val="00427DE8"/>
    <w:rsid w:val="00430000"/>
    <w:rsid w:val="00431636"/>
    <w:rsid w:val="004360AD"/>
    <w:rsid w:val="004423AB"/>
    <w:rsid w:val="004429F1"/>
    <w:rsid w:val="00445B6C"/>
    <w:rsid w:val="00445F75"/>
    <w:rsid w:val="0045040A"/>
    <w:rsid w:val="00452A41"/>
    <w:rsid w:val="0045726B"/>
    <w:rsid w:val="004575FA"/>
    <w:rsid w:val="00460479"/>
    <w:rsid w:val="0046076C"/>
    <w:rsid w:val="00460CFF"/>
    <w:rsid w:val="00463187"/>
    <w:rsid w:val="004639D8"/>
    <w:rsid w:val="00466B44"/>
    <w:rsid w:val="00470169"/>
    <w:rsid w:val="0047091C"/>
    <w:rsid w:val="0047101D"/>
    <w:rsid w:val="00472574"/>
    <w:rsid w:val="0047391D"/>
    <w:rsid w:val="0047499D"/>
    <w:rsid w:val="0047502D"/>
    <w:rsid w:val="00475138"/>
    <w:rsid w:val="00480432"/>
    <w:rsid w:val="00480BA2"/>
    <w:rsid w:val="00480F9A"/>
    <w:rsid w:val="00494F93"/>
    <w:rsid w:val="004A0114"/>
    <w:rsid w:val="004A212F"/>
    <w:rsid w:val="004A3DD1"/>
    <w:rsid w:val="004A4684"/>
    <w:rsid w:val="004A46B9"/>
    <w:rsid w:val="004A51F3"/>
    <w:rsid w:val="004A5EEF"/>
    <w:rsid w:val="004A6775"/>
    <w:rsid w:val="004A6B85"/>
    <w:rsid w:val="004A6C3F"/>
    <w:rsid w:val="004A71C6"/>
    <w:rsid w:val="004C17B2"/>
    <w:rsid w:val="004C462B"/>
    <w:rsid w:val="004C6D68"/>
    <w:rsid w:val="004D0ED6"/>
    <w:rsid w:val="004E0B42"/>
    <w:rsid w:val="004E0C4E"/>
    <w:rsid w:val="004E18A7"/>
    <w:rsid w:val="004E3E7B"/>
    <w:rsid w:val="004E3F7E"/>
    <w:rsid w:val="004E49DE"/>
    <w:rsid w:val="004E56D7"/>
    <w:rsid w:val="004E6759"/>
    <w:rsid w:val="004E6C29"/>
    <w:rsid w:val="004E6DF4"/>
    <w:rsid w:val="004F3178"/>
    <w:rsid w:val="004F64D1"/>
    <w:rsid w:val="00505903"/>
    <w:rsid w:val="00506611"/>
    <w:rsid w:val="00507E22"/>
    <w:rsid w:val="00507F73"/>
    <w:rsid w:val="005117DC"/>
    <w:rsid w:val="00515BDB"/>
    <w:rsid w:val="00517187"/>
    <w:rsid w:val="0051766F"/>
    <w:rsid w:val="0052160F"/>
    <w:rsid w:val="00521BA9"/>
    <w:rsid w:val="00534831"/>
    <w:rsid w:val="00535F8A"/>
    <w:rsid w:val="00536E53"/>
    <w:rsid w:val="005402D7"/>
    <w:rsid w:val="00542346"/>
    <w:rsid w:val="0054297E"/>
    <w:rsid w:val="00544902"/>
    <w:rsid w:val="00545881"/>
    <w:rsid w:val="005460A6"/>
    <w:rsid w:val="005469D6"/>
    <w:rsid w:val="00552A1E"/>
    <w:rsid w:val="00552AC2"/>
    <w:rsid w:val="00553ED1"/>
    <w:rsid w:val="005575A1"/>
    <w:rsid w:val="00561D5E"/>
    <w:rsid w:val="005633C2"/>
    <w:rsid w:val="005658A1"/>
    <w:rsid w:val="00566296"/>
    <w:rsid w:val="00566F48"/>
    <w:rsid w:val="005671A4"/>
    <w:rsid w:val="00574333"/>
    <w:rsid w:val="00574BD1"/>
    <w:rsid w:val="005810C4"/>
    <w:rsid w:val="00583823"/>
    <w:rsid w:val="0058465B"/>
    <w:rsid w:val="00585582"/>
    <w:rsid w:val="005861DD"/>
    <w:rsid w:val="00586827"/>
    <w:rsid w:val="0058714B"/>
    <w:rsid w:val="00593556"/>
    <w:rsid w:val="00594AF6"/>
    <w:rsid w:val="00594C96"/>
    <w:rsid w:val="00597135"/>
    <w:rsid w:val="005A0417"/>
    <w:rsid w:val="005A047B"/>
    <w:rsid w:val="005A0ACD"/>
    <w:rsid w:val="005A1232"/>
    <w:rsid w:val="005A1AAB"/>
    <w:rsid w:val="005A4D53"/>
    <w:rsid w:val="005A4F8D"/>
    <w:rsid w:val="005A6388"/>
    <w:rsid w:val="005A733C"/>
    <w:rsid w:val="005B429C"/>
    <w:rsid w:val="005B7C5C"/>
    <w:rsid w:val="005C690D"/>
    <w:rsid w:val="005D0F7D"/>
    <w:rsid w:val="005D15A6"/>
    <w:rsid w:val="005D1F5E"/>
    <w:rsid w:val="005D36E8"/>
    <w:rsid w:val="005D4436"/>
    <w:rsid w:val="005D523E"/>
    <w:rsid w:val="005D567E"/>
    <w:rsid w:val="005D574E"/>
    <w:rsid w:val="005E0132"/>
    <w:rsid w:val="005E13D8"/>
    <w:rsid w:val="005E141B"/>
    <w:rsid w:val="005E1B53"/>
    <w:rsid w:val="005E2A25"/>
    <w:rsid w:val="005E6473"/>
    <w:rsid w:val="005F353C"/>
    <w:rsid w:val="005F4530"/>
    <w:rsid w:val="005F4C0A"/>
    <w:rsid w:val="005F4DE0"/>
    <w:rsid w:val="005F4E91"/>
    <w:rsid w:val="005F5D32"/>
    <w:rsid w:val="005F7CCF"/>
    <w:rsid w:val="006019A8"/>
    <w:rsid w:val="00602358"/>
    <w:rsid w:val="006041F9"/>
    <w:rsid w:val="006050A0"/>
    <w:rsid w:val="00605248"/>
    <w:rsid w:val="006071F4"/>
    <w:rsid w:val="00607B1E"/>
    <w:rsid w:val="006109C6"/>
    <w:rsid w:val="00613C7F"/>
    <w:rsid w:val="006140A3"/>
    <w:rsid w:val="006150A2"/>
    <w:rsid w:val="00617908"/>
    <w:rsid w:val="00620C46"/>
    <w:rsid w:val="006223B1"/>
    <w:rsid w:val="006227BA"/>
    <w:rsid w:val="0062461C"/>
    <w:rsid w:val="00625B84"/>
    <w:rsid w:val="00626C0B"/>
    <w:rsid w:val="00631448"/>
    <w:rsid w:val="0063174B"/>
    <w:rsid w:val="00632DAC"/>
    <w:rsid w:val="00633410"/>
    <w:rsid w:val="00635930"/>
    <w:rsid w:val="00635990"/>
    <w:rsid w:val="00636F0E"/>
    <w:rsid w:val="00637B3F"/>
    <w:rsid w:val="0064003C"/>
    <w:rsid w:val="006426CC"/>
    <w:rsid w:val="006437B0"/>
    <w:rsid w:val="0064517E"/>
    <w:rsid w:val="006458AA"/>
    <w:rsid w:val="006471C3"/>
    <w:rsid w:val="00647D00"/>
    <w:rsid w:val="00652051"/>
    <w:rsid w:val="00652313"/>
    <w:rsid w:val="00655024"/>
    <w:rsid w:val="00656F07"/>
    <w:rsid w:val="00660759"/>
    <w:rsid w:val="00660AA3"/>
    <w:rsid w:val="00666060"/>
    <w:rsid w:val="0067440C"/>
    <w:rsid w:val="0067576F"/>
    <w:rsid w:val="00676409"/>
    <w:rsid w:val="00682B5B"/>
    <w:rsid w:val="00685FAF"/>
    <w:rsid w:val="0068654E"/>
    <w:rsid w:val="006867D1"/>
    <w:rsid w:val="00692956"/>
    <w:rsid w:val="006933C3"/>
    <w:rsid w:val="0069456A"/>
    <w:rsid w:val="00694A16"/>
    <w:rsid w:val="006A137B"/>
    <w:rsid w:val="006A3111"/>
    <w:rsid w:val="006A40FB"/>
    <w:rsid w:val="006A5756"/>
    <w:rsid w:val="006A6574"/>
    <w:rsid w:val="006A736D"/>
    <w:rsid w:val="006B0006"/>
    <w:rsid w:val="006B15BE"/>
    <w:rsid w:val="006B531A"/>
    <w:rsid w:val="006B65C2"/>
    <w:rsid w:val="006B748B"/>
    <w:rsid w:val="006C2028"/>
    <w:rsid w:val="006C2512"/>
    <w:rsid w:val="006C56F5"/>
    <w:rsid w:val="006C5947"/>
    <w:rsid w:val="006D204E"/>
    <w:rsid w:val="006D2D13"/>
    <w:rsid w:val="006D30F2"/>
    <w:rsid w:val="006D3D43"/>
    <w:rsid w:val="006D6841"/>
    <w:rsid w:val="006D7192"/>
    <w:rsid w:val="006E122F"/>
    <w:rsid w:val="006E38D9"/>
    <w:rsid w:val="006E443F"/>
    <w:rsid w:val="006E7158"/>
    <w:rsid w:val="006F0881"/>
    <w:rsid w:val="006F0940"/>
    <w:rsid w:val="006F20BC"/>
    <w:rsid w:val="006F2E2E"/>
    <w:rsid w:val="006F36F8"/>
    <w:rsid w:val="006F5271"/>
    <w:rsid w:val="006F5948"/>
    <w:rsid w:val="00702287"/>
    <w:rsid w:val="00704DF6"/>
    <w:rsid w:val="0070661A"/>
    <w:rsid w:val="00707B74"/>
    <w:rsid w:val="00716ADC"/>
    <w:rsid w:val="00717E7B"/>
    <w:rsid w:val="00717FCE"/>
    <w:rsid w:val="0072011A"/>
    <w:rsid w:val="007220B7"/>
    <w:rsid w:val="00723B02"/>
    <w:rsid w:val="0073232A"/>
    <w:rsid w:val="007348BE"/>
    <w:rsid w:val="00734E41"/>
    <w:rsid w:val="00735AE9"/>
    <w:rsid w:val="00740D33"/>
    <w:rsid w:val="00740FB2"/>
    <w:rsid w:val="007427B3"/>
    <w:rsid w:val="0074476F"/>
    <w:rsid w:val="007457E8"/>
    <w:rsid w:val="00745869"/>
    <w:rsid w:val="00752E7B"/>
    <w:rsid w:val="00754635"/>
    <w:rsid w:val="0075594C"/>
    <w:rsid w:val="0075739A"/>
    <w:rsid w:val="00757D4E"/>
    <w:rsid w:val="00760C1C"/>
    <w:rsid w:val="00760F47"/>
    <w:rsid w:val="00762C71"/>
    <w:rsid w:val="00763F92"/>
    <w:rsid w:val="007640BB"/>
    <w:rsid w:val="007640F9"/>
    <w:rsid w:val="00765049"/>
    <w:rsid w:val="00767D20"/>
    <w:rsid w:val="00772098"/>
    <w:rsid w:val="00772C19"/>
    <w:rsid w:val="00774837"/>
    <w:rsid w:val="007750BE"/>
    <w:rsid w:val="00775B26"/>
    <w:rsid w:val="007808CF"/>
    <w:rsid w:val="007829AF"/>
    <w:rsid w:val="007849CB"/>
    <w:rsid w:val="00784DB6"/>
    <w:rsid w:val="00784FFC"/>
    <w:rsid w:val="0078501F"/>
    <w:rsid w:val="00786CC1"/>
    <w:rsid w:val="0079192D"/>
    <w:rsid w:val="00791CF1"/>
    <w:rsid w:val="00793E04"/>
    <w:rsid w:val="007942F2"/>
    <w:rsid w:val="007965B4"/>
    <w:rsid w:val="0079699C"/>
    <w:rsid w:val="007979CE"/>
    <w:rsid w:val="007A0BE2"/>
    <w:rsid w:val="007A2835"/>
    <w:rsid w:val="007A4DD5"/>
    <w:rsid w:val="007A4FF1"/>
    <w:rsid w:val="007B0AB1"/>
    <w:rsid w:val="007B1C4A"/>
    <w:rsid w:val="007B2A1C"/>
    <w:rsid w:val="007B6037"/>
    <w:rsid w:val="007B61B6"/>
    <w:rsid w:val="007B7B6C"/>
    <w:rsid w:val="007C204E"/>
    <w:rsid w:val="007C400A"/>
    <w:rsid w:val="007C4150"/>
    <w:rsid w:val="007C4508"/>
    <w:rsid w:val="007C45F9"/>
    <w:rsid w:val="007C6BF2"/>
    <w:rsid w:val="007D0C9F"/>
    <w:rsid w:val="007D4627"/>
    <w:rsid w:val="007D5A9E"/>
    <w:rsid w:val="007D60F5"/>
    <w:rsid w:val="007E0D70"/>
    <w:rsid w:val="007E1C8F"/>
    <w:rsid w:val="007E23C1"/>
    <w:rsid w:val="007E2617"/>
    <w:rsid w:val="007E3FD0"/>
    <w:rsid w:val="007E576A"/>
    <w:rsid w:val="007E7BE5"/>
    <w:rsid w:val="007F0813"/>
    <w:rsid w:val="007F296C"/>
    <w:rsid w:val="007F5DD6"/>
    <w:rsid w:val="007F662E"/>
    <w:rsid w:val="007F78A0"/>
    <w:rsid w:val="00802502"/>
    <w:rsid w:val="00803ADF"/>
    <w:rsid w:val="00803FC9"/>
    <w:rsid w:val="008076E6"/>
    <w:rsid w:val="00810668"/>
    <w:rsid w:val="00812913"/>
    <w:rsid w:val="00812EC3"/>
    <w:rsid w:val="00814A5A"/>
    <w:rsid w:val="00821AA7"/>
    <w:rsid w:val="00821D6F"/>
    <w:rsid w:val="00822ABB"/>
    <w:rsid w:val="00823467"/>
    <w:rsid w:val="008235AD"/>
    <w:rsid w:val="00825584"/>
    <w:rsid w:val="0082572D"/>
    <w:rsid w:val="00827002"/>
    <w:rsid w:val="00827F26"/>
    <w:rsid w:val="00830EE1"/>
    <w:rsid w:val="008314F5"/>
    <w:rsid w:val="00832E19"/>
    <w:rsid w:val="008342C5"/>
    <w:rsid w:val="00842156"/>
    <w:rsid w:val="00842B4E"/>
    <w:rsid w:val="00842D00"/>
    <w:rsid w:val="00843A91"/>
    <w:rsid w:val="00844772"/>
    <w:rsid w:val="008506AC"/>
    <w:rsid w:val="00850AD1"/>
    <w:rsid w:val="00851488"/>
    <w:rsid w:val="00851782"/>
    <w:rsid w:val="008519AB"/>
    <w:rsid w:val="00852C54"/>
    <w:rsid w:val="00853292"/>
    <w:rsid w:val="00853BC4"/>
    <w:rsid w:val="00861076"/>
    <w:rsid w:val="00861843"/>
    <w:rsid w:val="0086783B"/>
    <w:rsid w:val="0087229C"/>
    <w:rsid w:val="008725A9"/>
    <w:rsid w:val="00872A3A"/>
    <w:rsid w:val="00874CB4"/>
    <w:rsid w:val="00875B67"/>
    <w:rsid w:val="008779E1"/>
    <w:rsid w:val="008810CC"/>
    <w:rsid w:val="008816C4"/>
    <w:rsid w:val="00886689"/>
    <w:rsid w:val="00887E8D"/>
    <w:rsid w:val="00890EB1"/>
    <w:rsid w:val="008915FA"/>
    <w:rsid w:val="00891A86"/>
    <w:rsid w:val="0089369F"/>
    <w:rsid w:val="00894263"/>
    <w:rsid w:val="008951A8"/>
    <w:rsid w:val="00897923"/>
    <w:rsid w:val="00897FAF"/>
    <w:rsid w:val="008B128E"/>
    <w:rsid w:val="008B20A3"/>
    <w:rsid w:val="008B4A4A"/>
    <w:rsid w:val="008B5E4F"/>
    <w:rsid w:val="008C1D2A"/>
    <w:rsid w:val="008C22C8"/>
    <w:rsid w:val="008C2423"/>
    <w:rsid w:val="008C2CA8"/>
    <w:rsid w:val="008C311C"/>
    <w:rsid w:val="008C56D3"/>
    <w:rsid w:val="008C789F"/>
    <w:rsid w:val="008D1048"/>
    <w:rsid w:val="008D62B1"/>
    <w:rsid w:val="008D6EF8"/>
    <w:rsid w:val="008E0BBF"/>
    <w:rsid w:val="008E56EC"/>
    <w:rsid w:val="008E7609"/>
    <w:rsid w:val="008F03F6"/>
    <w:rsid w:val="008F10A3"/>
    <w:rsid w:val="008F23F9"/>
    <w:rsid w:val="008F730C"/>
    <w:rsid w:val="009016C0"/>
    <w:rsid w:val="00907A4B"/>
    <w:rsid w:val="00915C81"/>
    <w:rsid w:val="009177B8"/>
    <w:rsid w:val="0092011B"/>
    <w:rsid w:val="00922BC1"/>
    <w:rsid w:val="00924FE2"/>
    <w:rsid w:val="00925122"/>
    <w:rsid w:val="0092612B"/>
    <w:rsid w:val="00926DD8"/>
    <w:rsid w:val="00927096"/>
    <w:rsid w:val="00927D4E"/>
    <w:rsid w:val="00934ED5"/>
    <w:rsid w:val="00936411"/>
    <w:rsid w:val="00936A59"/>
    <w:rsid w:val="009402DC"/>
    <w:rsid w:val="00940A3F"/>
    <w:rsid w:val="00942B75"/>
    <w:rsid w:val="0094311F"/>
    <w:rsid w:val="00945560"/>
    <w:rsid w:val="00950862"/>
    <w:rsid w:val="0095182A"/>
    <w:rsid w:val="0095282E"/>
    <w:rsid w:val="00953ADF"/>
    <w:rsid w:val="00955725"/>
    <w:rsid w:val="00955C6A"/>
    <w:rsid w:val="00957B0D"/>
    <w:rsid w:val="00962276"/>
    <w:rsid w:val="00962907"/>
    <w:rsid w:val="0096308B"/>
    <w:rsid w:val="009635B2"/>
    <w:rsid w:val="00965589"/>
    <w:rsid w:val="00966D89"/>
    <w:rsid w:val="00967474"/>
    <w:rsid w:val="00975708"/>
    <w:rsid w:val="00975B11"/>
    <w:rsid w:val="00982F71"/>
    <w:rsid w:val="00983CF9"/>
    <w:rsid w:val="00985344"/>
    <w:rsid w:val="00985579"/>
    <w:rsid w:val="00985D90"/>
    <w:rsid w:val="00985DD6"/>
    <w:rsid w:val="00986FFB"/>
    <w:rsid w:val="00987841"/>
    <w:rsid w:val="00990A64"/>
    <w:rsid w:val="00991326"/>
    <w:rsid w:val="00991D6A"/>
    <w:rsid w:val="009921BF"/>
    <w:rsid w:val="009948CD"/>
    <w:rsid w:val="009963C4"/>
    <w:rsid w:val="009965EA"/>
    <w:rsid w:val="0099704D"/>
    <w:rsid w:val="009A0D73"/>
    <w:rsid w:val="009A15B6"/>
    <w:rsid w:val="009A17BE"/>
    <w:rsid w:val="009A2596"/>
    <w:rsid w:val="009A5D16"/>
    <w:rsid w:val="009A7E5A"/>
    <w:rsid w:val="009B2244"/>
    <w:rsid w:val="009B3EDD"/>
    <w:rsid w:val="009B4878"/>
    <w:rsid w:val="009B7813"/>
    <w:rsid w:val="009C1344"/>
    <w:rsid w:val="009D1F3B"/>
    <w:rsid w:val="009D301C"/>
    <w:rsid w:val="009D333F"/>
    <w:rsid w:val="009D3489"/>
    <w:rsid w:val="009D698E"/>
    <w:rsid w:val="009D7350"/>
    <w:rsid w:val="009D7818"/>
    <w:rsid w:val="009D7D87"/>
    <w:rsid w:val="009E2B34"/>
    <w:rsid w:val="009E2E06"/>
    <w:rsid w:val="009E75D4"/>
    <w:rsid w:val="009F08A9"/>
    <w:rsid w:val="009F0B51"/>
    <w:rsid w:val="009F166A"/>
    <w:rsid w:val="009F524D"/>
    <w:rsid w:val="009F5AD4"/>
    <w:rsid w:val="00A02032"/>
    <w:rsid w:val="00A03EF0"/>
    <w:rsid w:val="00A0485E"/>
    <w:rsid w:val="00A07950"/>
    <w:rsid w:val="00A10EF3"/>
    <w:rsid w:val="00A10F6C"/>
    <w:rsid w:val="00A13BA7"/>
    <w:rsid w:val="00A14285"/>
    <w:rsid w:val="00A1529B"/>
    <w:rsid w:val="00A17E97"/>
    <w:rsid w:val="00A2351D"/>
    <w:rsid w:val="00A24369"/>
    <w:rsid w:val="00A24E5D"/>
    <w:rsid w:val="00A2568D"/>
    <w:rsid w:val="00A26AD1"/>
    <w:rsid w:val="00A33F36"/>
    <w:rsid w:val="00A35738"/>
    <w:rsid w:val="00A36D5F"/>
    <w:rsid w:val="00A4056E"/>
    <w:rsid w:val="00A469B8"/>
    <w:rsid w:val="00A50F79"/>
    <w:rsid w:val="00A54CD3"/>
    <w:rsid w:val="00A550A5"/>
    <w:rsid w:val="00A579C1"/>
    <w:rsid w:val="00A60AF6"/>
    <w:rsid w:val="00A64187"/>
    <w:rsid w:val="00A643BF"/>
    <w:rsid w:val="00A67B09"/>
    <w:rsid w:val="00A708CB"/>
    <w:rsid w:val="00A710BC"/>
    <w:rsid w:val="00A73472"/>
    <w:rsid w:val="00A7475C"/>
    <w:rsid w:val="00A76407"/>
    <w:rsid w:val="00A77BB2"/>
    <w:rsid w:val="00A8110A"/>
    <w:rsid w:val="00A82930"/>
    <w:rsid w:val="00A82A42"/>
    <w:rsid w:val="00A8394F"/>
    <w:rsid w:val="00A8448E"/>
    <w:rsid w:val="00A86AA1"/>
    <w:rsid w:val="00A91E8A"/>
    <w:rsid w:val="00A936A1"/>
    <w:rsid w:val="00A9416A"/>
    <w:rsid w:val="00A95F67"/>
    <w:rsid w:val="00A969CE"/>
    <w:rsid w:val="00AA096E"/>
    <w:rsid w:val="00AA1AA3"/>
    <w:rsid w:val="00AA34C3"/>
    <w:rsid w:val="00AA34EA"/>
    <w:rsid w:val="00AA63EA"/>
    <w:rsid w:val="00AB4142"/>
    <w:rsid w:val="00AB5673"/>
    <w:rsid w:val="00AC05CC"/>
    <w:rsid w:val="00AC07FF"/>
    <w:rsid w:val="00AC4344"/>
    <w:rsid w:val="00AC6427"/>
    <w:rsid w:val="00AC7183"/>
    <w:rsid w:val="00AC7533"/>
    <w:rsid w:val="00AC75F2"/>
    <w:rsid w:val="00AD0571"/>
    <w:rsid w:val="00AD3802"/>
    <w:rsid w:val="00AD5890"/>
    <w:rsid w:val="00AE4AC4"/>
    <w:rsid w:val="00AE5239"/>
    <w:rsid w:val="00AE5EED"/>
    <w:rsid w:val="00AE63B8"/>
    <w:rsid w:val="00B015E9"/>
    <w:rsid w:val="00B017CD"/>
    <w:rsid w:val="00B0266E"/>
    <w:rsid w:val="00B02C35"/>
    <w:rsid w:val="00B0440B"/>
    <w:rsid w:val="00B0450E"/>
    <w:rsid w:val="00B04D74"/>
    <w:rsid w:val="00B0786D"/>
    <w:rsid w:val="00B1605D"/>
    <w:rsid w:val="00B16080"/>
    <w:rsid w:val="00B20A47"/>
    <w:rsid w:val="00B220D0"/>
    <w:rsid w:val="00B24038"/>
    <w:rsid w:val="00B24769"/>
    <w:rsid w:val="00B25309"/>
    <w:rsid w:val="00B306FF"/>
    <w:rsid w:val="00B312AA"/>
    <w:rsid w:val="00B312AC"/>
    <w:rsid w:val="00B31337"/>
    <w:rsid w:val="00B360CD"/>
    <w:rsid w:val="00B45853"/>
    <w:rsid w:val="00B46D48"/>
    <w:rsid w:val="00B54AF2"/>
    <w:rsid w:val="00B54B8C"/>
    <w:rsid w:val="00B65486"/>
    <w:rsid w:val="00B67817"/>
    <w:rsid w:val="00B71554"/>
    <w:rsid w:val="00B765CD"/>
    <w:rsid w:val="00B77395"/>
    <w:rsid w:val="00B7786A"/>
    <w:rsid w:val="00B81202"/>
    <w:rsid w:val="00B832CE"/>
    <w:rsid w:val="00B87439"/>
    <w:rsid w:val="00B902DA"/>
    <w:rsid w:val="00B9299D"/>
    <w:rsid w:val="00B934D5"/>
    <w:rsid w:val="00B965F9"/>
    <w:rsid w:val="00B96FC3"/>
    <w:rsid w:val="00BA148A"/>
    <w:rsid w:val="00BA31EF"/>
    <w:rsid w:val="00BA45E2"/>
    <w:rsid w:val="00BA5E4C"/>
    <w:rsid w:val="00BA5F8D"/>
    <w:rsid w:val="00BB3E8E"/>
    <w:rsid w:val="00BB56A2"/>
    <w:rsid w:val="00BB6DCE"/>
    <w:rsid w:val="00BC0B08"/>
    <w:rsid w:val="00BC148F"/>
    <w:rsid w:val="00BC3139"/>
    <w:rsid w:val="00BC64A6"/>
    <w:rsid w:val="00BD07C4"/>
    <w:rsid w:val="00BD0BA1"/>
    <w:rsid w:val="00BD3022"/>
    <w:rsid w:val="00BD4E6A"/>
    <w:rsid w:val="00BE00F3"/>
    <w:rsid w:val="00BE1814"/>
    <w:rsid w:val="00BE5B7B"/>
    <w:rsid w:val="00BF00EF"/>
    <w:rsid w:val="00BF04D2"/>
    <w:rsid w:val="00BF080F"/>
    <w:rsid w:val="00BF23BC"/>
    <w:rsid w:val="00BF2CB1"/>
    <w:rsid w:val="00BF3292"/>
    <w:rsid w:val="00BF3531"/>
    <w:rsid w:val="00BF4E0A"/>
    <w:rsid w:val="00BF52D7"/>
    <w:rsid w:val="00C032B1"/>
    <w:rsid w:val="00C03421"/>
    <w:rsid w:val="00C06279"/>
    <w:rsid w:val="00C10867"/>
    <w:rsid w:val="00C138AE"/>
    <w:rsid w:val="00C14C47"/>
    <w:rsid w:val="00C21DFF"/>
    <w:rsid w:val="00C228E5"/>
    <w:rsid w:val="00C26703"/>
    <w:rsid w:val="00C2766D"/>
    <w:rsid w:val="00C36850"/>
    <w:rsid w:val="00C433DB"/>
    <w:rsid w:val="00C43F53"/>
    <w:rsid w:val="00C45685"/>
    <w:rsid w:val="00C45AE3"/>
    <w:rsid w:val="00C46FEB"/>
    <w:rsid w:val="00C475C4"/>
    <w:rsid w:val="00C47C36"/>
    <w:rsid w:val="00C50FD3"/>
    <w:rsid w:val="00C517EA"/>
    <w:rsid w:val="00C60AA7"/>
    <w:rsid w:val="00C61B33"/>
    <w:rsid w:val="00C64A81"/>
    <w:rsid w:val="00C64DC7"/>
    <w:rsid w:val="00C64F4D"/>
    <w:rsid w:val="00C6618B"/>
    <w:rsid w:val="00C6714F"/>
    <w:rsid w:val="00C7187E"/>
    <w:rsid w:val="00C725D2"/>
    <w:rsid w:val="00C726D2"/>
    <w:rsid w:val="00C72BA7"/>
    <w:rsid w:val="00C75173"/>
    <w:rsid w:val="00C77212"/>
    <w:rsid w:val="00C774B4"/>
    <w:rsid w:val="00C77E58"/>
    <w:rsid w:val="00C80472"/>
    <w:rsid w:val="00C82B69"/>
    <w:rsid w:val="00C8743E"/>
    <w:rsid w:val="00C875FE"/>
    <w:rsid w:val="00C87956"/>
    <w:rsid w:val="00C91DCC"/>
    <w:rsid w:val="00C936E7"/>
    <w:rsid w:val="00C939E9"/>
    <w:rsid w:val="00C949D9"/>
    <w:rsid w:val="00C96C24"/>
    <w:rsid w:val="00CA417C"/>
    <w:rsid w:val="00CA48A9"/>
    <w:rsid w:val="00CA566F"/>
    <w:rsid w:val="00CB0307"/>
    <w:rsid w:val="00CB0B65"/>
    <w:rsid w:val="00CB488D"/>
    <w:rsid w:val="00CB51C8"/>
    <w:rsid w:val="00CB6632"/>
    <w:rsid w:val="00CB6E5D"/>
    <w:rsid w:val="00CC20C1"/>
    <w:rsid w:val="00CC2DC9"/>
    <w:rsid w:val="00CC33D3"/>
    <w:rsid w:val="00CC4D66"/>
    <w:rsid w:val="00CC6576"/>
    <w:rsid w:val="00CD195D"/>
    <w:rsid w:val="00CD31F9"/>
    <w:rsid w:val="00CD4450"/>
    <w:rsid w:val="00CD452E"/>
    <w:rsid w:val="00CD5B09"/>
    <w:rsid w:val="00CD74CD"/>
    <w:rsid w:val="00CE0872"/>
    <w:rsid w:val="00CE1B9E"/>
    <w:rsid w:val="00CE26E6"/>
    <w:rsid w:val="00CE2A1E"/>
    <w:rsid w:val="00CE3AFB"/>
    <w:rsid w:val="00CE5585"/>
    <w:rsid w:val="00CE5952"/>
    <w:rsid w:val="00CF0141"/>
    <w:rsid w:val="00CF4313"/>
    <w:rsid w:val="00CF4457"/>
    <w:rsid w:val="00CF72D1"/>
    <w:rsid w:val="00D0090D"/>
    <w:rsid w:val="00D01C15"/>
    <w:rsid w:val="00D06955"/>
    <w:rsid w:val="00D07B88"/>
    <w:rsid w:val="00D102B2"/>
    <w:rsid w:val="00D11BDC"/>
    <w:rsid w:val="00D12727"/>
    <w:rsid w:val="00D135EC"/>
    <w:rsid w:val="00D20A59"/>
    <w:rsid w:val="00D21256"/>
    <w:rsid w:val="00D232E5"/>
    <w:rsid w:val="00D23E50"/>
    <w:rsid w:val="00D251A6"/>
    <w:rsid w:val="00D25393"/>
    <w:rsid w:val="00D2782A"/>
    <w:rsid w:val="00D31B6C"/>
    <w:rsid w:val="00D32721"/>
    <w:rsid w:val="00D3376D"/>
    <w:rsid w:val="00D347D7"/>
    <w:rsid w:val="00D34944"/>
    <w:rsid w:val="00D37656"/>
    <w:rsid w:val="00D37F54"/>
    <w:rsid w:val="00D404A0"/>
    <w:rsid w:val="00D40889"/>
    <w:rsid w:val="00D42B80"/>
    <w:rsid w:val="00D43E70"/>
    <w:rsid w:val="00D46654"/>
    <w:rsid w:val="00D47896"/>
    <w:rsid w:val="00D50C02"/>
    <w:rsid w:val="00D536EA"/>
    <w:rsid w:val="00D54C8D"/>
    <w:rsid w:val="00D55059"/>
    <w:rsid w:val="00D56323"/>
    <w:rsid w:val="00D567A0"/>
    <w:rsid w:val="00D63F72"/>
    <w:rsid w:val="00D65C09"/>
    <w:rsid w:val="00D67481"/>
    <w:rsid w:val="00D72A4D"/>
    <w:rsid w:val="00D7328F"/>
    <w:rsid w:val="00D73419"/>
    <w:rsid w:val="00D73B5C"/>
    <w:rsid w:val="00D76389"/>
    <w:rsid w:val="00D76A7A"/>
    <w:rsid w:val="00D77AA2"/>
    <w:rsid w:val="00D84F57"/>
    <w:rsid w:val="00D85A0F"/>
    <w:rsid w:val="00D87DAE"/>
    <w:rsid w:val="00D87FEF"/>
    <w:rsid w:val="00D919A8"/>
    <w:rsid w:val="00D93163"/>
    <w:rsid w:val="00D94927"/>
    <w:rsid w:val="00D94EBE"/>
    <w:rsid w:val="00D96E11"/>
    <w:rsid w:val="00D96E1C"/>
    <w:rsid w:val="00DA13A9"/>
    <w:rsid w:val="00DA3F62"/>
    <w:rsid w:val="00DA4308"/>
    <w:rsid w:val="00DA6850"/>
    <w:rsid w:val="00DC2480"/>
    <w:rsid w:val="00DC3327"/>
    <w:rsid w:val="00DC6114"/>
    <w:rsid w:val="00DC669D"/>
    <w:rsid w:val="00DC7FD3"/>
    <w:rsid w:val="00DD14EC"/>
    <w:rsid w:val="00DD1E51"/>
    <w:rsid w:val="00DD2FAF"/>
    <w:rsid w:val="00DD518B"/>
    <w:rsid w:val="00DD66E4"/>
    <w:rsid w:val="00DD72F9"/>
    <w:rsid w:val="00DD77FD"/>
    <w:rsid w:val="00DE4791"/>
    <w:rsid w:val="00DE49EA"/>
    <w:rsid w:val="00DE4DF6"/>
    <w:rsid w:val="00DE5520"/>
    <w:rsid w:val="00DE55B6"/>
    <w:rsid w:val="00DE6BB2"/>
    <w:rsid w:val="00DF1CA0"/>
    <w:rsid w:val="00DF206B"/>
    <w:rsid w:val="00DF4045"/>
    <w:rsid w:val="00DF6799"/>
    <w:rsid w:val="00DF6A75"/>
    <w:rsid w:val="00E006B1"/>
    <w:rsid w:val="00E02565"/>
    <w:rsid w:val="00E0714F"/>
    <w:rsid w:val="00E07CD0"/>
    <w:rsid w:val="00E129CF"/>
    <w:rsid w:val="00E201BC"/>
    <w:rsid w:val="00E21FA1"/>
    <w:rsid w:val="00E25344"/>
    <w:rsid w:val="00E32833"/>
    <w:rsid w:val="00E3293F"/>
    <w:rsid w:val="00E3514D"/>
    <w:rsid w:val="00E36ABB"/>
    <w:rsid w:val="00E416A9"/>
    <w:rsid w:val="00E41C02"/>
    <w:rsid w:val="00E43F33"/>
    <w:rsid w:val="00E4474D"/>
    <w:rsid w:val="00E44E77"/>
    <w:rsid w:val="00E4776B"/>
    <w:rsid w:val="00E5236D"/>
    <w:rsid w:val="00E53991"/>
    <w:rsid w:val="00E53BFF"/>
    <w:rsid w:val="00E541E0"/>
    <w:rsid w:val="00E54374"/>
    <w:rsid w:val="00E56553"/>
    <w:rsid w:val="00E61AE4"/>
    <w:rsid w:val="00E641DD"/>
    <w:rsid w:val="00E652F6"/>
    <w:rsid w:val="00E66156"/>
    <w:rsid w:val="00E67871"/>
    <w:rsid w:val="00E704AE"/>
    <w:rsid w:val="00E71423"/>
    <w:rsid w:val="00E729A7"/>
    <w:rsid w:val="00E73059"/>
    <w:rsid w:val="00E732E9"/>
    <w:rsid w:val="00E76C3D"/>
    <w:rsid w:val="00E76D46"/>
    <w:rsid w:val="00E76E02"/>
    <w:rsid w:val="00E77467"/>
    <w:rsid w:val="00E81FAA"/>
    <w:rsid w:val="00E95ADE"/>
    <w:rsid w:val="00E96B87"/>
    <w:rsid w:val="00E9731B"/>
    <w:rsid w:val="00EA25C6"/>
    <w:rsid w:val="00EA50F1"/>
    <w:rsid w:val="00EA7A5D"/>
    <w:rsid w:val="00EB0FE5"/>
    <w:rsid w:val="00EB1AE0"/>
    <w:rsid w:val="00EB5015"/>
    <w:rsid w:val="00EB5A95"/>
    <w:rsid w:val="00EC19FE"/>
    <w:rsid w:val="00EC5C0E"/>
    <w:rsid w:val="00ED21B4"/>
    <w:rsid w:val="00ED2825"/>
    <w:rsid w:val="00ED2B3C"/>
    <w:rsid w:val="00ED2B8E"/>
    <w:rsid w:val="00ED4375"/>
    <w:rsid w:val="00EE1CC8"/>
    <w:rsid w:val="00EE2599"/>
    <w:rsid w:val="00EE41A8"/>
    <w:rsid w:val="00EF205D"/>
    <w:rsid w:val="00EF24A4"/>
    <w:rsid w:val="00EF3BC1"/>
    <w:rsid w:val="00EF4FE0"/>
    <w:rsid w:val="00F00920"/>
    <w:rsid w:val="00F00A3F"/>
    <w:rsid w:val="00F01641"/>
    <w:rsid w:val="00F01694"/>
    <w:rsid w:val="00F01BFD"/>
    <w:rsid w:val="00F05EFF"/>
    <w:rsid w:val="00F07361"/>
    <w:rsid w:val="00F07E44"/>
    <w:rsid w:val="00F10766"/>
    <w:rsid w:val="00F14B1D"/>
    <w:rsid w:val="00F16A0B"/>
    <w:rsid w:val="00F2259A"/>
    <w:rsid w:val="00F225DA"/>
    <w:rsid w:val="00F24C9E"/>
    <w:rsid w:val="00F25B07"/>
    <w:rsid w:val="00F25B1E"/>
    <w:rsid w:val="00F26167"/>
    <w:rsid w:val="00F336F5"/>
    <w:rsid w:val="00F34E2F"/>
    <w:rsid w:val="00F40848"/>
    <w:rsid w:val="00F41CF8"/>
    <w:rsid w:val="00F46E4D"/>
    <w:rsid w:val="00F47FB9"/>
    <w:rsid w:val="00F515AC"/>
    <w:rsid w:val="00F5666B"/>
    <w:rsid w:val="00F6214A"/>
    <w:rsid w:val="00F70AAF"/>
    <w:rsid w:val="00F73178"/>
    <w:rsid w:val="00F735A9"/>
    <w:rsid w:val="00F7473F"/>
    <w:rsid w:val="00F75BE0"/>
    <w:rsid w:val="00F763F5"/>
    <w:rsid w:val="00F76CB4"/>
    <w:rsid w:val="00F77A73"/>
    <w:rsid w:val="00F801F7"/>
    <w:rsid w:val="00F82AC5"/>
    <w:rsid w:val="00F8303C"/>
    <w:rsid w:val="00F836E1"/>
    <w:rsid w:val="00F83E22"/>
    <w:rsid w:val="00F84C59"/>
    <w:rsid w:val="00F91789"/>
    <w:rsid w:val="00F91974"/>
    <w:rsid w:val="00F94BD4"/>
    <w:rsid w:val="00F9665D"/>
    <w:rsid w:val="00FA22C3"/>
    <w:rsid w:val="00FA36A6"/>
    <w:rsid w:val="00FA3A52"/>
    <w:rsid w:val="00FA451A"/>
    <w:rsid w:val="00FA5994"/>
    <w:rsid w:val="00FA71AB"/>
    <w:rsid w:val="00FA7CE4"/>
    <w:rsid w:val="00FA7E12"/>
    <w:rsid w:val="00FB1D16"/>
    <w:rsid w:val="00FB2169"/>
    <w:rsid w:val="00FB2C0D"/>
    <w:rsid w:val="00FB3DF9"/>
    <w:rsid w:val="00FB3FA9"/>
    <w:rsid w:val="00FB42A2"/>
    <w:rsid w:val="00FB54A5"/>
    <w:rsid w:val="00FB6B8F"/>
    <w:rsid w:val="00FD14DD"/>
    <w:rsid w:val="00FD2CC6"/>
    <w:rsid w:val="00FD572B"/>
    <w:rsid w:val="00FD7B56"/>
    <w:rsid w:val="00FE2132"/>
    <w:rsid w:val="00FE34C0"/>
    <w:rsid w:val="00FE545A"/>
    <w:rsid w:val="00FE729F"/>
    <w:rsid w:val="00FE7516"/>
    <w:rsid w:val="00FF153E"/>
    <w:rsid w:val="00FF4C4F"/>
    <w:rsid w:val="00FF5338"/>
    <w:rsid w:val="00FF56FA"/>
    <w:rsid w:val="07F9574B"/>
    <w:rsid w:val="1D3EFB7A"/>
    <w:rsid w:val="1FFDA47D"/>
    <w:rsid w:val="1FFDA718"/>
    <w:rsid w:val="1FFE6A84"/>
    <w:rsid w:val="35FFF9D9"/>
    <w:rsid w:val="369FEE93"/>
    <w:rsid w:val="3BFE253E"/>
    <w:rsid w:val="3EFDC74B"/>
    <w:rsid w:val="5FC79CEC"/>
    <w:rsid w:val="5FDA44F4"/>
    <w:rsid w:val="6B5FF5D8"/>
    <w:rsid w:val="70FFF62A"/>
    <w:rsid w:val="74FE525B"/>
    <w:rsid w:val="76FF8528"/>
    <w:rsid w:val="79DB3A0D"/>
    <w:rsid w:val="7AFFD7A0"/>
    <w:rsid w:val="7D0B5554"/>
    <w:rsid w:val="7E7DEAC4"/>
    <w:rsid w:val="7FB7322E"/>
    <w:rsid w:val="7FC754A0"/>
    <w:rsid w:val="7FE7F15E"/>
    <w:rsid w:val="7FEB8709"/>
    <w:rsid w:val="7FEEC1B5"/>
    <w:rsid w:val="AF5F7AE6"/>
    <w:rsid w:val="AF7BB007"/>
    <w:rsid w:val="B75B52A4"/>
    <w:rsid w:val="B9BDC8D7"/>
    <w:rsid w:val="BF45B665"/>
    <w:rsid w:val="DBEB2F2A"/>
    <w:rsid w:val="DDFD85BA"/>
    <w:rsid w:val="E7658990"/>
    <w:rsid w:val="E7FC4EDD"/>
    <w:rsid w:val="EBDC8716"/>
    <w:rsid w:val="EF6F2A77"/>
    <w:rsid w:val="F31B1E3E"/>
    <w:rsid w:val="F45DDE79"/>
    <w:rsid w:val="F5EF5626"/>
    <w:rsid w:val="F73D8559"/>
    <w:rsid w:val="F7D4E23B"/>
    <w:rsid w:val="FE2E50D8"/>
    <w:rsid w:val="FF7FDAE4"/>
    <w:rsid w:val="FFACFAFD"/>
    <w:rsid w:val="FFB7AAFD"/>
    <w:rsid w:val="FFBDF760"/>
    <w:rsid w:val="FFFF5C1A"/>
    <w:rsid w:val="FFFFE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88B9E"/>
  <w15:docId w15:val="{1F151F27-4582-2C44-A046-ACEBC7949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sz w:val="24"/>
      <w:szCs w:val="24"/>
      <w:lang w:val="en-GB"/>
    </w:rPr>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PlaceholderText">
    <w:name w:val="Placeholder Text"/>
    <w:basedOn w:val="DefaultParagraphFont"/>
    <w:uiPriority w:val="99"/>
    <w:semiHidden/>
    <w:rPr>
      <w:color w:val="666666"/>
    </w:rPr>
  </w:style>
  <w:style w:type="paragraph" w:customStyle="1" w:styleId="p1">
    <w:name w:val="p1"/>
    <w:basedOn w:val="Normal"/>
    <w:pPr>
      <w:spacing w:after="0" w:line="240" w:lineRule="auto"/>
    </w:pPr>
    <w:rPr>
      <w:rFonts w:ascii="Times" w:eastAsia="Times New Roman" w:hAnsi="Times" w:cs="Times New Roman"/>
      <w:color w:val="141413"/>
      <w:sz w:val="14"/>
      <w:szCs w:val="14"/>
    </w:rPr>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46">
    <w:name w:val="_Style 46"/>
    <w:basedOn w:val="TableNormal"/>
    <w:tblPr/>
  </w:style>
  <w:style w:type="table" w:customStyle="1" w:styleId="Style47">
    <w:name w:val="_Style 47"/>
    <w:basedOn w:val="TableNormal"/>
    <w:tblPr/>
  </w:style>
  <w:style w:type="table" w:customStyle="1" w:styleId="Style48">
    <w:name w:val="_Style 48"/>
    <w:basedOn w:val="TableNormal"/>
    <w:tbl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s1">
    <w:name w:val="s1"/>
    <w:basedOn w:val="DefaultParagraphFont"/>
    <w:rPr>
      <w:color w:val="000000"/>
    </w:rPr>
  </w:style>
  <w:style w:type="paragraph" w:customStyle="1" w:styleId="Revision1">
    <w:name w:val="Revision1"/>
    <w:hidden/>
    <w:uiPriority w:val="99"/>
    <w:semiHidden/>
    <w:rPr>
      <w:sz w:val="24"/>
      <w:szCs w:val="24"/>
      <w:lang w:val="en-GB"/>
    </w:rPr>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styleId="Revision">
    <w:name w:val="Revision"/>
    <w:hidden/>
    <w:uiPriority w:val="99"/>
    <w:unhideWhenUsed/>
    <w:rsid w:val="00D919A8"/>
    <w:rPr>
      <w:sz w:val="24"/>
      <w:szCs w:val="24"/>
      <w:lang w:val="en-GB"/>
    </w:rPr>
  </w:style>
  <w:style w:type="character" w:styleId="UnresolvedMention">
    <w:name w:val="Unresolved Mention"/>
    <w:basedOn w:val="DefaultParagraphFont"/>
    <w:uiPriority w:val="99"/>
    <w:semiHidden/>
    <w:unhideWhenUsed/>
    <w:rsid w:val="00802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785">
      <w:marLeft w:val="640"/>
      <w:marRight w:val="0"/>
      <w:marTop w:val="0"/>
      <w:marBottom w:val="0"/>
      <w:divBdr>
        <w:top w:val="none" w:sz="0" w:space="0" w:color="auto"/>
        <w:left w:val="none" w:sz="0" w:space="0" w:color="auto"/>
        <w:bottom w:val="none" w:sz="0" w:space="0" w:color="auto"/>
        <w:right w:val="none" w:sz="0" w:space="0" w:color="auto"/>
      </w:divBdr>
    </w:div>
    <w:div w:id="7946780">
      <w:marLeft w:val="640"/>
      <w:marRight w:val="0"/>
      <w:marTop w:val="0"/>
      <w:marBottom w:val="0"/>
      <w:divBdr>
        <w:top w:val="none" w:sz="0" w:space="0" w:color="auto"/>
        <w:left w:val="none" w:sz="0" w:space="0" w:color="auto"/>
        <w:bottom w:val="none" w:sz="0" w:space="0" w:color="auto"/>
        <w:right w:val="none" w:sz="0" w:space="0" w:color="auto"/>
      </w:divBdr>
    </w:div>
    <w:div w:id="10037485">
      <w:marLeft w:val="640"/>
      <w:marRight w:val="0"/>
      <w:marTop w:val="0"/>
      <w:marBottom w:val="0"/>
      <w:divBdr>
        <w:top w:val="none" w:sz="0" w:space="0" w:color="auto"/>
        <w:left w:val="none" w:sz="0" w:space="0" w:color="auto"/>
        <w:bottom w:val="none" w:sz="0" w:space="0" w:color="auto"/>
        <w:right w:val="none" w:sz="0" w:space="0" w:color="auto"/>
      </w:divBdr>
    </w:div>
    <w:div w:id="11153237">
      <w:marLeft w:val="640"/>
      <w:marRight w:val="0"/>
      <w:marTop w:val="0"/>
      <w:marBottom w:val="0"/>
      <w:divBdr>
        <w:top w:val="none" w:sz="0" w:space="0" w:color="auto"/>
        <w:left w:val="none" w:sz="0" w:space="0" w:color="auto"/>
        <w:bottom w:val="none" w:sz="0" w:space="0" w:color="auto"/>
        <w:right w:val="none" w:sz="0" w:space="0" w:color="auto"/>
      </w:divBdr>
    </w:div>
    <w:div w:id="12004390">
      <w:marLeft w:val="640"/>
      <w:marRight w:val="0"/>
      <w:marTop w:val="0"/>
      <w:marBottom w:val="0"/>
      <w:divBdr>
        <w:top w:val="none" w:sz="0" w:space="0" w:color="auto"/>
        <w:left w:val="none" w:sz="0" w:space="0" w:color="auto"/>
        <w:bottom w:val="none" w:sz="0" w:space="0" w:color="auto"/>
        <w:right w:val="none" w:sz="0" w:space="0" w:color="auto"/>
      </w:divBdr>
    </w:div>
    <w:div w:id="13772595">
      <w:marLeft w:val="640"/>
      <w:marRight w:val="0"/>
      <w:marTop w:val="0"/>
      <w:marBottom w:val="0"/>
      <w:divBdr>
        <w:top w:val="none" w:sz="0" w:space="0" w:color="auto"/>
        <w:left w:val="none" w:sz="0" w:space="0" w:color="auto"/>
        <w:bottom w:val="none" w:sz="0" w:space="0" w:color="auto"/>
        <w:right w:val="none" w:sz="0" w:space="0" w:color="auto"/>
      </w:divBdr>
    </w:div>
    <w:div w:id="15274518">
      <w:marLeft w:val="640"/>
      <w:marRight w:val="0"/>
      <w:marTop w:val="0"/>
      <w:marBottom w:val="0"/>
      <w:divBdr>
        <w:top w:val="none" w:sz="0" w:space="0" w:color="auto"/>
        <w:left w:val="none" w:sz="0" w:space="0" w:color="auto"/>
        <w:bottom w:val="none" w:sz="0" w:space="0" w:color="auto"/>
        <w:right w:val="none" w:sz="0" w:space="0" w:color="auto"/>
      </w:divBdr>
    </w:div>
    <w:div w:id="15931637">
      <w:marLeft w:val="640"/>
      <w:marRight w:val="0"/>
      <w:marTop w:val="0"/>
      <w:marBottom w:val="0"/>
      <w:divBdr>
        <w:top w:val="none" w:sz="0" w:space="0" w:color="auto"/>
        <w:left w:val="none" w:sz="0" w:space="0" w:color="auto"/>
        <w:bottom w:val="none" w:sz="0" w:space="0" w:color="auto"/>
        <w:right w:val="none" w:sz="0" w:space="0" w:color="auto"/>
      </w:divBdr>
    </w:div>
    <w:div w:id="19822653">
      <w:marLeft w:val="640"/>
      <w:marRight w:val="0"/>
      <w:marTop w:val="0"/>
      <w:marBottom w:val="0"/>
      <w:divBdr>
        <w:top w:val="none" w:sz="0" w:space="0" w:color="auto"/>
        <w:left w:val="none" w:sz="0" w:space="0" w:color="auto"/>
        <w:bottom w:val="none" w:sz="0" w:space="0" w:color="auto"/>
        <w:right w:val="none" w:sz="0" w:space="0" w:color="auto"/>
      </w:divBdr>
    </w:div>
    <w:div w:id="22171897">
      <w:marLeft w:val="640"/>
      <w:marRight w:val="0"/>
      <w:marTop w:val="0"/>
      <w:marBottom w:val="0"/>
      <w:divBdr>
        <w:top w:val="none" w:sz="0" w:space="0" w:color="auto"/>
        <w:left w:val="none" w:sz="0" w:space="0" w:color="auto"/>
        <w:bottom w:val="none" w:sz="0" w:space="0" w:color="auto"/>
        <w:right w:val="none" w:sz="0" w:space="0" w:color="auto"/>
      </w:divBdr>
    </w:div>
    <w:div w:id="22294088">
      <w:marLeft w:val="640"/>
      <w:marRight w:val="0"/>
      <w:marTop w:val="0"/>
      <w:marBottom w:val="0"/>
      <w:divBdr>
        <w:top w:val="none" w:sz="0" w:space="0" w:color="auto"/>
        <w:left w:val="none" w:sz="0" w:space="0" w:color="auto"/>
        <w:bottom w:val="none" w:sz="0" w:space="0" w:color="auto"/>
        <w:right w:val="none" w:sz="0" w:space="0" w:color="auto"/>
      </w:divBdr>
    </w:div>
    <w:div w:id="24601653">
      <w:marLeft w:val="640"/>
      <w:marRight w:val="0"/>
      <w:marTop w:val="0"/>
      <w:marBottom w:val="0"/>
      <w:divBdr>
        <w:top w:val="none" w:sz="0" w:space="0" w:color="auto"/>
        <w:left w:val="none" w:sz="0" w:space="0" w:color="auto"/>
        <w:bottom w:val="none" w:sz="0" w:space="0" w:color="auto"/>
        <w:right w:val="none" w:sz="0" w:space="0" w:color="auto"/>
      </w:divBdr>
    </w:div>
    <w:div w:id="25301561">
      <w:marLeft w:val="640"/>
      <w:marRight w:val="0"/>
      <w:marTop w:val="0"/>
      <w:marBottom w:val="0"/>
      <w:divBdr>
        <w:top w:val="none" w:sz="0" w:space="0" w:color="auto"/>
        <w:left w:val="none" w:sz="0" w:space="0" w:color="auto"/>
        <w:bottom w:val="none" w:sz="0" w:space="0" w:color="auto"/>
        <w:right w:val="none" w:sz="0" w:space="0" w:color="auto"/>
      </w:divBdr>
    </w:div>
    <w:div w:id="25449931">
      <w:marLeft w:val="640"/>
      <w:marRight w:val="0"/>
      <w:marTop w:val="0"/>
      <w:marBottom w:val="0"/>
      <w:divBdr>
        <w:top w:val="none" w:sz="0" w:space="0" w:color="auto"/>
        <w:left w:val="none" w:sz="0" w:space="0" w:color="auto"/>
        <w:bottom w:val="none" w:sz="0" w:space="0" w:color="auto"/>
        <w:right w:val="none" w:sz="0" w:space="0" w:color="auto"/>
      </w:divBdr>
    </w:div>
    <w:div w:id="27685706">
      <w:marLeft w:val="640"/>
      <w:marRight w:val="0"/>
      <w:marTop w:val="0"/>
      <w:marBottom w:val="0"/>
      <w:divBdr>
        <w:top w:val="none" w:sz="0" w:space="0" w:color="auto"/>
        <w:left w:val="none" w:sz="0" w:space="0" w:color="auto"/>
        <w:bottom w:val="none" w:sz="0" w:space="0" w:color="auto"/>
        <w:right w:val="none" w:sz="0" w:space="0" w:color="auto"/>
      </w:divBdr>
    </w:div>
    <w:div w:id="27723301">
      <w:marLeft w:val="640"/>
      <w:marRight w:val="0"/>
      <w:marTop w:val="0"/>
      <w:marBottom w:val="0"/>
      <w:divBdr>
        <w:top w:val="none" w:sz="0" w:space="0" w:color="auto"/>
        <w:left w:val="none" w:sz="0" w:space="0" w:color="auto"/>
        <w:bottom w:val="none" w:sz="0" w:space="0" w:color="auto"/>
        <w:right w:val="none" w:sz="0" w:space="0" w:color="auto"/>
      </w:divBdr>
    </w:div>
    <w:div w:id="33967092">
      <w:marLeft w:val="640"/>
      <w:marRight w:val="0"/>
      <w:marTop w:val="0"/>
      <w:marBottom w:val="0"/>
      <w:divBdr>
        <w:top w:val="none" w:sz="0" w:space="0" w:color="auto"/>
        <w:left w:val="none" w:sz="0" w:space="0" w:color="auto"/>
        <w:bottom w:val="none" w:sz="0" w:space="0" w:color="auto"/>
        <w:right w:val="none" w:sz="0" w:space="0" w:color="auto"/>
      </w:divBdr>
    </w:div>
    <w:div w:id="35127747">
      <w:marLeft w:val="640"/>
      <w:marRight w:val="0"/>
      <w:marTop w:val="0"/>
      <w:marBottom w:val="0"/>
      <w:divBdr>
        <w:top w:val="none" w:sz="0" w:space="0" w:color="auto"/>
        <w:left w:val="none" w:sz="0" w:space="0" w:color="auto"/>
        <w:bottom w:val="none" w:sz="0" w:space="0" w:color="auto"/>
        <w:right w:val="none" w:sz="0" w:space="0" w:color="auto"/>
      </w:divBdr>
    </w:div>
    <w:div w:id="36592999">
      <w:marLeft w:val="640"/>
      <w:marRight w:val="0"/>
      <w:marTop w:val="0"/>
      <w:marBottom w:val="0"/>
      <w:divBdr>
        <w:top w:val="none" w:sz="0" w:space="0" w:color="auto"/>
        <w:left w:val="none" w:sz="0" w:space="0" w:color="auto"/>
        <w:bottom w:val="none" w:sz="0" w:space="0" w:color="auto"/>
        <w:right w:val="none" w:sz="0" w:space="0" w:color="auto"/>
      </w:divBdr>
    </w:div>
    <w:div w:id="36706811">
      <w:marLeft w:val="640"/>
      <w:marRight w:val="0"/>
      <w:marTop w:val="0"/>
      <w:marBottom w:val="0"/>
      <w:divBdr>
        <w:top w:val="none" w:sz="0" w:space="0" w:color="auto"/>
        <w:left w:val="none" w:sz="0" w:space="0" w:color="auto"/>
        <w:bottom w:val="none" w:sz="0" w:space="0" w:color="auto"/>
        <w:right w:val="none" w:sz="0" w:space="0" w:color="auto"/>
      </w:divBdr>
    </w:div>
    <w:div w:id="36779178">
      <w:marLeft w:val="640"/>
      <w:marRight w:val="0"/>
      <w:marTop w:val="0"/>
      <w:marBottom w:val="0"/>
      <w:divBdr>
        <w:top w:val="none" w:sz="0" w:space="0" w:color="auto"/>
        <w:left w:val="none" w:sz="0" w:space="0" w:color="auto"/>
        <w:bottom w:val="none" w:sz="0" w:space="0" w:color="auto"/>
        <w:right w:val="none" w:sz="0" w:space="0" w:color="auto"/>
      </w:divBdr>
    </w:div>
    <w:div w:id="36971157">
      <w:marLeft w:val="640"/>
      <w:marRight w:val="0"/>
      <w:marTop w:val="0"/>
      <w:marBottom w:val="0"/>
      <w:divBdr>
        <w:top w:val="none" w:sz="0" w:space="0" w:color="auto"/>
        <w:left w:val="none" w:sz="0" w:space="0" w:color="auto"/>
        <w:bottom w:val="none" w:sz="0" w:space="0" w:color="auto"/>
        <w:right w:val="none" w:sz="0" w:space="0" w:color="auto"/>
      </w:divBdr>
    </w:div>
    <w:div w:id="37170825">
      <w:marLeft w:val="640"/>
      <w:marRight w:val="0"/>
      <w:marTop w:val="0"/>
      <w:marBottom w:val="0"/>
      <w:divBdr>
        <w:top w:val="none" w:sz="0" w:space="0" w:color="auto"/>
        <w:left w:val="none" w:sz="0" w:space="0" w:color="auto"/>
        <w:bottom w:val="none" w:sz="0" w:space="0" w:color="auto"/>
        <w:right w:val="none" w:sz="0" w:space="0" w:color="auto"/>
      </w:divBdr>
    </w:div>
    <w:div w:id="37242500">
      <w:marLeft w:val="640"/>
      <w:marRight w:val="0"/>
      <w:marTop w:val="0"/>
      <w:marBottom w:val="0"/>
      <w:divBdr>
        <w:top w:val="none" w:sz="0" w:space="0" w:color="auto"/>
        <w:left w:val="none" w:sz="0" w:space="0" w:color="auto"/>
        <w:bottom w:val="none" w:sz="0" w:space="0" w:color="auto"/>
        <w:right w:val="none" w:sz="0" w:space="0" w:color="auto"/>
      </w:divBdr>
    </w:div>
    <w:div w:id="38361778">
      <w:marLeft w:val="640"/>
      <w:marRight w:val="0"/>
      <w:marTop w:val="0"/>
      <w:marBottom w:val="0"/>
      <w:divBdr>
        <w:top w:val="none" w:sz="0" w:space="0" w:color="auto"/>
        <w:left w:val="none" w:sz="0" w:space="0" w:color="auto"/>
        <w:bottom w:val="none" w:sz="0" w:space="0" w:color="auto"/>
        <w:right w:val="none" w:sz="0" w:space="0" w:color="auto"/>
      </w:divBdr>
    </w:div>
    <w:div w:id="38895335">
      <w:marLeft w:val="640"/>
      <w:marRight w:val="0"/>
      <w:marTop w:val="0"/>
      <w:marBottom w:val="0"/>
      <w:divBdr>
        <w:top w:val="none" w:sz="0" w:space="0" w:color="auto"/>
        <w:left w:val="none" w:sz="0" w:space="0" w:color="auto"/>
        <w:bottom w:val="none" w:sz="0" w:space="0" w:color="auto"/>
        <w:right w:val="none" w:sz="0" w:space="0" w:color="auto"/>
      </w:divBdr>
    </w:div>
    <w:div w:id="40447292">
      <w:marLeft w:val="640"/>
      <w:marRight w:val="0"/>
      <w:marTop w:val="0"/>
      <w:marBottom w:val="0"/>
      <w:divBdr>
        <w:top w:val="none" w:sz="0" w:space="0" w:color="auto"/>
        <w:left w:val="none" w:sz="0" w:space="0" w:color="auto"/>
        <w:bottom w:val="none" w:sz="0" w:space="0" w:color="auto"/>
        <w:right w:val="none" w:sz="0" w:space="0" w:color="auto"/>
      </w:divBdr>
    </w:div>
    <w:div w:id="41831733">
      <w:marLeft w:val="640"/>
      <w:marRight w:val="0"/>
      <w:marTop w:val="0"/>
      <w:marBottom w:val="0"/>
      <w:divBdr>
        <w:top w:val="none" w:sz="0" w:space="0" w:color="auto"/>
        <w:left w:val="none" w:sz="0" w:space="0" w:color="auto"/>
        <w:bottom w:val="none" w:sz="0" w:space="0" w:color="auto"/>
        <w:right w:val="none" w:sz="0" w:space="0" w:color="auto"/>
      </w:divBdr>
    </w:div>
    <w:div w:id="42295941">
      <w:marLeft w:val="640"/>
      <w:marRight w:val="0"/>
      <w:marTop w:val="0"/>
      <w:marBottom w:val="0"/>
      <w:divBdr>
        <w:top w:val="none" w:sz="0" w:space="0" w:color="auto"/>
        <w:left w:val="none" w:sz="0" w:space="0" w:color="auto"/>
        <w:bottom w:val="none" w:sz="0" w:space="0" w:color="auto"/>
        <w:right w:val="none" w:sz="0" w:space="0" w:color="auto"/>
      </w:divBdr>
    </w:div>
    <w:div w:id="43334033">
      <w:marLeft w:val="640"/>
      <w:marRight w:val="0"/>
      <w:marTop w:val="0"/>
      <w:marBottom w:val="0"/>
      <w:divBdr>
        <w:top w:val="none" w:sz="0" w:space="0" w:color="auto"/>
        <w:left w:val="none" w:sz="0" w:space="0" w:color="auto"/>
        <w:bottom w:val="none" w:sz="0" w:space="0" w:color="auto"/>
        <w:right w:val="none" w:sz="0" w:space="0" w:color="auto"/>
      </w:divBdr>
    </w:div>
    <w:div w:id="45304164">
      <w:marLeft w:val="640"/>
      <w:marRight w:val="0"/>
      <w:marTop w:val="0"/>
      <w:marBottom w:val="0"/>
      <w:divBdr>
        <w:top w:val="none" w:sz="0" w:space="0" w:color="auto"/>
        <w:left w:val="none" w:sz="0" w:space="0" w:color="auto"/>
        <w:bottom w:val="none" w:sz="0" w:space="0" w:color="auto"/>
        <w:right w:val="none" w:sz="0" w:space="0" w:color="auto"/>
      </w:divBdr>
    </w:div>
    <w:div w:id="45570513">
      <w:marLeft w:val="640"/>
      <w:marRight w:val="0"/>
      <w:marTop w:val="0"/>
      <w:marBottom w:val="0"/>
      <w:divBdr>
        <w:top w:val="none" w:sz="0" w:space="0" w:color="auto"/>
        <w:left w:val="none" w:sz="0" w:space="0" w:color="auto"/>
        <w:bottom w:val="none" w:sz="0" w:space="0" w:color="auto"/>
        <w:right w:val="none" w:sz="0" w:space="0" w:color="auto"/>
      </w:divBdr>
    </w:div>
    <w:div w:id="46998754">
      <w:marLeft w:val="640"/>
      <w:marRight w:val="0"/>
      <w:marTop w:val="0"/>
      <w:marBottom w:val="0"/>
      <w:divBdr>
        <w:top w:val="none" w:sz="0" w:space="0" w:color="auto"/>
        <w:left w:val="none" w:sz="0" w:space="0" w:color="auto"/>
        <w:bottom w:val="none" w:sz="0" w:space="0" w:color="auto"/>
        <w:right w:val="none" w:sz="0" w:space="0" w:color="auto"/>
      </w:divBdr>
    </w:div>
    <w:div w:id="49766460">
      <w:marLeft w:val="640"/>
      <w:marRight w:val="0"/>
      <w:marTop w:val="0"/>
      <w:marBottom w:val="0"/>
      <w:divBdr>
        <w:top w:val="none" w:sz="0" w:space="0" w:color="auto"/>
        <w:left w:val="none" w:sz="0" w:space="0" w:color="auto"/>
        <w:bottom w:val="none" w:sz="0" w:space="0" w:color="auto"/>
        <w:right w:val="none" w:sz="0" w:space="0" w:color="auto"/>
      </w:divBdr>
    </w:div>
    <w:div w:id="49963524">
      <w:marLeft w:val="640"/>
      <w:marRight w:val="0"/>
      <w:marTop w:val="0"/>
      <w:marBottom w:val="0"/>
      <w:divBdr>
        <w:top w:val="none" w:sz="0" w:space="0" w:color="auto"/>
        <w:left w:val="none" w:sz="0" w:space="0" w:color="auto"/>
        <w:bottom w:val="none" w:sz="0" w:space="0" w:color="auto"/>
        <w:right w:val="none" w:sz="0" w:space="0" w:color="auto"/>
      </w:divBdr>
    </w:div>
    <w:div w:id="50269549">
      <w:marLeft w:val="640"/>
      <w:marRight w:val="0"/>
      <w:marTop w:val="0"/>
      <w:marBottom w:val="0"/>
      <w:divBdr>
        <w:top w:val="none" w:sz="0" w:space="0" w:color="auto"/>
        <w:left w:val="none" w:sz="0" w:space="0" w:color="auto"/>
        <w:bottom w:val="none" w:sz="0" w:space="0" w:color="auto"/>
        <w:right w:val="none" w:sz="0" w:space="0" w:color="auto"/>
      </w:divBdr>
    </w:div>
    <w:div w:id="50538158">
      <w:marLeft w:val="640"/>
      <w:marRight w:val="0"/>
      <w:marTop w:val="0"/>
      <w:marBottom w:val="0"/>
      <w:divBdr>
        <w:top w:val="none" w:sz="0" w:space="0" w:color="auto"/>
        <w:left w:val="none" w:sz="0" w:space="0" w:color="auto"/>
        <w:bottom w:val="none" w:sz="0" w:space="0" w:color="auto"/>
        <w:right w:val="none" w:sz="0" w:space="0" w:color="auto"/>
      </w:divBdr>
    </w:div>
    <w:div w:id="51119532">
      <w:marLeft w:val="640"/>
      <w:marRight w:val="0"/>
      <w:marTop w:val="0"/>
      <w:marBottom w:val="0"/>
      <w:divBdr>
        <w:top w:val="none" w:sz="0" w:space="0" w:color="auto"/>
        <w:left w:val="none" w:sz="0" w:space="0" w:color="auto"/>
        <w:bottom w:val="none" w:sz="0" w:space="0" w:color="auto"/>
        <w:right w:val="none" w:sz="0" w:space="0" w:color="auto"/>
      </w:divBdr>
    </w:div>
    <w:div w:id="51193562">
      <w:marLeft w:val="640"/>
      <w:marRight w:val="0"/>
      <w:marTop w:val="0"/>
      <w:marBottom w:val="0"/>
      <w:divBdr>
        <w:top w:val="none" w:sz="0" w:space="0" w:color="auto"/>
        <w:left w:val="none" w:sz="0" w:space="0" w:color="auto"/>
        <w:bottom w:val="none" w:sz="0" w:space="0" w:color="auto"/>
        <w:right w:val="none" w:sz="0" w:space="0" w:color="auto"/>
      </w:divBdr>
    </w:div>
    <w:div w:id="51201190">
      <w:marLeft w:val="640"/>
      <w:marRight w:val="0"/>
      <w:marTop w:val="0"/>
      <w:marBottom w:val="0"/>
      <w:divBdr>
        <w:top w:val="none" w:sz="0" w:space="0" w:color="auto"/>
        <w:left w:val="none" w:sz="0" w:space="0" w:color="auto"/>
        <w:bottom w:val="none" w:sz="0" w:space="0" w:color="auto"/>
        <w:right w:val="none" w:sz="0" w:space="0" w:color="auto"/>
      </w:divBdr>
    </w:div>
    <w:div w:id="55057135">
      <w:marLeft w:val="640"/>
      <w:marRight w:val="0"/>
      <w:marTop w:val="0"/>
      <w:marBottom w:val="0"/>
      <w:divBdr>
        <w:top w:val="none" w:sz="0" w:space="0" w:color="auto"/>
        <w:left w:val="none" w:sz="0" w:space="0" w:color="auto"/>
        <w:bottom w:val="none" w:sz="0" w:space="0" w:color="auto"/>
        <w:right w:val="none" w:sz="0" w:space="0" w:color="auto"/>
      </w:divBdr>
    </w:div>
    <w:div w:id="55247455">
      <w:marLeft w:val="640"/>
      <w:marRight w:val="0"/>
      <w:marTop w:val="0"/>
      <w:marBottom w:val="0"/>
      <w:divBdr>
        <w:top w:val="none" w:sz="0" w:space="0" w:color="auto"/>
        <w:left w:val="none" w:sz="0" w:space="0" w:color="auto"/>
        <w:bottom w:val="none" w:sz="0" w:space="0" w:color="auto"/>
        <w:right w:val="none" w:sz="0" w:space="0" w:color="auto"/>
      </w:divBdr>
    </w:div>
    <w:div w:id="56319589">
      <w:marLeft w:val="640"/>
      <w:marRight w:val="0"/>
      <w:marTop w:val="0"/>
      <w:marBottom w:val="0"/>
      <w:divBdr>
        <w:top w:val="none" w:sz="0" w:space="0" w:color="auto"/>
        <w:left w:val="none" w:sz="0" w:space="0" w:color="auto"/>
        <w:bottom w:val="none" w:sz="0" w:space="0" w:color="auto"/>
        <w:right w:val="none" w:sz="0" w:space="0" w:color="auto"/>
      </w:divBdr>
    </w:div>
    <w:div w:id="56977020">
      <w:marLeft w:val="640"/>
      <w:marRight w:val="0"/>
      <w:marTop w:val="0"/>
      <w:marBottom w:val="0"/>
      <w:divBdr>
        <w:top w:val="none" w:sz="0" w:space="0" w:color="auto"/>
        <w:left w:val="none" w:sz="0" w:space="0" w:color="auto"/>
        <w:bottom w:val="none" w:sz="0" w:space="0" w:color="auto"/>
        <w:right w:val="none" w:sz="0" w:space="0" w:color="auto"/>
      </w:divBdr>
    </w:div>
    <w:div w:id="60373812">
      <w:marLeft w:val="640"/>
      <w:marRight w:val="0"/>
      <w:marTop w:val="0"/>
      <w:marBottom w:val="0"/>
      <w:divBdr>
        <w:top w:val="none" w:sz="0" w:space="0" w:color="auto"/>
        <w:left w:val="none" w:sz="0" w:space="0" w:color="auto"/>
        <w:bottom w:val="none" w:sz="0" w:space="0" w:color="auto"/>
        <w:right w:val="none" w:sz="0" w:space="0" w:color="auto"/>
      </w:divBdr>
    </w:div>
    <w:div w:id="60567274">
      <w:marLeft w:val="640"/>
      <w:marRight w:val="0"/>
      <w:marTop w:val="0"/>
      <w:marBottom w:val="0"/>
      <w:divBdr>
        <w:top w:val="none" w:sz="0" w:space="0" w:color="auto"/>
        <w:left w:val="none" w:sz="0" w:space="0" w:color="auto"/>
        <w:bottom w:val="none" w:sz="0" w:space="0" w:color="auto"/>
        <w:right w:val="none" w:sz="0" w:space="0" w:color="auto"/>
      </w:divBdr>
    </w:div>
    <w:div w:id="61561585">
      <w:marLeft w:val="640"/>
      <w:marRight w:val="0"/>
      <w:marTop w:val="0"/>
      <w:marBottom w:val="0"/>
      <w:divBdr>
        <w:top w:val="none" w:sz="0" w:space="0" w:color="auto"/>
        <w:left w:val="none" w:sz="0" w:space="0" w:color="auto"/>
        <w:bottom w:val="none" w:sz="0" w:space="0" w:color="auto"/>
        <w:right w:val="none" w:sz="0" w:space="0" w:color="auto"/>
      </w:divBdr>
    </w:div>
    <w:div w:id="61760662">
      <w:marLeft w:val="640"/>
      <w:marRight w:val="0"/>
      <w:marTop w:val="0"/>
      <w:marBottom w:val="0"/>
      <w:divBdr>
        <w:top w:val="none" w:sz="0" w:space="0" w:color="auto"/>
        <w:left w:val="none" w:sz="0" w:space="0" w:color="auto"/>
        <w:bottom w:val="none" w:sz="0" w:space="0" w:color="auto"/>
        <w:right w:val="none" w:sz="0" w:space="0" w:color="auto"/>
      </w:divBdr>
    </w:div>
    <w:div w:id="62338329">
      <w:marLeft w:val="640"/>
      <w:marRight w:val="0"/>
      <w:marTop w:val="0"/>
      <w:marBottom w:val="0"/>
      <w:divBdr>
        <w:top w:val="none" w:sz="0" w:space="0" w:color="auto"/>
        <w:left w:val="none" w:sz="0" w:space="0" w:color="auto"/>
        <w:bottom w:val="none" w:sz="0" w:space="0" w:color="auto"/>
        <w:right w:val="none" w:sz="0" w:space="0" w:color="auto"/>
      </w:divBdr>
    </w:div>
    <w:div w:id="66267750">
      <w:marLeft w:val="640"/>
      <w:marRight w:val="0"/>
      <w:marTop w:val="0"/>
      <w:marBottom w:val="0"/>
      <w:divBdr>
        <w:top w:val="none" w:sz="0" w:space="0" w:color="auto"/>
        <w:left w:val="none" w:sz="0" w:space="0" w:color="auto"/>
        <w:bottom w:val="none" w:sz="0" w:space="0" w:color="auto"/>
        <w:right w:val="none" w:sz="0" w:space="0" w:color="auto"/>
      </w:divBdr>
    </w:div>
    <w:div w:id="67849280">
      <w:marLeft w:val="640"/>
      <w:marRight w:val="0"/>
      <w:marTop w:val="0"/>
      <w:marBottom w:val="0"/>
      <w:divBdr>
        <w:top w:val="none" w:sz="0" w:space="0" w:color="auto"/>
        <w:left w:val="none" w:sz="0" w:space="0" w:color="auto"/>
        <w:bottom w:val="none" w:sz="0" w:space="0" w:color="auto"/>
        <w:right w:val="none" w:sz="0" w:space="0" w:color="auto"/>
      </w:divBdr>
    </w:div>
    <w:div w:id="71314598">
      <w:marLeft w:val="640"/>
      <w:marRight w:val="0"/>
      <w:marTop w:val="0"/>
      <w:marBottom w:val="0"/>
      <w:divBdr>
        <w:top w:val="none" w:sz="0" w:space="0" w:color="auto"/>
        <w:left w:val="none" w:sz="0" w:space="0" w:color="auto"/>
        <w:bottom w:val="none" w:sz="0" w:space="0" w:color="auto"/>
        <w:right w:val="none" w:sz="0" w:space="0" w:color="auto"/>
      </w:divBdr>
    </w:div>
    <w:div w:id="71391149">
      <w:marLeft w:val="640"/>
      <w:marRight w:val="0"/>
      <w:marTop w:val="0"/>
      <w:marBottom w:val="0"/>
      <w:divBdr>
        <w:top w:val="none" w:sz="0" w:space="0" w:color="auto"/>
        <w:left w:val="none" w:sz="0" w:space="0" w:color="auto"/>
        <w:bottom w:val="none" w:sz="0" w:space="0" w:color="auto"/>
        <w:right w:val="none" w:sz="0" w:space="0" w:color="auto"/>
      </w:divBdr>
    </w:div>
    <w:div w:id="75326913">
      <w:marLeft w:val="640"/>
      <w:marRight w:val="0"/>
      <w:marTop w:val="0"/>
      <w:marBottom w:val="0"/>
      <w:divBdr>
        <w:top w:val="none" w:sz="0" w:space="0" w:color="auto"/>
        <w:left w:val="none" w:sz="0" w:space="0" w:color="auto"/>
        <w:bottom w:val="none" w:sz="0" w:space="0" w:color="auto"/>
        <w:right w:val="none" w:sz="0" w:space="0" w:color="auto"/>
      </w:divBdr>
    </w:div>
    <w:div w:id="77597717">
      <w:marLeft w:val="640"/>
      <w:marRight w:val="0"/>
      <w:marTop w:val="0"/>
      <w:marBottom w:val="0"/>
      <w:divBdr>
        <w:top w:val="none" w:sz="0" w:space="0" w:color="auto"/>
        <w:left w:val="none" w:sz="0" w:space="0" w:color="auto"/>
        <w:bottom w:val="none" w:sz="0" w:space="0" w:color="auto"/>
        <w:right w:val="none" w:sz="0" w:space="0" w:color="auto"/>
      </w:divBdr>
    </w:div>
    <w:div w:id="77795774">
      <w:marLeft w:val="640"/>
      <w:marRight w:val="0"/>
      <w:marTop w:val="0"/>
      <w:marBottom w:val="0"/>
      <w:divBdr>
        <w:top w:val="none" w:sz="0" w:space="0" w:color="auto"/>
        <w:left w:val="none" w:sz="0" w:space="0" w:color="auto"/>
        <w:bottom w:val="none" w:sz="0" w:space="0" w:color="auto"/>
        <w:right w:val="none" w:sz="0" w:space="0" w:color="auto"/>
      </w:divBdr>
    </w:div>
    <w:div w:id="79719812">
      <w:marLeft w:val="640"/>
      <w:marRight w:val="0"/>
      <w:marTop w:val="0"/>
      <w:marBottom w:val="0"/>
      <w:divBdr>
        <w:top w:val="none" w:sz="0" w:space="0" w:color="auto"/>
        <w:left w:val="none" w:sz="0" w:space="0" w:color="auto"/>
        <w:bottom w:val="none" w:sz="0" w:space="0" w:color="auto"/>
        <w:right w:val="none" w:sz="0" w:space="0" w:color="auto"/>
      </w:divBdr>
    </w:div>
    <w:div w:id="79913869">
      <w:marLeft w:val="640"/>
      <w:marRight w:val="0"/>
      <w:marTop w:val="0"/>
      <w:marBottom w:val="0"/>
      <w:divBdr>
        <w:top w:val="none" w:sz="0" w:space="0" w:color="auto"/>
        <w:left w:val="none" w:sz="0" w:space="0" w:color="auto"/>
        <w:bottom w:val="none" w:sz="0" w:space="0" w:color="auto"/>
        <w:right w:val="none" w:sz="0" w:space="0" w:color="auto"/>
      </w:divBdr>
    </w:div>
    <w:div w:id="80223613">
      <w:marLeft w:val="640"/>
      <w:marRight w:val="0"/>
      <w:marTop w:val="0"/>
      <w:marBottom w:val="0"/>
      <w:divBdr>
        <w:top w:val="none" w:sz="0" w:space="0" w:color="auto"/>
        <w:left w:val="none" w:sz="0" w:space="0" w:color="auto"/>
        <w:bottom w:val="none" w:sz="0" w:space="0" w:color="auto"/>
        <w:right w:val="none" w:sz="0" w:space="0" w:color="auto"/>
      </w:divBdr>
    </w:div>
    <w:div w:id="80835636">
      <w:marLeft w:val="640"/>
      <w:marRight w:val="0"/>
      <w:marTop w:val="0"/>
      <w:marBottom w:val="0"/>
      <w:divBdr>
        <w:top w:val="none" w:sz="0" w:space="0" w:color="auto"/>
        <w:left w:val="none" w:sz="0" w:space="0" w:color="auto"/>
        <w:bottom w:val="none" w:sz="0" w:space="0" w:color="auto"/>
        <w:right w:val="none" w:sz="0" w:space="0" w:color="auto"/>
      </w:divBdr>
    </w:div>
    <w:div w:id="81143731">
      <w:marLeft w:val="640"/>
      <w:marRight w:val="0"/>
      <w:marTop w:val="0"/>
      <w:marBottom w:val="0"/>
      <w:divBdr>
        <w:top w:val="none" w:sz="0" w:space="0" w:color="auto"/>
        <w:left w:val="none" w:sz="0" w:space="0" w:color="auto"/>
        <w:bottom w:val="none" w:sz="0" w:space="0" w:color="auto"/>
        <w:right w:val="none" w:sz="0" w:space="0" w:color="auto"/>
      </w:divBdr>
    </w:div>
    <w:div w:id="81150235">
      <w:marLeft w:val="640"/>
      <w:marRight w:val="0"/>
      <w:marTop w:val="0"/>
      <w:marBottom w:val="0"/>
      <w:divBdr>
        <w:top w:val="none" w:sz="0" w:space="0" w:color="auto"/>
        <w:left w:val="none" w:sz="0" w:space="0" w:color="auto"/>
        <w:bottom w:val="none" w:sz="0" w:space="0" w:color="auto"/>
        <w:right w:val="none" w:sz="0" w:space="0" w:color="auto"/>
      </w:divBdr>
    </w:div>
    <w:div w:id="81419958">
      <w:marLeft w:val="640"/>
      <w:marRight w:val="0"/>
      <w:marTop w:val="0"/>
      <w:marBottom w:val="0"/>
      <w:divBdr>
        <w:top w:val="none" w:sz="0" w:space="0" w:color="auto"/>
        <w:left w:val="none" w:sz="0" w:space="0" w:color="auto"/>
        <w:bottom w:val="none" w:sz="0" w:space="0" w:color="auto"/>
        <w:right w:val="none" w:sz="0" w:space="0" w:color="auto"/>
      </w:divBdr>
    </w:div>
    <w:div w:id="82848013">
      <w:marLeft w:val="640"/>
      <w:marRight w:val="0"/>
      <w:marTop w:val="0"/>
      <w:marBottom w:val="0"/>
      <w:divBdr>
        <w:top w:val="none" w:sz="0" w:space="0" w:color="auto"/>
        <w:left w:val="none" w:sz="0" w:space="0" w:color="auto"/>
        <w:bottom w:val="none" w:sz="0" w:space="0" w:color="auto"/>
        <w:right w:val="none" w:sz="0" w:space="0" w:color="auto"/>
      </w:divBdr>
    </w:div>
    <w:div w:id="82997365">
      <w:marLeft w:val="640"/>
      <w:marRight w:val="0"/>
      <w:marTop w:val="0"/>
      <w:marBottom w:val="0"/>
      <w:divBdr>
        <w:top w:val="none" w:sz="0" w:space="0" w:color="auto"/>
        <w:left w:val="none" w:sz="0" w:space="0" w:color="auto"/>
        <w:bottom w:val="none" w:sz="0" w:space="0" w:color="auto"/>
        <w:right w:val="none" w:sz="0" w:space="0" w:color="auto"/>
      </w:divBdr>
    </w:div>
    <w:div w:id="87622472">
      <w:marLeft w:val="640"/>
      <w:marRight w:val="0"/>
      <w:marTop w:val="0"/>
      <w:marBottom w:val="0"/>
      <w:divBdr>
        <w:top w:val="none" w:sz="0" w:space="0" w:color="auto"/>
        <w:left w:val="none" w:sz="0" w:space="0" w:color="auto"/>
        <w:bottom w:val="none" w:sz="0" w:space="0" w:color="auto"/>
        <w:right w:val="none" w:sz="0" w:space="0" w:color="auto"/>
      </w:divBdr>
    </w:div>
    <w:div w:id="88090858">
      <w:marLeft w:val="640"/>
      <w:marRight w:val="0"/>
      <w:marTop w:val="0"/>
      <w:marBottom w:val="0"/>
      <w:divBdr>
        <w:top w:val="none" w:sz="0" w:space="0" w:color="auto"/>
        <w:left w:val="none" w:sz="0" w:space="0" w:color="auto"/>
        <w:bottom w:val="none" w:sz="0" w:space="0" w:color="auto"/>
        <w:right w:val="none" w:sz="0" w:space="0" w:color="auto"/>
      </w:divBdr>
    </w:div>
    <w:div w:id="88964078">
      <w:marLeft w:val="640"/>
      <w:marRight w:val="0"/>
      <w:marTop w:val="0"/>
      <w:marBottom w:val="0"/>
      <w:divBdr>
        <w:top w:val="none" w:sz="0" w:space="0" w:color="auto"/>
        <w:left w:val="none" w:sz="0" w:space="0" w:color="auto"/>
        <w:bottom w:val="none" w:sz="0" w:space="0" w:color="auto"/>
        <w:right w:val="none" w:sz="0" w:space="0" w:color="auto"/>
      </w:divBdr>
    </w:div>
    <w:div w:id="90588654">
      <w:marLeft w:val="640"/>
      <w:marRight w:val="0"/>
      <w:marTop w:val="0"/>
      <w:marBottom w:val="0"/>
      <w:divBdr>
        <w:top w:val="none" w:sz="0" w:space="0" w:color="auto"/>
        <w:left w:val="none" w:sz="0" w:space="0" w:color="auto"/>
        <w:bottom w:val="none" w:sz="0" w:space="0" w:color="auto"/>
        <w:right w:val="none" w:sz="0" w:space="0" w:color="auto"/>
      </w:divBdr>
    </w:div>
    <w:div w:id="92937706">
      <w:marLeft w:val="640"/>
      <w:marRight w:val="0"/>
      <w:marTop w:val="0"/>
      <w:marBottom w:val="0"/>
      <w:divBdr>
        <w:top w:val="none" w:sz="0" w:space="0" w:color="auto"/>
        <w:left w:val="none" w:sz="0" w:space="0" w:color="auto"/>
        <w:bottom w:val="none" w:sz="0" w:space="0" w:color="auto"/>
        <w:right w:val="none" w:sz="0" w:space="0" w:color="auto"/>
      </w:divBdr>
    </w:div>
    <w:div w:id="93673922">
      <w:marLeft w:val="640"/>
      <w:marRight w:val="0"/>
      <w:marTop w:val="0"/>
      <w:marBottom w:val="0"/>
      <w:divBdr>
        <w:top w:val="none" w:sz="0" w:space="0" w:color="auto"/>
        <w:left w:val="none" w:sz="0" w:space="0" w:color="auto"/>
        <w:bottom w:val="none" w:sz="0" w:space="0" w:color="auto"/>
        <w:right w:val="none" w:sz="0" w:space="0" w:color="auto"/>
      </w:divBdr>
    </w:div>
    <w:div w:id="93865332">
      <w:marLeft w:val="640"/>
      <w:marRight w:val="0"/>
      <w:marTop w:val="0"/>
      <w:marBottom w:val="0"/>
      <w:divBdr>
        <w:top w:val="none" w:sz="0" w:space="0" w:color="auto"/>
        <w:left w:val="none" w:sz="0" w:space="0" w:color="auto"/>
        <w:bottom w:val="none" w:sz="0" w:space="0" w:color="auto"/>
        <w:right w:val="none" w:sz="0" w:space="0" w:color="auto"/>
      </w:divBdr>
    </w:div>
    <w:div w:id="96171211">
      <w:marLeft w:val="640"/>
      <w:marRight w:val="0"/>
      <w:marTop w:val="0"/>
      <w:marBottom w:val="0"/>
      <w:divBdr>
        <w:top w:val="none" w:sz="0" w:space="0" w:color="auto"/>
        <w:left w:val="none" w:sz="0" w:space="0" w:color="auto"/>
        <w:bottom w:val="none" w:sz="0" w:space="0" w:color="auto"/>
        <w:right w:val="none" w:sz="0" w:space="0" w:color="auto"/>
      </w:divBdr>
    </w:div>
    <w:div w:id="97601654">
      <w:marLeft w:val="640"/>
      <w:marRight w:val="0"/>
      <w:marTop w:val="0"/>
      <w:marBottom w:val="0"/>
      <w:divBdr>
        <w:top w:val="none" w:sz="0" w:space="0" w:color="auto"/>
        <w:left w:val="none" w:sz="0" w:space="0" w:color="auto"/>
        <w:bottom w:val="none" w:sz="0" w:space="0" w:color="auto"/>
        <w:right w:val="none" w:sz="0" w:space="0" w:color="auto"/>
      </w:divBdr>
    </w:div>
    <w:div w:id="98717056">
      <w:marLeft w:val="640"/>
      <w:marRight w:val="0"/>
      <w:marTop w:val="0"/>
      <w:marBottom w:val="0"/>
      <w:divBdr>
        <w:top w:val="none" w:sz="0" w:space="0" w:color="auto"/>
        <w:left w:val="none" w:sz="0" w:space="0" w:color="auto"/>
        <w:bottom w:val="none" w:sz="0" w:space="0" w:color="auto"/>
        <w:right w:val="none" w:sz="0" w:space="0" w:color="auto"/>
      </w:divBdr>
    </w:div>
    <w:div w:id="98839389">
      <w:marLeft w:val="640"/>
      <w:marRight w:val="0"/>
      <w:marTop w:val="0"/>
      <w:marBottom w:val="0"/>
      <w:divBdr>
        <w:top w:val="none" w:sz="0" w:space="0" w:color="auto"/>
        <w:left w:val="none" w:sz="0" w:space="0" w:color="auto"/>
        <w:bottom w:val="none" w:sz="0" w:space="0" w:color="auto"/>
        <w:right w:val="none" w:sz="0" w:space="0" w:color="auto"/>
      </w:divBdr>
    </w:div>
    <w:div w:id="99492774">
      <w:marLeft w:val="640"/>
      <w:marRight w:val="0"/>
      <w:marTop w:val="0"/>
      <w:marBottom w:val="0"/>
      <w:divBdr>
        <w:top w:val="none" w:sz="0" w:space="0" w:color="auto"/>
        <w:left w:val="none" w:sz="0" w:space="0" w:color="auto"/>
        <w:bottom w:val="none" w:sz="0" w:space="0" w:color="auto"/>
        <w:right w:val="none" w:sz="0" w:space="0" w:color="auto"/>
      </w:divBdr>
    </w:div>
    <w:div w:id="99885116">
      <w:marLeft w:val="640"/>
      <w:marRight w:val="0"/>
      <w:marTop w:val="0"/>
      <w:marBottom w:val="0"/>
      <w:divBdr>
        <w:top w:val="none" w:sz="0" w:space="0" w:color="auto"/>
        <w:left w:val="none" w:sz="0" w:space="0" w:color="auto"/>
        <w:bottom w:val="none" w:sz="0" w:space="0" w:color="auto"/>
        <w:right w:val="none" w:sz="0" w:space="0" w:color="auto"/>
      </w:divBdr>
    </w:div>
    <w:div w:id="100147544">
      <w:marLeft w:val="640"/>
      <w:marRight w:val="0"/>
      <w:marTop w:val="0"/>
      <w:marBottom w:val="0"/>
      <w:divBdr>
        <w:top w:val="none" w:sz="0" w:space="0" w:color="auto"/>
        <w:left w:val="none" w:sz="0" w:space="0" w:color="auto"/>
        <w:bottom w:val="none" w:sz="0" w:space="0" w:color="auto"/>
        <w:right w:val="none" w:sz="0" w:space="0" w:color="auto"/>
      </w:divBdr>
    </w:div>
    <w:div w:id="101073584">
      <w:marLeft w:val="640"/>
      <w:marRight w:val="0"/>
      <w:marTop w:val="0"/>
      <w:marBottom w:val="0"/>
      <w:divBdr>
        <w:top w:val="none" w:sz="0" w:space="0" w:color="auto"/>
        <w:left w:val="none" w:sz="0" w:space="0" w:color="auto"/>
        <w:bottom w:val="none" w:sz="0" w:space="0" w:color="auto"/>
        <w:right w:val="none" w:sz="0" w:space="0" w:color="auto"/>
      </w:divBdr>
    </w:div>
    <w:div w:id="103237343">
      <w:marLeft w:val="640"/>
      <w:marRight w:val="0"/>
      <w:marTop w:val="0"/>
      <w:marBottom w:val="0"/>
      <w:divBdr>
        <w:top w:val="none" w:sz="0" w:space="0" w:color="auto"/>
        <w:left w:val="none" w:sz="0" w:space="0" w:color="auto"/>
        <w:bottom w:val="none" w:sz="0" w:space="0" w:color="auto"/>
        <w:right w:val="none" w:sz="0" w:space="0" w:color="auto"/>
      </w:divBdr>
    </w:div>
    <w:div w:id="108012817">
      <w:marLeft w:val="640"/>
      <w:marRight w:val="0"/>
      <w:marTop w:val="0"/>
      <w:marBottom w:val="0"/>
      <w:divBdr>
        <w:top w:val="none" w:sz="0" w:space="0" w:color="auto"/>
        <w:left w:val="none" w:sz="0" w:space="0" w:color="auto"/>
        <w:bottom w:val="none" w:sz="0" w:space="0" w:color="auto"/>
        <w:right w:val="none" w:sz="0" w:space="0" w:color="auto"/>
      </w:divBdr>
    </w:div>
    <w:div w:id="108088747">
      <w:marLeft w:val="640"/>
      <w:marRight w:val="0"/>
      <w:marTop w:val="0"/>
      <w:marBottom w:val="0"/>
      <w:divBdr>
        <w:top w:val="none" w:sz="0" w:space="0" w:color="auto"/>
        <w:left w:val="none" w:sz="0" w:space="0" w:color="auto"/>
        <w:bottom w:val="none" w:sz="0" w:space="0" w:color="auto"/>
        <w:right w:val="none" w:sz="0" w:space="0" w:color="auto"/>
      </w:divBdr>
    </w:div>
    <w:div w:id="109976673">
      <w:marLeft w:val="640"/>
      <w:marRight w:val="0"/>
      <w:marTop w:val="0"/>
      <w:marBottom w:val="0"/>
      <w:divBdr>
        <w:top w:val="none" w:sz="0" w:space="0" w:color="auto"/>
        <w:left w:val="none" w:sz="0" w:space="0" w:color="auto"/>
        <w:bottom w:val="none" w:sz="0" w:space="0" w:color="auto"/>
        <w:right w:val="none" w:sz="0" w:space="0" w:color="auto"/>
      </w:divBdr>
    </w:div>
    <w:div w:id="111360857">
      <w:marLeft w:val="640"/>
      <w:marRight w:val="0"/>
      <w:marTop w:val="0"/>
      <w:marBottom w:val="0"/>
      <w:divBdr>
        <w:top w:val="none" w:sz="0" w:space="0" w:color="auto"/>
        <w:left w:val="none" w:sz="0" w:space="0" w:color="auto"/>
        <w:bottom w:val="none" w:sz="0" w:space="0" w:color="auto"/>
        <w:right w:val="none" w:sz="0" w:space="0" w:color="auto"/>
      </w:divBdr>
    </w:div>
    <w:div w:id="112403776">
      <w:marLeft w:val="640"/>
      <w:marRight w:val="0"/>
      <w:marTop w:val="0"/>
      <w:marBottom w:val="0"/>
      <w:divBdr>
        <w:top w:val="none" w:sz="0" w:space="0" w:color="auto"/>
        <w:left w:val="none" w:sz="0" w:space="0" w:color="auto"/>
        <w:bottom w:val="none" w:sz="0" w:space="0" w:color="auto"/>
        <w:right w:val="none" w:sz="0" w:space="0" w:color="auto"/>
      </w:divBdr>
    </w:div>
    <w:div w:id="112673657">
      <w:marLeft w:val="640"/>
      <w:marRight w:val="0"/>
      <w:marTop w:val="0"/>
      <w:marBottom w:val="0"/>
      <w:divBdr>
        <w:top w:val="none" w:sz="0" w:space="0" w:color="auto"/>
        <w:left w:val="none" w:sz="0" w:space="0" w:color="auto"/>
        <w:bottom w:val="none" w:sz="0" w:space="0" w:color="auto"/>
        <w:right w:val="none" w:sz="0" w:space="0" w:color="auto"/>
      </w:divBdr>
    </w:div>
    <w:div w:id="113327039">
      <w:marLeft w:val="640"/>
      <w:marRight w:val="0"/>
      <w:marTop w:val="0"/>
      <w:marBottom w:val="0"/>
      <w:divBdr>
        <w:top w:val="none" w:sz="0" w:space="0" w:color="auto"/>
        <w:left w:val="none" w:sz="0" w:space="0" w:color="auto"/>
        <w:bottom w:val="none" w:sz="0" w:space="0" w:color="auto"/>
        <w:right w:val="none" w:sz="0" w:space="0" w:color="auto"/>
      </w:divBdr>
    </w:div>
    <w:div w:id="113329157">
      <w:marLeft w:val="640"/>
      <w:marRight w:val="0"/>
      <w:marTop w:val="0"/>
      <w:marBottom w:val="0"/>
      <w:divBdr>
        <w:top w:val="none" w:sz="0" w:space="0" w:color="auto"/>
        <w:left w:val="none" w:sz="0" w:space="0" w:color="auto"/>
        <w:bottom w:val="none" w:sz="0" w:space="0" w:color="auto"/>
        <w:right w:val="none" w:sz="0" w:space="0" w:color="auto"/>
      </w:divBdr>
    </w:div>
    <w:div w:id="116797753">
      <w:marLeft w:val="640"/>
      <w:marRight w:val="0"/>
      <w:marTop w:val="0"/>
      <w:marBottom w:val="0"/>
      <w:divBdr>
        <w:top w:val="none" w:sz="0" w:space="0" w:color="auto"/>
        <w:left w:val="none" w:sz="0" w:space="0" w:color="auto"/>
        <w:bottom w:val="none" w:sz="0" w:space="0" w:color="auto"/>
        <w:right w:val="none" w:sz="0" w:space="0" w:color="auto"/>
      </w:divBdr>
    </w:div>
    <w:div w:id="120852325">
      <w:marLeft w:val="640"/>
      <w:marRight w:val="0"/>
      <w:marTop w:val="0"/>
      <w:marBottom w:val="0"/>
      <w:divBdr>
        <w:top w:val="none" w:sz="0" w:space="0" w:color="auto"/>
        <w:left w:val="none" w:sz="0" w:space="0" w:color="auto"/>
        <w:bottom w:val="none" w:sz="0" w:space="0" w:color="auto"/>
        <w:right w:val="none" w:sz="0" w:space="0" w:color="auto"/>
      </w:divBdr>
    </w:div>
    <w:div w:id="124781849">
      <w:marLeft w:val="640"/>
      <w:marRight w:val="0"/>
      <w:marTop w:val="0"/>
      <w:marBottom w:val="0"/>
      <w:divBdr>
        <w:top w:val="none" w:sz="0" w:space="0" w:color="auto"/>
        <w:left w:val="none" w:sz="0" w:space="0" w:color="auto"/>
        <w:bottom w:val="none" w:sz="0" w:space="0" w:color="auto"/>
        <w:right w:val="none" w:sz="0" w:space="0" w:color="auto"/>
      </w:divBdr>
    </w:div>
    <w:div w:id="126289791">
      <w:marLeft w:val="640"/>
      <w:marRight w:val="0"/>
      <w:marTop w:val="0"/>
      <w:marBottom w:val="0"/>
      <w:divBdr>
        <w:top w:val="none" w:sz="0" w:space="0" w:color="auto"/>
        <w:left w:val="none" w:sz="0" w:space="0" w:color="auto"/>
        <w:bottom w:val="none" w:sz="0" w:space="0" w:color="auto"/>
        <w:right w:val="none" w:sz="0" w:space="0" w:color="auto"/>
      </w:divBdr>
    </w:div>
    <w:div w:id="126558431">
      <w:marLeft w:val="640"/>
      <w:marRight w:val="0"/>
      <w:marTop w:val="0"/>
      <w:marBottom w:val="0"/>
      <w:divBdr>
        <w:top w:val="none" w:sz="0" w:space="0" w:color="auto"/>
        <w:left w:val="none" w:sz="0" w:space="0" w:color="auto"/>
        <w:bottom w:val="none" w:sz="0" w:space="0" w:color="auto"/>
        <w:right w:val="none" w:sz="0" w:space="0" w:color="auto"/>
      </w:divBdr>
    </w:div>
    <w:div w:id="126747910">
      <w:marLeft w:val="640"/>
      <w:marRight w:val="0"/>
      <w:marTop w:val="0"/>
      <w:marBottom w:val="0"/>
      <w:divBdr>
        <w:top w:val="none" w:sz="0" w:space="0" w:color="auto"/>
        <w:left w:val="none" w:sz="0" w:space="0" w:color="auto"/>
        <w:bottom w:val="none" w:sz="0" w:space="0" w:color="auto"/>
        <w:right w:val="none" w:sz="0" w:space="0" w:color="auto"/>
      </w:divBdr>
    </w:div>
    <w:div w:id="127237449">
      <w:marLeft w:val="640"/>
      <w:marRight w:val="0"/>
      <w:marTop w:val="0"/>
      <w:marBottom w:val="0"/>
      <w:divBdr>
        <w:top w:val="none" w:sz="0" w:space="0" w:color="auto"/>
        <w:left w:val="none" w:sz="0" w:space="0" w:color="auto"/>
        <w:bottom w:val="none" w:sz="0" w:space="0" w:color="auto"/>
        <w:right w:val="none" w:sz="0" w:space="0" w:color="auto"/>
      </w:divBdr>
    </w:div>
    <w:div w:id="130490249">
      <w:marLeft w:val="640"/>
      <w:marRight w:val="0"/>
      <w:marTop w:val="0"/>
      <w:marBottom w:val="0"/>
      <w:divBdr>
        <w:top w:val="none" w:sz="0" w:space="0" w:color="auto"/>
        <w:left w:val="none" w:sz="0" w:space="0" w:color="auto"/>
        <w:bottom w:val="none" w:sz="0" w:space="0" w:color="auto"/>
        <w:right w:val="none" w:sz="0" w:space="0" w:color="auto"/>
      </w:divBdr>
    </w:div>
    <w:div w:id="130832870">
      <w:marLeft w:val="640"/>
      <w:marRight w:val="0"/>
      <w:marTop w:val="0"/>
      <w:marBottom w:val="0"/>
      <w:divBdr>
        <w:top w:val="none" w:sz="0" w:space="0" w:color="auto"/>
        <w:left w:val="none" w:sz="0" w:space="0" w:color="auto"/>
        <w:bottom w:val="none" w:sz="0" w:space="0" w:color="auto"/>
        <w:right w:val="none" w:sz="0" w:space="0" w:color="auto"/>
      </w:divBdr>
    </w:div>
    <w:div w:id="131338171">
      <w:marLeft w:val="640"/>
      <w:marRight w:val="0"/>
      <w:marTop w:val="0"/>
      <w:marBottom w:val="0"/>
      <w:divBdr>
        <w:top w:val="none" w:sz="0" w:space="0" w:color="auto"/>
        <w:left w:val="none" w:sz="0" w:space="0" w:color="auto"/>
        <w:bottom w:val="none" w:sz="0" w:space="0" w:color="auto"/>
        <w:right w:val="none" w:sz="0" w:space="0" w:color="auto"/>
      </w:divBdr>
    </w:div>
    <w:div w:id="132063815">
      <w:marLeft w:val="640"/>
      <w:marRight w:val="0"/>
      <w:marTop w:val="0"/>
      <w:marBottom w:val="0"/>
      <w:divBdr>
        <w:top w:val="none" w:sz="0" w:space="0" w:color="auto"/>
        <w:left w:val="none" w:sz="0" w:space="0" w:color="auto"/>
        <w:bottom w:val="none" w:sz="0" w:space="0" w:color="auto"/>
        <w:right w:val="none" w:sz="0" w:space="0" w:color="auto"/>
      </w:divBdr>
    </w:div>
    <w:div w:id="134035345">
      <w:marLeft w:val="640"/>
      <w:marRight w:val="0"/>
      <w:marTop w:val="0"/>
      <w:marBottom w:val="0"/>
      <w:divBdr>
        <w:top w:val="none" w:sz="0" w:space="0" w:color="auto"/>
        <w:left w:val="none" w:sz="0" w:space="0" w:color="auto"/>
        <w:bottom w:val="none" w:sz="0" w:space="0" w:color="auto"/>
        <w:right w:val="none" w:sz="0" w:space="0" w:color="auto"/>
      </w:divBdr>
    </w:div>
    <w:div w:id="136535787">
      <w:marLeft w:val="640"/>
      <w:marRight w:val="0"/>
      <w:marTop w:val="0"/>
      <w:marBottom w:val="0"/>
      <w:divBdr>
        <w:top w:val="none" w:sz="0" w:space="0" w:color="auto"/>
        <w:left w:val="none" w:sz="0" w:space="0" w:color="auto"/>
        <w:bottom w:val="none" w:sz="0" w:space="0" w:color="auto"/>
        <w:right w:val="none" w:sz="0" w:space="0" w:color="auto"/>
      </w:divBdr>
    </w:div>
    <w:div w:id="138156144">
      <w:marLeft w:val="640"/>
      <w:marRight w:val="0"/>
      <w:marTop w:val="0"/>
      <w:marBottom w:val="0"/>
      <w:divBdr>
        <w:top w:val="none" w:sz="0" w:space="0" w:color="auto"/>
        <w:left w:val="none" w:sz="0" w:space="0" w:color="auto"/>
        <w:bottom w:val="none" w:sz="0" w:space="0" w:color="auto"/>
        <w:right w:val="none" w:sz="0" w:space="0" w:color="auto"/>
      </w:divBdr>
    </w:div>
    <w:div w:id="140075668">
      <w:marLeft w:val="640"/>
      <w:marRight w:val="0"/>
      <w:marTop w:val="0"/>
      <w:marBottom w:val="0"/>
      <w:divBdr>
        <w:top w:val="none" w:sz="0" w:space="0" w:color="auto"/>
        <w:left w:val="none" w:sz="0" w:space="0" w:color="auto"/>
        <w:bottom w:val="none" w:sz="0" w:space="0" w:color="auto"/>
        <w:right w:val="none" w:sz="0" w:space="0" w:color="auto"/>
      </w:divBdr>
    </w:div>
    <w:div w:id="140585747">
      <w:marLeft w:val="640"/>
      <w:marRight w:val="0"/>
      <w:marTop w:val="0"/>
      <w:marBottom w:val="0"/>
      <w:divBdr>
        <w:top w:val="none" w:sz="0" w:space="0" w:color="auto"/>
        <w:left w:val="none" w:sz="0" w:space="0" w:color="auto"/>
        <w:bottom w:val="none" w:sz="0" w:space="0" w:color="auto"/>
        <w:right w:val="none" w:sz="0" w:space="0" w:color="auto"/>
      </w:divBdr>
    </w:div>
    <w:div w:id="140657649">
      <w:marLeft w:val="640"/>
      <w:marRight w:val="0"/>
      <w:marTop w:val="0"/>
      <w:marBottom w:val="0"/>
      <w:divBdr>
        <w:top w:val="none" w:sz="0" w:space="0" w:color="auto"/>
        <w:left w:val="none" w:sz="0" w:space="0" w:color="auto"/>
        <w:bottom w:val="none" w:sz="0" w:space="0" w:color="auto"/>
        <w:right w:val="none" w:sz="0" w:space="0" w:color="auto"/>
      </w:divBdr>
    </w:div>
    <w:div w:id="141510476">
      <w:marLeft w:val="640"/>
      <w:marRight w:val="0"/>
      <w:marTop w:val="0"/>
      <w:marBottom w:val="0"/>
      <w:divBdr>
        <w:top w:val="none" w:sz="0" w:space="0" w:color="auto"/>
        <w:left w:val="none" w:sz="0" w:space="0" w:color="auto"/>
        <w:bottom w:val="none" w:sz="0" w:space="0" w:color="auto"/>
        <w:right w:val="none" w:sz="0" w:space="0" w:color="auto"/>
      </w:divBdr>
    </w:div>
    <w:div w:id="143202341">
      <w:marLeft w:val="640"/>
      <w:marRight w:val="0"/>
      <w:marTop w:val="0"/>
      <w:marBottom w:val="0"/>
      <w:divBdr>
        <w:top w:val="none" w:sz="0" w:space="0" w:color="auto"/>
        <w:left w:val="none" w:sz="0" w:space="0" w:color="auto"/>
        <w:bottom w:val="none" w:sz="0" w:space="0" w:color="auto"/>
        <w:right w:val="none" w:sz="0" w:space="0" w:color="auto"/>
      </w:divBdr>
    </w:div>
    <w:div w:id="143203325">
      <w:marLeft w:val="640"/>
      <w:marRight w:val="0"/>
      <w:marTop w:val="0"/>
      <w:marBottom w:val="0"/>
      <w:divBdr>
        <w:top w:val="none" w:sz="0" w:space="0" w:color="auto"/>
        <w:left w:val="none" w:sz="0" w:space="0" w:color="auto"/>
        <w:bottom w:val="none" w:sz="0" w:space="0" w:color="auto"/>
        <w:right w:val="none" w:sz="0" w:space="0" w:color="auto"/>
      </w:divBdr>
    </w:div>
    <w:div w:id="144132249">
      <w:marLeft w:val="640"/>
      <w:marRight w:val="0"/>
      <w:marTop w:val="0"/>
      <w:marBottom w:val="0"/>
      <w:divBdr>
        <w:top w:val="none" w:sz="0" w:space="0" w:color="auto"/>
        <w:left w:val="none" w:sz="0" w:space="0" w:color="auto"/>
        <w:bottom w:val="none" w:sz="0" w:space="0" w:color="auto"/>
        <w:right w:val="none" w:sz="0" w:space="0" w:color="auto"/>
      </w:divBdr>
    </w:div>
    <w:div w:id="145435448">
      <w:marLeft w:val="640"/>
      <w:marRight w:val="0"/>
      <w:marTop w:val="0"/>
      <w:marBottom w:val="0"/>
      <w:divBdr>
        <w:top w:val="none" w:sz="0" w:space="0" w:color="auto"/>
        <w:left w:val="none" w:sz="0" w:space="0" w:color="auto"/>
        <w:bottom w:val="none" w:sz="0" w:space="0" w:color="auto"/>
        <w:right w:val="none" w:sz="0" w:space="0" w:color="auto"/>
      </w:divBdr>
    </w:div>
    <w:div w:id="145783200">
      <w:marLeft w:val="640"/>
      <w:marRight w:val="0"/>
      <w:marTop w:val="0"/>
      <w:marBottom w:val="0"/>
      <w:divBdr>
        <w:top w:val="none" w:sz="0" w:space="0" w:color="auto"/>
        <w:left w:val="none" w:sz="0" w:space="0" w:color="auto"/>
        <w:bottom w:val="none" w:sz="0" w:space="0" w:color="auto"/>
        <w:right w:val="none" w:sz="0" w:space="0" w:color="auto"/>
      </w:divBdr>
    </w:div>
    <w:div w:id="147063632">
      <w:marLeft w:val="640"/>
      <w:marRight w:val="0"/>
      <w:marTop w:val="0"/>
      <w:marBottom w:val="0"/>
      <w:divBdr>
        <w:top w:val="none" w:sz="0" w:space="0" w:color="auto"/>
        <w:left w:val="none" w:sz="0" w:space="0" w:color="auto"/>
        <w:bottom w:val="none" w:sz="0" w:space="0" w:color="auto"/>
        <w:right w:val="none" w:sz="0" w:space="0" w:color="auto"/>
      </w:divBdr>
    </w:div>
    <w:div w:id="147331797">
      <w:marLeft w:val="640"/>
      <w:marRight w:val="0"/>
      <w:marTop w:val="0"/>
      <w:marBottom w:val="0"/>
      <w:divBdr>
        <w:top w:val="none" w:sz="0" w:space="0" w:color="auto"/>
        <w:left w:val="none" w:sz="0" w:space="0" w:color="auto"/>
        <w:bottom w:val="none" w:sz="0" w:space="0" w:color="auto"/>
        <w:right w:val="none" w:sz="0" w:space="0" w:color="auto"/>
      </w:divBdr>
    </w:div>
    <w:div w:id="147525177">
      <w:marLeft w:val="640"/>
      <w:marRight w:val="0"/>
      <w:marTop w:val="0"/>
      <w:marBottom w:val="0"/>
      <w:divBdr>
        <w:top w:val="none" w:sz="0" w:space="0" w:color="auto"/>
        <w:left w:val="none" w:sz="0" w:space="0" w:color="auto"/>
        <w:bottom w:val="none" w:sz="0" w:space="0" w:color="auto"/>
        <w:right w:val="none" w:sz="0" w:space="0" w:color="auto"/>
      </w:divBdr>
    </w:div>
    <w:div w:id="148325957">
      <w:marLeft w:val="640"/>
      <w:marRight w:val="0"/>
      <w:marTop w:val="0"/>
      <w:marBottom w:val="0"/>
      <w:divBdr>
        <w:top w:val="none" w:sz="0" w:space="0" w:color="auto"/>
        <w:left w:val="none" w:sz="0" w:space="0" w:color="auto"/>
        <w:bottom w:val="none" w:sz="0" w:space="0" w:color="auto"/>
        <w:right w:val="none" w:sz="0" w:space="0" w:color="auto"/>
      </w:divBdr>
    </w:div>
    <w:div w:id="153187589">
      <w:marLeft w:val="640"/>
      <w:marRight w:val="0"/>
      <w:marTop w:val="0"/>
      <w:marBottom w:val="0"/>
      <w:divBdr>
        <w:top w:val="none" w:sz="0" w:space="0" w:color="auto"/>
        <w:left w:val="none" w:sz="0" w:space="0" w:color="auto"/>
        <w:bottom w:val="none" w:sz="0" w:space="0" w:color="auto"/>
        <w:right w:val="none" w:sz="0" w:space="0" w:color="auto"/>
      </w:divBdr>
    </w:div>
    <w:div w:id="155343952">
      <w:marLeft w:val="640"/>
      <w:marRight w:val="0"/>
      <w:marTop w:val="0"/>
      <w:marBottom w:val="0"/>
      <w:divBdr>
        <w:top w:val="none" w:sz="0" w:space="0" w:color="auto"/>
        <w:left w:val="none" w:sz="0" w:space="0" w:color="auto"/>
        <w:bottom w:val="none" w:sz="0" w:space="0" w:color="auto"/>
        <w:right w:val="none" w:sz="0" w:space="0" w:color="auto"/>
      </w:divBdr>
    </w:div>
    <w:div w:id="158664758">
      <w:marLeft w:val="640"/>
      <w:marRight w:val="0"/>
      <w:marTop w:val="0"/>
      <w:marBottom w:val="0"/>
      <w:divBdr>
        <w:top w:val="none" w:sz="0" w:space="0" w:color="auto"/>
        <w:left w:val="none" w:sz="0" w:space="0" w:color="auto"/>
        <w:bottom w:val="none" w:sz="0" w:space="0" w:color="auto"/>
        <w:right w:val="none" w:sz="0" w:space="0" w:color="auto"/>
      </w:divBdr>
    </w:div>
    <w:div w:id="159197872">
      <w:marLeft w:val="640"/>
      <w:marRight w:val="0"/>
      <w:marTop w:val="0"/>
      <w:marBottom w:val="0"/>
      <w:divBdr>
        <w:top w:val="none" w:sz="0" w:space="0" w:color="auto"/>
        <w:left w:val="none" w:sz="0" w:space="0" w:color="auto"/>
        <w:bottom w:val="none" w:sz="0" w:space="0" w:color="auto"/>
        <w:right w:val="none" w:sz="0" w:space="0" w:color="auto"/>
      </w:divBdr>
    </w:div>
    <w:div w:id="162204227">
      <w:marLeft w:val="640"/>
      <w:marRight w:val="0"/>
      <w:marTop w:val="0"/>
      <w:marBottom w:val="0"/>
      <w:divBdr>
        <w:top w:val="none" w:sz="0" w:space="0" w:color="auto"/>
        <w:left w:val="none" w:sz="0" w:space="0" w:color="auto"/>
        <w:bottom w:val="none" w:sz="0" w:space="0" w:color="auto"/>
        <w:right w:val="none" w:sz="0" w:space="0" w:color="auto"/>
      </w:divBdr>
    </w:div>
    <w:div w:id="166986799">
      <w:marLeft w:val="640"/>
      <w:marRight w:val="0"/>
      <w:marTop w:val="0"/>
      <w:marBottom w:val="0"/>
      <w:divBdr>
        <w:top w:val="none" w:sz="0" w:space="0" w:color="auto"/>
        <w:left w:val="none" w:sz="0" w:space="0" w:color="auto"/>
        <w:bottom w:val="none" w:sz="0" w:space="0" w:color="auto"/>
        <w:right w:val="none" w:sz="0" w:space="0" w:color="auto"/>
      </w:divBdr>
    </w:div>
    <w:div w:id="167721214">
      <w:marLeft w:val="640"/>
      <w:marRight w:val="0"/>
      <w:marTop w:val="0"/>
      <w:marBottom w:val="0"/>
      <w:divBdr>
        <w:top w:val="none" w:sz="0" w:space="0" w:color="auto"/>
        <w:left w:val="none" w:sz="0" w:space="0" w:color="auto"/>
        <w:bottom w:val="none" w:sz="0" w:space="0" w:color="auto"/>
        <w:right w:val="none" w:sz="0" w:space="0" w:color="auto"/>
      </w:divBdr>
    </w:div>
    <w:div w:id="167790083">
      <w:marLeft w:val="640"/>
      <w:marRight w:val="0"/>
      <w:marTop w:val="0"/>
      <w:marBottom w:val="0"/>
      <w:divBdr>
        <w:top w:val="none" w:sz="0" w:space="0" w:color="auto"/>
        <w:left w:val="none" w:sz="0" w:space="0" w:color="auto"/>
        <w:bottom w:val="none" w:sz="0" w:space="0" w:color="auto"/>
        <w:right w:val="none" w:sz="0" w:space="0" w:color="auto"/>
      </w:divBdr>
    </w:div>
    <w:div w:id="168180186">
      <w:marLeft w:val="640"/>
      <w:marRight w:val="0"/>
      <w:marTop w:val="0"/>
      <w:marBottom w:val="0"/>
      <w:divBdr>
        <w:top w:val="none" w:sz="0" w:space="0" w:color="auto"/>
        <w:left w:val="none" w:sz="0" w:space="0" w:color="auto"/>
        <w:bottom w:val="none" w:sz="0" w:space="0" w:color="auto"/>
        <w:right w:val="none" w:sz="0" w:space="0" w:color="auto"/>
      </w:divBdr>
    </w:div>
    <w:div w:id="169759868">
      <w:marLeft w:val="640"/>
      <w:marRight w:val="0"/>
      <w:marTop w:val="0"/>
      <w:marBottom w:val="0"/>
      <w:divBdr>
        <w:top w:val="none" w:sz="0" w:space="0" w:color="auto"/>
        <w:left w:val="none" w:sz="0" w:space="0" w:color="auto"/>
        <w:bottom w:val="none" w:sz="0" w:space="0" w:color="auto"/>
        <w:right w:val="none" w:sz="0" w:space="0" w:color="auto"/>
      </w:divBdr>
    </w:div>
    <w:div w:id="171184092">
      <w:marLeft w:val="640"/>
      <w:marRight w:val="0"/>
      <w:marTop w:val="0"/>
      <w:marBottom w:val="0"/>
      <w:divBdr>
        <w:top w:val="none" w:sz="0" w:space="0" w:color="auto"/>
        <w:left w:val="none" w:sz="0" w:space="0" w:color="auto"/>
        <w:bottom w:val="none" w:sz="0" w:space="0" w:color="auto"/>
        <w:right w:val="none" w:sz="0" w:space="0" w:color="auto"/>
      </w:divBdr>
    </w:div>
    <w:div w:id="171578349">
      <w:marLeft w:val="640"/>
      <w:marRight w:val="0"/>
      <w:marTop w:val="0"/>
      <w:marBottom w:val="0"/>
      <w:divBdr>
        <w:top w:val="none" w:sz="0" w:space="0" w:color="auto"/>
        <w:left w:val="none" w:sz="0" w:space="0" w:color="auto"/>
        <w:bottom w:val="none" w:sz="0" w:space="0" w:color="auto"/>
        <w:right w:val="none" w:sz="0" w:space="0" w:color="auto"/>
      </w:divBdr>
    </w:div>
    <w:div w:id="173617059">
      <w:marLeft w:val="640"/>
      <w:marRight w:val="0"/>
      <w:marTop w:val="0"/>
      <w:marBottom w:val="0"/>
      <w:divBdr>
        <w:top w:val="none" w:sz="0" w:space="0" w:color="auto"/>
        <w:left w:val="none" w:sz="0" w:space="0" w:color="auto"/>
        <w:bottom w:val="none" w:sz="0" w:space="0" w:color="auto"/>
        <w:right w:val="none" w:sz="0" w:space="0" w:color="auto"/>
      </w:divBdr>
    </w:div>
    <w:div w:id="174732669">
      <w:marLeft w:val="640"/>
      <w:marRight w:val="0"/>
      <w:marTop w:val="0"/>
      <w:marBottom w:val="0"/>
      <w:divBdr>
        <w:top w:val="none" w:sz="0" w:space="0" w:color="auto"/>
        <w:left w:val="none" w:sz="0" w:space="0" w:color="auto"/>
        <w:bottom w:val="none" w:sz="0" w:space="0" w:color="auto"/>
        <w:right w:val="none" w:sz="0" w:space="0" w:color="auto"/>
      </w:divBdr>
    </w:div>
    <w:div w:id="175385463">
      <w:marLeft w:val="640"/>
      <w:marRight w:val="0"/>
      <w:marTop w:val="0"/>
      <w:marBottom w:val="0"/>
      <w:divBdr>
        <w:top w:val="none" w:sz="0" w:space="0" w:color="auto"/>
        <w:left w:val="none" w:sz="0" w:space="0" w:color="auto"/>
        <w:bottom w:val="none" w:sz="0" w:space="0" w:color="auto"/>
        <w:right w:val="none" w:sz="0" w:space="0" w:color="auto"/>
      </w:divBdr>
    </w:div>
    <w:div w:id="176165808">
      <w:marLeft w:val="640"/>
      <w:marRight w:val="0"/>
      <w:marTop w:val="0"/>
      <w:marBottom w:val="0"/>
      <w:divBdr>
        <w:top w:val="none" w:sz="0" w:space="0" w:color="auto"/>
        <w:left w:val="none" w:sz="0" w:space="0" w:color="auto"/>
        <w:bottom w:val="none" w:sz="0" w:space="0" w:color="auto"/>
        <w:right w:val="none" w:sz="0" w:space="0" w:color="auto"/>
      </w:divBdr>
    </w:div>
    <w:div w:id="176776853">
      <w:marLeft w:val="640"/>
      <w:marRight w:val="0"/>
      <w:marTop w:val="0"/>
      <w:marBottom w:val="0"/>
      <w:divBdr>
        <w:top w:val="none" w:sz="0" w:space="0" w:color="auto"/>
        <w:left w:val="none" w:sz="0" w:space="0" w:color="auto"/>
        <w:bottom w:val="none" w:sz="0" w:space="0" w:color="auto"/>
        <w:right w:val="none" w:sz="0" w:space="0" w:color="auto"/>
      </w:divBdr>
    </w:div>
    <w:div w:id="177233211">
      <w:marLeft w:val="640"/>
      <w:marRight w:val="0"/>
      <w:marTop w:val="0"/>
      <w:marBottom w:val="0"/>
      <w:divBdr>
        <w:top w:val="none" w:sz="0" w:space="0" w:color="auto"/>
        <w:left w:val="none" w:sz="0" w:space="0" w:color="auto"/>
        <w:bottom w:val="none" w:sz="0" w:space="0" w:color="auto"/>
        <w:right w:val="none" w:sz="0" w:space="0" w:color="auto"/>
      </w:divBdr>
    </w:div>
    <w:div w:id="177472069">
      <w:marLeft w:val="640"/>
      <w:marRight w:val="0"/>
      <w:marTop w:val="0"/>
      <w:marBottom w:val="0"/>
      <w:divBdr>
        <w:top w:val="none" w:sz="0" w:space="0" w:color="auto"/>
        <w:left w:val="none" w:sz="0" w:space="0" w:color="auto"/>
        <w:bottom w:val="none" w:sz="0" w:space="0" w:color="auto"/>
        <w:right w:val="none" w:sz="0" w:space="0" w:color="auto"/>
      </w:divBdr>
    </w:div>
    <w:div w:id="178081031">
      <w:marLeft w:val="640"/>
      <w:marRight w:val="0"/>
      <w:marTop w:val="0"/>
      <w:marBottom w:val="0"/>
      <w:divBdr>
        <w:top w:val="none" w:sz="0" w:space="0" w:color="auto"/>
        <w:left w:val="none" w:sz="0" w:space="0" w:color="auto"/>
        <w:bottom w:val="none" w:sz="0" w:space="0" w:color="auto"/>
        <w:right w:val="none" w:sz="0" w:space="0" w:color="auto"/>
      </w:divBdr>
    </w:div>
    <w:div w:id="178280266">
      <w:marLeft w:val="640"/>
      <w:marRight w:val="0"/>
      <w:marTop w:val="0"/>
      <w:marBottom w:val="0"/>
      <w:divBdr>
        <w:top w:val="none" w:sz="0" w:space="0" w:color="auto"/>
        <w:left w:val="none" w:sz="0" w:space="0" w:color="auto"/>
        <w:bottom w:val="none" w:sz="0" w:space="0" w:color="auto"/>
        <w:right w:val="none" w:sz="0" w:space="0" w:color="auto"/>
      </w:divBdr>
    </w:div>
    <w:div w:id="182091673">
      <w:marLeft w:val="640"/>
      <w:marRight w:val="0"/>
      <w:marTop w:val="0"/>
      <w:marBottom w:val="0"/>
      <w:divBdr>
        <w:top w:val="none" w:sz="0" w:space="0" w:color="auto"/>
        <w:left w:val="none" w:sz="0" w:space="0" w:color="auto"/>
        <w:bottom w:val="none" w:sz="0" w:space="0" w:color="auto"/>
        <w:right w:val="none" w:sz="0" w:space="0" w:color="auto"/>
      </w:divBdr>
    </w:div>
    <w:div w:id="182592723">
      <w:marLeft w:val="640"/>
      <w:marRight w:val="0"/>
      <w:marTop w:val="0"/>
      <w:marBottom w:val="0"/>
      <w:divBdr>
        <w:top w:val="none" w:sz="0" w:space="0" w:color="auto"/>
        <w:left w:val="none" w:sz="0" w:space="0" w:color="auto"/>
        <w:bottom w:val="none" w:sz="0" w:space="0" w:color="auto"/>
        <w:right w:val="none" w:sz="0" w:space="0" w:color="auto"/>
      </w:divBdr>
    </w:div>
    <w:div w:id="183061398">
      <w:marLeft w:val="640"/>
      <w:marRight w:val="0"/>
      <w:marTop w:val="0"/>
      <w:marBottom w:val="0"/>
      <w:divBdr>
        <w:top w:val="none" w:sz="0" w:space="0" w:color="auto"/>
        <w:left w:val="none" w:sz="0" w:space="0" w:color="auto"/>
        <w:bottom w:val="none" w:sz="0" w:space="0" w:color="auto"/>
        <w:right w:val="none" w:sz="0" w:space="0" w:color="auto"/>
      </w:divBdr>
    </w:div>
    <w:div w:id="185213586">
      <w:marLeft w:val="640"/>
      <w:marRight w:val="0"/>
      <w:marTop w:val="0"/>
      <w:marBottom w:val="0"/>
      <w:divBdr>
        <w:top w:val="none" w:sz="0" w:space="0" w:color="auto"/>
        <w:left w:val="none" w:sz="0" w:space="0" w:color="auto"/>
        <w:bottom w:val="none" w:sz="0" w:space="0" w:color="auto"/>
        <w:right w:val="none" w:sz="0" w:space="0" w:color="auto"/>
      </w:divBdr>
    </w:div>
    <w:div w:id="186986833">
      <w:marLeft w:val="640"/>
      <w:marRight w:val="0"/>
      <w:marTop w:val="0"/>
      <w:marBottom w:val="0"/>
      <w:divBdr>
        <w:top w:val="none" w:sz="0" w:space="0" w:color="auto"/>
        <w:left w:val="none" w:sz="0" w:space="0" w:color="auto"/>
        <w:bottom w:val="none" w:sz="0" w:space="0" w:color="auto"/>
        <w:right w:val="none" w:sz="0" w:space="0" w:color="auto"/>
      </w:divBdr>
    </w:div>
    <w:div w:id="188183796">
      <w:marLeft w:val="640"/>
      <w:marRight w:val="0"/>
      <w:marTop w:val="0"/>
      <w:marBottom w:val="0"/>
      <w:divBdr>
        <w:top w:val="none" w:sz="0" w:space="0" w:color="auto"/>
        <w:left w:val="none" w:sz="0" w:space="0" w:color="auto"/>
        <w:bottom w:val="none" w:sz="0" w:space="0" w:color="auto"/>
        <w:right w:val="none" w:sz="0" w:space="0" w:color="auto"/>
      </w:divBdr>
    </w:div>
    <w:div w:id="188683581">
      <w:marLeft w:val="640"/>
      <w:marRight w:val="0"/>
      <w:marTop w:val="0"/>
      <w:marBottom w:val="0"/>
      <w:divBdr>
        <w:top w:val="none" w:sz="0" w:space="0" w:color="auto"/>
        <w:left w:val="none" w:sz="0" w:space="0" w:color="auto"/>
        <w:bottom w:val="none" w:sz="0" w:space="0" w:color="auto"/>
        <w:right w:val="none" w:sz="0" w:space="0" w:color="auto"/>
      </w:divBdr>
    </w:div>
    <w:div w:id="189537033">
      <w:marLeft w:val="640"/>
      <w:marRight w:val="0"/>
      <w:marTop w:val="0"/>
      <w:marBottom w:val="0"/>
      <w:divBdr>
        <w:top w:val="none" w:sz="0" w:space="0" w:color="auto"/>
        <w:left w:val="none" w:sz="0" w:space="0" w:color="auto"/>
        <w:bottom w:val="none" w:sz="0" w:space="0" w:color="auto"/>
        <w:right w:val="none" w:sz="0" w:space="0" w:color="auto"/>
      </w:divBdr>
    </w:div>
    <w:div w:id="190655469">
      <w:marLeft w:val="640"/>
      <w:marRight w:val="0"/>
      <w:marTop w:val="0"/>
      <w:marBottom w:val="0"/>
      <w:divBdr>
        <w:top w:val="none" w:sz="0" w:space="0" w:color="auto"/>
        <w:left w:val="none" w:sz="0" w:space="0" w:color="auto"/>
        <w:bottom w:val="none" w:sz="0" w:space="0" w:color="auto"/>
        <w:right w:val="none" w:sz="0" w:space="0" w:color="auto"/>
      </w:divBdr>
    </w:div>
    <w:div w:id="192571033">
      <w:marLeft w:val="640"/>
      <w:marRight w:val="0"/>
      <w:marTop w:val="0"/>
      <w:marBottom w:val="0"/>
      <w:divBdr>
        <w:top w:val="none" w:sz="0" w:space="0" w:color="auto"/>
        <w:left w:val="none" w:sz="0" w:space="0" w:color="auto"/>
        <w:bottom w:val="none" w:sz="0" w:space="0" w:color="auto"/>
        <w:right w:val="none" w:sz="0" w:space="0" w:color="auto"/>
      </w:divBdr>
    </w:div>
    <w:div w:id="192886681">
      <w:marLeft w:val="640"/>
      <w:marRight w:val="0"/>
      <w:marTop w:val="0"/>
      <w:marBottom w:val="0"/>
      <w:divBdr>
        <w:top w:val="none" w:sz="0" w:space="0" w:color="auto"/>
        <w:left w:val="none" w:sz="0" w:space="0" w:color="auto"/>
        <w:bottom w:val="none" w:sz="0" w:space="0" w:color="auto"/>
        <w:right w:val="none" w:sz="0" w:space="0" w:color="auto"/>
      </w:divBdr>
    </w:div>
    <w:div w:id="193005059">
      <w:marLeft w:val="640"/>
      <w:marRight w:val="0"/>
      <w:marTop w:val="0"/>
      <w:marBottom w:val="0"/>
      <w:divBdr>
        <w:top w:val="none" w:sz="0" w:space="0" w:color="auto"/>
        <w:left w:val="none" w:sz="0" w:space="0" w:color="auto"/>
        <w:bottom w:val="none" w:sz="0" w:space="0" w:color="auto"/>
        <w:right w:val="none" w:sz="0" w:space="0" w:color="auto"/>
      </w:divBdr>
    </w:div>
    <w:div w:id="194462523">
      <w:marLeft w:val="640"/>
      <w:marRight w:val="0"/>
      <w:marTop w:val="0"/>
      <w:marBottom w:val="0"/>
      <w:divBdr>
        <w:top w:val="none" w:sz="0" w:space="0" w:color="auto"/>
        <w:left w:val="none" w:sz="0" w:space="0" w:color="auto"/>
        <w:bottom w:val="none" w:sz="0" w:space="0" w:color="auto"/>
        <w:right w:val="none" w:sz="0" w:space="0" w:color="auto"/>
      </w:divBdr>
    </w:div>
    <w:div w:id="194926862">
      <w:marLeft w:val="640"/>
      <w:marRight w:val="0"/>
      <w:marTop w:val="0"/>
      <w:marBottom w:val="0"/>
      <w:divBdr>
        <w:top w:val="none" w:sz="0" w:space="0" w:color="auto"/>
        <w:left w:val="none" w:sz="0" w:space="0" w:color="auto"/>
        <w:bottom w:val="none" w:sz="0" w:space="0" w:color="auto"/>
        <w:right w:val="none" w:sz="0" w:space="0" w:color="auto"/>
      </w:divBdr>
    </w:div>
    <w:div w:id="195776264">
      <w:marLeft w:val="640"/>
      <w:marRight w:val="0"/>
      <w:marTop w:val="0"/>
      <w:marBottom w:val="0"/>
      <w:divBdr>
        <w:top w:val="none" w:sz="0" w:space="0" w:color="auto"/>
        <w:left w:val="none" w:sz="0" w:space="0" w:color="auto"/>
        <w:bottom w:val="none" w:sz="0" w:space="0" w:color="auto"/>
        <w:right w:val="none" w:sz="0" w:space="0" w:color="auto"/>
      </w:divBdr>
    </w:div>
    <w:div w:id="195823154">
      <w:marLeft w:val="640"/>
      <w:marRight w:val="0"/>
      <w:marTop w:val="0"/>
      <w:marBottom w:val="0"/>
      <w:divBdr>
        <w:top w:val="none" w:sz="0" w:space="0" w:color="auto"/>
        <w:left w:val="none" w:sz="0" w:space="0" w:color="auto"/>
        <w:bottom w:val="none" w:sz="0" w:space="0" w:color="auto"/>
        <w:right w:val="none" w:sz="0" w:space="0" w:color="auto"/>
      </w:divBdr>
    </w:div>
    <w:div w:id="198516823">
      <w:marLeft w:val="640"/>
      <w:marRight w:val="0"/>
      <w:marTop w:val="0"/>
      <w:marBottom w:val="0"/>
      <w:divBdr>
        <w:top w:val="none" w:sz="0" w:space="0" w:color="auto"/>
        <w:left w:val="none" w:sz="0" w:space="0" w:color="auto"/>
        <w:bottom w:val="none" w:sz="0" w:space="0" w:color="auto"/>
        <w:right w:val="none" w:sz="0" w:space="0" w:color="auto"/>
      </w:divBdr>
    </w:div>
    <w:div w:id="198594164">
      <w:marLeft w:val="640"/>
      <w:marRight w:val="0"/>
      <w:marTop w:val="0"/>
      <w:marBottom w:val="0"/>
      <w:divBdr>
        <w:top w:val="none" w:sz="0" w:space="0" w:color="auto"/>
        <w:left w:val="none" w:sz="0" w:space="0" w:color="auto"/>
        <w:bottom w:val="none" w:sz="0" w:space="0" w:color="auto"/>
        <w:right w:val="none" w:sz="0" w:space="0" w:color="auto"/>
      </w:divBdr>
    </w:div>
    <w:div w:id="200631218">
      <w:marLeft w:val="640"/>
      <w:marRight w:val="0"/>
      <w:marTop w:val="0"/>
      <w:marBottom w:val="0"/>
      <w:divBdr>
        <w:top w:val="none" w:sz="0" w:space="0" w:color="auto"/>
        <w:left w:val="none" w:sz="0" w:space="0" w:color="auto"/>
        <w:bottom w:val="none" w:sz="0" w:space="0" w:color="auto"/>
        <w:right w:val="none" w:sz="0" w:space="0" w:color="auto"/>
      </w:divBdr>
    </w:div>
    <w:div w:id="200748147">
      <w:marLeft w:val="640"/>
      <w:marRight w:val="0"/>
      <w:marTop w:val="0"/>
      <w:marBottom w:val="0"/>
      <w:divBdr>
        <w:top w:val="none" w:sz="0" w:space="0" w:color="auto"/>
        <w:left w:val="none" w:sz="0" w:space="0" w:color="auto"/>
        <w:bottom w:val="none" w:sz="0" w:space="0" w:color="auto"/>
        <w:right w:val="none" w:sz="0" w:space="0" w:color="auto"/>
      </w:divBdr>
    </w:div>
    <w:div w:id="201555102">
      <w:marLeft w:val="640"/>
      <w:marRight w:val="0"/>
      <w:marTop w:val="0"/>
      <w:marBottom w:val="0"/>
      <w:divBdr>
        <w:top w:val="none" w:sz="0" w:space="0" w:color="auto"/>
        <w:left w:val="none" w:sz="0" w:space="0" w:color="auto"/>
        <w:bottom w:val="none" w:sz="0" w:space="0" w:color="auto"/>
        <w:right w:val="none" w:sz="0" w:space="0" w:color="auto"/>
      </w:divBdr>
    </w:div>
    <w:div w:id="202980758">
      <w:marLeft w:val="640"/>
      <w:marRight w:val="0"/>
      <w:marTop w:val="0"/>
      <w:marBottom w:val="0"/>
      <w:divBdr>
        <w:top w:val="none" w:sz="0" w:space="0" w:color="auto"/>
        <w:left w:val="none" w:sz="0" w:space="0" w:color="auto"/>
        <w:bottom w:val="none" w:sz="0" w:space="0" w:color="auto"/>
        <w:right w:val="none" w:sz="0" w:space="0" w:color="auto"/>
      </w:divBdr>
    </w:div>
    <w:div w:id="204290785">
      <w:marLeft w:val="640"/>
      <w:marRight w:val="0"/>
      <w:marTop w:val="0"/>
      <w:marBottom w:val="0"/>
      <w:divBdr>
        <w:top w:val="none" w:sz="0" w:space="0" w:color="auto"/>
        <w:left w:val="none" w:sz="0" w:space="0" w:color="auto"/>
        <w:bottom w:val="none" w:sz="0" w:space="0" w:color="auto"/>
        <w:right w:val="none" w:sz="0" w:space="0" w:color="auto"/>
      </w:divBdr>
    </w:div>
    <w:div w:id="205027487">
      <w:marLeft w:val="640"/>
      <w:marRight w:val="0"/>
      <w:marTop w:val="0"/>
      <w:marBottom w:val="0"/>
      <w:divBdr>
        <w:top w:val="none" w:sz="0" w:space="0" w:color="auto"/>
        <w:left w:val="none" w:sz="0" w:space="0" w:color="auto"/>
        <w:bottom w:val="none" w:sz="0" w:space="0" w:color="auto"/>
        <w:right w:val="none" w:sz="0" w:space="0" w:color="auto"/>
      </w:divBdr>
    </w:div>
    <w:div w:id="206382127">
      <w:marLeft w:val="640"/>
      <w:marRight w:val="0"/>
      <w:marTop w:val="0"/>
      <w:marBottom w:val="0"/>
      <w:divBdr>
        <w:top w:val="none" w:sz="0" w:space="0" w:color="auto"/>
        <w:left w:val="none" w:sz="0" w:space="0" w:color="auto"/>
        <w:bottom w:val="none" w:sz="0" w:space="0" w:color="auto"/>
        <w:right w:val="none" w:sz="0" w:space="0" w:color="auto"/>
      </w:divBdr>
    </w:div>
    <w:div w:id="206649696">
      <w:marLeft w:val="640"/>
      <w:marRight w:val="0"/>
      <w:marTop w:val="0"/>
      <w:marBottom w:val="0"/>
      <w:divBdr>
        <w:top w:val="none" w:sz="0" w:space="0" w:color="auto"/>
        <w:left w:val="none" w:sz="0" w:space="0" w:color="auto"/>
        <w:bottom w:val="none" w:sz="0" w:space="0" w:color="auto"/>
        <w:right w:val="none" w:sz="0" w:space="0" w:color="auto"/>
      </w:divBdr>
    </w:div>
    <w:div w:id="208227464">
      <w:marLeft w:val="640"/>
      <w:marRight w:val="0"/>
      <w:marTop w:val="0"/>
      <w:marBottom w:val="0"/>
      <w:divBdr>
        <w:top w:val="none" w:sz="0" w:space="0" w:color="auto"/>
        <w:left w:val="none" w:sz="0" w:space="0" w:color="auto"/>
        <w:bottom w:val="none" w:sz="0" w:space="0" w:color="auto"/>
        <w:right w:val="none" w:sz="0" w:space="0" w:color="auto"/>
      </w:divBdr>
    </w:div>
    <w:div w:id="208685349">
      <w:marLeft w:val="640"/>
      <w:marRight w:val="0"/>
      <w:marTop w:val="0"/>
      <w:marBottom w:val="0"/>
      <w:divBdr>
        <w:top w:val="none" w:sz="0" w:space="0" w:color="auto"/>
        <w:left w:val="none" w:sz="0" w:space="0" w:color="auto"/>
        <w:bottom w:val="none" w:sz="0" w:space="0" w:color="auto"/>
        <w:right w:val="none" w:sz="0" w:space="0" w:color="auto"/>
      </w:divBdr>
    </w:div>
    <w:div w:id="208957585">
      <w:marLeft w:val="640"/>
      <w:marRight w:val="0"/>
      <w:marTop w:val="0"/>
      <w:marBottom w:val="0"/>
      <w:divBdr>
        <w:top w:val="none" w:sz="0" w:space="0" w:color="auto"/>
        <w:left w:val="none" w:sz="0" w:space="0" w:color="auto"/>
        <w:bottom w:val="none" w:sz="0" w:space="0" w:color="auto"/>
        <w:right w:val="none" w:sz="0" w:space="0" w:color="auto"/>
      </w:divBdr>
    </w:div>
    <w:div w:id="210774623">
      <w:marLeft w:val="640"/>
      <w:marRight w:val="0"/>
      <w:marTop w:val="0"/>
      <w:marBottom w:val="0"/>
      <w:divBdr>
        <w:top w:val="none" w:sz="0" w:space="0" w:color="auto"/>
        <w:left w:val="none" w:sz="0" w:space="0" w:color="auto"/>
        <w:bottom w:val="none" w:sz="0" w:space="0" w:color="auto"/>
        <w:right w:val="none" w:sz="0" w:space="0" w:color="auto"/>
      </w:divBdr>
    </w:div>
    <w:div w:id="211115331">
      <w:marLeft w:val="640"/>
      <w:marRight w:val="0"/>
      <w:marTop w:val="0"/>
      <w:marBottom w:val="0"/>
      <w:divBdr>
        <w:top w:val="none" w:sz="0" w:space="0" w:color="auto"/>
        <w:left w:val="none" w:sz="0" w:space="0" w:color="auto"/>
        <w:bottom w:val="none" w:sz="0" w:space="0" w:color="auto"/>
        <w:right w:val="none" w:sz="0" w:space="0" w:color="auto"/>
      </w:divBdr>
    </w:div>
    <w:div w:id="212079893">
      <w:marLeft w:val="640"/>
      <w:marRight w:val="0"/>
      <w:marTop w:val="0"/>
      <w:marBottom w:val="0"/>
      <w:divBdr>
        <w:top w:val="none" w:sz="0" w:space="0" w:color="auto"/>
        <w:left w:val="none" w:sz="0" w:space="0" w:color="auto"/>
        <w:bottom w:val="none" w:sz="0" w:space="0" w:color="auto"/>
        <w:right w:val="none" w:sz="0" w:space="0" w:color="auto"/>
      </w:divBdr>
    </w:div>
    <w:div w:id="212160814">
      <w:marLeft w:val="640"/>
      <w:marRight w:val="0"/>
      <w:marTop w:val="0"/>
      <w:marBottom w:val="0"/>
      <w:divBdr>
        <w:top w:val="none" w:sz="0" w:space="0" w:color="auto"/>
        <w:left w:val="none" w:sz="0" w:space="0" w:color="auto"/>
        <w:bottom w:val="none" w:sz="0" w:space="0" w:color="auto"/>
        <w:right w:val="none" w:sz="0" w:space="0" w:color="auto"/>
      </w:divBdr>
    </w:div>
    <w:div w:id="212474103">
      <w:marLeft w:val="640"/>
      <w:marRight w:val="0"/>
      <w:marTop w:val="0"/>
      <w:marBottom w:val="0"/>
      <w:divBdr>
        <w:top w:val="none" w:sz="0" w:space="0" w:color="auto"/>
        <w:left w:val="none" w:sz="0" w:space="0" w:color="auto"/>
        <w:bottom w:val="none" w:sz="0" w:space="0" w:color="auto"/>
        <w:right w:val="none" w:sz="0" w:space="0" w:color="auto"/>
      </w:divBdr>
    </w:div>
    <w:div w:id="212889547">
      <w:marLeft w:val="640"/>
      <w:marRight w:val="0"/>
      <w:marTop w:val="0"/>
      <w:marBottom w:val="0"/>
      <w:divBdr>
        <w:top w:val="none" w:sz="0" w:space="0" w:color="auto"/>
        <w:left w:val="none" w:sz="0" w:space="0" w:color="auto"/>
        <w:bottom w:val="none" w:sz="0" w:space="0" w:color="auto"/>
        <w:right w:val="none" w:sz="0" w:space="0" w:color="auto"/>
      </w:divBdr>
    </w:div>
    <w:div w:id="214632313">
      <w:marLeft w:val="640"/>
      <w:marRight w:val="0"/>
      <w:marTop w:val="0"/>
      <w:marBottom w:val="0"/>
      <w:divBdr>
        <w:top w:val="none" w:sz="0" w:space="0" w:color="auto"/>
        <w:left w:val="none" w:sz="0" w:space="0" w:color="auto"/>
        <w:bottom w:val="none" w:sz="0" w:space="0" w:color="auto"/>
        <w:right w:val="none" w:sz="0" w:space="0" w:color="auto"/>
      </w:divBdr>
    </w:div>
    <w:div w:id="216090519">
      <w:marLeft w:val="640"/>
      <w:marRight w:val="0"/>
      <w:marTop w:val="0"/>
      <w:marBottom w:val="0"/>
      <w:divBdr>
        <w:top w:val="none" w:sz="0" w:space="0" w:color="auto"/>
        <w:left w:val="none" w:sz="0" w:space="0" w:color="auto"/>
        <w:bottom w:val="none" w:sz="0" w:space="0" w:color="auto"/>
        <w:right w:val="none" w:sz="0" w:space="0" w:color="auto"/>
      </w:divBdr>
    </w:div>
    <w:div w:id="217281489">
      <w:marLeft w:val="640"/>
      <w:marRight w:val="0"/>
      <w:marTop w:val="0"/>
      <w:marBottom w:val="0"/>
      <w:divBdr>
        <w:top w:val="none" w:sz="0" w:space="0" w:color="auto"/>
        <w:left w:val="none" w:sz="0" w:space="0" w:color="auto"/>
        <w:bottom w:val="none" w:sz="0" w:space="0" w:color="auto"/>
        <w:right w:val="none" w:sz="0" w:space="0" w:color="auto"/>
      </w:divBdr>
    </w:div>
    <w:div w:id="219245863">
      <w:marLeft w:val="640"/>
      <w:marRight w:val="0"/>
      <w:marTop w:val="0"/>
      <w:marBottom w:val="0"/>
      <w:divBdr>
        <w:top w:val="none" w:sz="0" w:space="0" w:color="auto"/>
        <w:left w:val="none" w:sz="0" w:space="0" w:color="auto"/>
        <w:bottom w:val="none" w:sz="0" w:space="0" w:color="auto"/>
        <w:right w:val="none" w:sz="0" w:space="0" w:color="auto"/>
      </w:divBdr>
    </w:div>
    <w:div w:id="219370607">
      <w:marLeft w:val="640"/>
      <w:marRight w:val="0"/>
      <w:marTop w:val="0"/>
      <w:marBottom w:val="0"/>
      <w:divBdr>
        <w:top w:val="none" w:sz="0" w:space="0" w:color="auto"/>
        <w:left w:val="none" w:sz="0" w:space="0" w:color="auto"/>
        <w:bottom w:val="none" w:sz="0" w:space="0" w:color="auto"/>
        <w:right w:val="none" w:sz="0" w:space="0" w:color="auto"/>
      </w:divBdr>
    </w:div>
    <w:div w:id="222451011">
      <w:marLeft w:val="640"/>
      <w:marRight w:val="0"/>
      <w:marTop w:val="0"/>
      <w:marBottom w:val="0"/>
      <w:divBdr>
        <w:top w:val="none" w:sz="0" w:space="0" w:color="auto"/>
        <w:left w:val="none" w:sz="0" w:space="0" w:color="auto"/>
        <w:bottom w:val="none" w:sz="0" w:space="0" w:color="auto"/>
        <w:right w:val="none" w:sz="0" w:space="0" w:color="auto"/>
      </w:divBdr>
    </w:div>
    <w:div w:id="223682432">
      <w:marLeft w:val="640"/>
      <w:marRight w:val="0"/>
      <w:marTop w:val="0"/>
      <w:marBottom w:val="0"/>
      <w:divBdr>
        <w:top w:val="none" w:sz="0" w:space="0" w:color="auto"/>
        <w:left w:val="none" w:sz="0" w:space="0" w:color="auto"/>
        <w:bottom w:val="none" w:sz="0" w:space="0" w:color="auto"/>
        <w:right w:val="none" w:sz="0" w:space="0" w:color="auto"/>
      </w:divBdr>
    </w:div>
    <w:div w:id="225802625">
      <w:marLeft w:val="640"/>
      <w:marRight w:val="0"/>
      <w:marTop w:val="0"/>
      <w:marBottom w:val="0"/>
      <w:divBdr>
        <w:top w:val="none" w:sz="0" w:space="0" w:color="auto"/>
        <w:left w:val="none" w:sz="0" w:space="0" w:color="auto"/>
        <w:bottom w:val="none" w:sz="0" w:space="0" w:color="auto"/>
        <w:right w:val="none" w:sz="0" w:space="0" w:color="auto"/>
      </w:divBdr>
    </w:div>
    <w:div w:id="230309827">
      <w:marLeft w:val="640"/>
      <w:marRight w:val="0"/>
      <w:marTop w:val="0"/>
      <w:marBottom w:val="0"/>
      <w:divBdr>
        <w:top w:val="none" w:sz="0" w:space="0" w:color="auto"/>
        <w:left w:val="none" w:sz="0" w:space="0" w:color="auto"/>
        <w:bottom w:val="none" w:sz="0" w:space="0" w:color="auto"/>
        <w:right w:val="none" w:sz="0" w:space="0" w:color="auto"/>
      </w:divBdr>
    </w:div>
    <w:div w:id="232350115">
      <w:marLeft w:val="640"/>
      <w:marRight w:val="0"/>
      <w:marTop w:val="0"/>
      <w:marBottom w:val="0"/>
      <w:divBdr>
        <w:top w:val="none" w:sz="0" w:space="0" w:color="auto"/>
        <w:left w:val="none" w:sz="0" w:space="0" w:color="auto"/>
        <w:bottom w:val="none" w:sz="0" w:space="0" w:color="auto"/>
        <w:right w:val="none" w:sz="0" w:space="0" w:color="auto"/>
      </w:divBdr>
    </w:div>
    <w:div w:id="233703394">
      <w:marLeft w:val="640"/>
      <w:marRight w:val="0"/>
      <w:marTop w:val="0"/>
      <w:marBottom w:val="0"/>
      <w:divBdr>
        <w:top w:val="none" w:sz="0" w:space="0" w:color="auto"/>
        <w:left w:val="none" w:sz="0" w:space="0" w:color="auto"/>
        <w:bottom w:val="none" w:sz="0" w:space="0" w:color="auto"/>
        <w:right w:val="none" w:sz="0" w:space="0" w:color="auto"/>
      </w:divBdr>
    </w:div>
    <w:div w:id="233778175">
      <w:marLeft w:val="640"/>
      <w:marRight w:val="0"/>
      <w:marTop w:val="0"/>
      <w:marBottom w:val="0"/>
      <w:divBdr>
        <w:top w:val="none" w:sz="0" w:space="0" w:color="auto"/>
        <w:left w:val="none" w:sz="0" w:space="0" w:color="auto"/>
        <w:bottom w:val="none" w:sz="0" w:space="0" w:color="auto"/>
        <w:right w:val="none" w:sz="0" w:space="0" w:color="auto"/>
      </w:divBdr>
    </w:div>
    <w:div w:id="234707468">
      <w:marLeft w:val="640"/>
      <w:marRight w:val="0"/>
      <w:marTop w:val="0"/>
      <w:marBottom w:val="0"/>
      <w:divBdr>
        <w:top w:val="none" w:sz="0" w:space="0" w:color="auto"/>
        <w:left w:val="none" w:sz="0" w:space="0" w:color="auto"/>
        <w:bottom w:val="none" w:sz="0" w:space="0" w:color="auto"/>
        <w:right w:val="none" w:sz="0" w:space="0" w:color="auto"/>
      </w:divBdr>
    </w:div>
    <w:div w:id="236133774">
      <w:marLeft w:val="640"/>
      <w:marRight w:val="0"/>
      <w:marTop w:val="0"/>
      <w:marBottom w:val="0"/>
      <w:divBdr>
        <w:top w:val="none" w:sz="0" w:space="0" w:color="auto"/>
        <w:left w:val="none" w:sz="0" w:space="0" w:color="auto"/>
        <w:bottom w:val="none" w:sz="0" w:space="0" w:color="auto"/>
        <w:right w:val="none" w:sz="0" w:space="0" w:color="auto"/>
      </w:divBdr>
    </w:div>
    <w:div w:id="236792073">
      <w:marLeft w:val="640"/>
      <w:marRight w:val="0"/>
      <w:marTop w:val="0"/>
      <w:marBottom w:val="0"/>
      <w:divBdr>
        <w:top w:val="none" w:sz="0" w:space="0" w:color="auto"/>
        <w:left w:val="none" w:sz="0" w:space="0" w:color="auto"/>
        <w:bottom w:val="none" w:sz="0" w:space="0" w:color="auto"/>
        <w:right w:val="none" w:sz="0" w:space="0" w:color="auto"/>
      </w:divBdr>
    </w:div>
    <w:div w:id="241987839">
      <w:marLeft w:val="640"/>
      <w:marRight w:val="0"/>
      <w:marTop w:val="0"/>
      <w:marBottom w:val="0"/>
      <w:divBdr>
        <w:top w:val="none" w:sz="0" w:space="0" w:color="auto"/>
        <w:left w:val="none" w:sz="0" w:space="0" w:color="auto"/>
        <w:bottom w:val="none" w:sz="0" w:space="0" w:color="auto"/>
        <w:right w:val="none" w:sz="0" w:space="0" w:color="auto"/>
      </w:divBdr>
    </w:div>
    <w:div w:id="242760146">
      <w:marLeft w:val="640"/>
      <w:marRight w:val="0"/>
      <w:marTop w:val="0"/>
      <w:marBottom w:val="0"/>
      <w:divBdr>
        <w:top w:val="none" w:sz="0" w:space="0" w:color="auto"/>
        <w:left w:val="none" w:sz="0" w:space="0" w:color="auto"/>
        <w:bottom w:val="none" w:sz="0" w:space="0" w:color="auto"/>
        <w:right w:val="none" w:sz="0" w:space="0" w:color="auto"/>
      </w:divBdr>
    </w:div>
    <w:div w:id="242840438">
      <w:marLeft w:val="640"/>
      <w:marRight w:val="0"/>
      <w:marTop w:val="0"/>
      <w:marBottom w:val="0"/>
      <w:divBdr>
        <w:top w:val="none" w:sz="0" w:space="0" w:color="auto"/>
        <w:left w:val="none" w:sz="0" w:space="0" w:color="auto"/>
        <w:bottom w:val="none" w:sz="0" w:space="0" w:color="auto"/>
        <w:right w:val="none" w:sz="0" w:space="0" w:color="auto"/>
      </w:divBdr>
    </w:div>
    <w:div w:id="243103875">
      <w:marLeft w:val="640"/>
      <w:marRight w:val="0"/>
      <w:marTop w:val="0"/>
      <w:marBottom w:val="0"/>
      <w:divBdr>
        <w:top w:val="none" w:sz="0" w:space="0" w:color="auto"/>
        <w:left w:val="none" w:sz="0" w:space="0" w:color="auto"/>
        <w:bottom w:val="none" w:sz="0" w:space="0" w:color="auto"/>
        <w:right w:val="none" w:sz="0" w:space="0" w:color="auto"/>
      </w:divBdr>
    </w:div>
    <w:div w:id="244727206">
      <w:marLeft w:val="640"/>
      <w:marRight w:val="0"/>
      <w:marTop w:val="0"/>
      <w:marBottom w:val="0"/>
      <w:divBdr>
        <w:top w:val="none" w:sz="0" w:space="0" w:color="auto"/>
        <w:left w:val="none" w:sz="0" w:space="0" w:color="auto"/>
        <w:bottom w:val="none" w:sz="0" w:space="0" w:color="auto"/>
        <w:right w:val="none" w:sz="0" w:space="0" w:color="auto"/>
      </w:divBdr>
    </w:div>
    <w:div w:id="245649418">
      <w:marLeft w:val="640"/>
      <w:marRight w:val="0"/>
      <w:marTop w:val="0"/>
      <w:marBottom w:val="0"/>
      <w:divBdr>
        <w:top w:val="none" w:sz="0" w:space="0" w:color="auto"/>
        <w:left w:val="none" w:sz="0" w:space="0" w:color="auto"/>
        <w:bottom w:val="none" w:sz="0" w:space="0" w:color="auto"/>
        <w:right w:val="none" w:sz="0" w:space="0" w:color="auto"/>
      </w:divBdr>
    </w:div>
    <w:div w:id="246576622">
      <w:marLeft w:val="640"/>
      <w:marRight w:val="0"/>
      <w:marTop w:val="0"/>
      <w:marBottom w:val="0"/>
      <w:divBdr>
        <w:top w:val="none" w:sz="0" w:space="0" w:color="auto"/>
        <w:left w:val="none" w:sz="0" w:space="0" w:color="auto"/>
        <w:bottom w:val="none" w:sz="0" w:space="0" w:color="auto"/>
        <w:right w:val="none" w:sz="0" w:space="0" w:color="auto"/>
      </w:divBdr>
    </w:div>
    <w:div w:id="247079054">
      <w:marLeft w:val="640"/>
      <w:marRight w:val="0"/>
      <w:marTop w:val="0"/>
      <w:marBottom w:val="0"/>
      <w:divBdr>
        <w:top w:val="none" w:sz="0" w:space="0" w:color="auto"/>
        <w:left w:val="none" w:sz="0" w:space="0" w:color="auto"/>
        <w:bottom w:val="none" w:sz="0" w:space="0" w:color="auto"/>
        <w:right w:val="none" w:sz="0" w:space="0" w:color="auto"/>
      </w:divBdr>
    </w:div>
    <w:div w:id="248925642">
      <w:marLeft w:val="640"/>
      <w:marRight w:val="0"/>
      <w:marTop w:val="0"/>
      <w:marBottom w:val="0"/>
      <w:divBdr>
        <w:top w:val="none" w:sz="0" w:space="0" w:color="auto"/>
        <w:left w:val="none" w:sz="0" w:space="0" w:color="auto"/>
        <w:bottom w:val="none" w:sz="0" w:space="0" w:color="auto"/>
        <w:right w:val="none" w:sz="0" w:space="0" w:color="auto"/>
      </w:divBdr>
    </w:div>
    <w:div w:id="252278045">
      <w:marLeft w:val="640"/>
      <w:marRight w:val="0"/>
      <w:marTop w:val="0"/>
      <w:marBottom w:val="0"/>
      <w:divBdr>
        <w:top w:val="none" w:sz="0" w:space="0" w:color="auto"/>
        <w:left w:val="none" w:sz="0" w:space="0" w:color="auto"/>
        <w:bottom w:val="none" w:sz="0" w:space="0" w:color="auto"/>
        <w:right w:val="none" w:sz="0" w:space="0" w:color="auto"/>
      </w:divBdr>
    </w:div>
    <w:div w:id="252788686">
      <w:marLeft w:val="640"/>
      <w:marRight w:val="0"/>
      <w:marTop w:val="0"/>
      <w:marBottom w:val="0"/>
      <w:divBdr>
        <w:top w:val="none" w:sz="0" w:space="0" w:color="auto"/>
        <w:left w:val="none" w:sz="0" w:space="0" w:color="auto"/>
        <w:bottom w:val="none" w:sz="0" w:space="0" w:color="auto"/>
        <w:right w:val="none" w:sz="0" w:space="0" w:color="auto"/>
      </w:divBdr>
    </w:div>
    <w:div w:id="253248726">
      <w:marLeft w:val="640"/>
      <w:marRight w:val="0"/>
      <w:marTop w:val="0"/>
      <w:marBottom w:val="0"/>
      <w:divBdr>
        <w:top w:val="none" w:sz="0" w:space="0" w:color="auto"/>
        <w:left w:val="none" w:sz="0" w:space="0" w:color="auto"/>
        <w:bottom w:val="none" w:sz="0" w:space="0" w:color="auto"/>
        <w:right w:val="none" w:sz="0" w:space="0" w:color="auto"/>
      </w:divBdr>
    </w:div>
    <w:div w:id="255866259">
      <w:marLeft w:val="640"/>
      <w:marRight w:val="0"/>
      <w:marTop w:val="0"/>
      <w:marBottom w:val="0"/>
      <w:divBdr>
        <w:top w:val="none" w:sz="0" w:space="0" w:color="auto"/>
        <w:left w:val="none" w:sz="0" w:space="0" w:color="auto"/>
        <w:bottom w:val="none" w:sz="0" w:space="0" w:color="auto"/>
        <w:right w:val="none" w:sz="0" w:space="0" w:color="auto"/>
      </w:divBdr>
    </w:div>
    <w:div w:id="255870093">
      <w:marLeft w:val="640"/>
      <w:marRight w:val="0"/>
      <w:marTop w:val="0"/>
      <w:marBottom w:val="0"/>
      <w:divBdr>
        <w:top w:val="none" w:sz="0" w:space="0" w:color="auto"/>
        <w:left w:val="none" w:sz="0" w:space="0" w:color="auto"/>
        <w:bottom w:val="none" w:sz="0" w:space="0" w:color="auto"/>
        <w:right w:val="none" w:sz="0" w:space="0" w:color="auto"/>
      </w:divBdr>
    </w:div>
    <w:div w:id="257492070">
      <w:marLeft w:val="640"/>
      <w:marRight w:val="0"/>
      <w:marTop w:val="0"/>
      <w:marBottom w:val="0"/>
      <w:divBdr>
        <w:top w:val="none" w:sz="0" w:space="0" w:color="auto"/>
        <w:left w:val="none" w:sz="0" w:space="0" w:color="auto"/>
        <w:bottom w:val="none" w:sz="0" w:space="0" w:color="auto"/>
        <w:right w:val="none" w:sz="0" w:space="0" w:color="auto"/>
      </w:divBdr>
    </w:div>
    <w:div w:id="259995628">
      <w:marLeft w:val="640"/>
      <w:marRight w:val="0"/>
      <w:marTop w:val="0"/>
      <w:marBottom w:val="0"/>
      <w:divBdr>
        <w:top w:val="none" w:sz="0" w:space="0" w:color="auto"/>
        <w:left w:val="none" w:sz="0" w:space="0" w:color="auto"/>
        <w:bottom w:val="none" w:sz="0" w:space="0" w:color="auto"/>
        <w:right w:val="none" w:sz="0" w:space="0" w:color="auto"/>
      </w:divBdr>
    </w:div>
    <w:div w:id="260574344">
      <w:marLeft w:val="640"/>
      <w:marRight w:val="0"/>
      <w:marTop w:val="0"/>
      <w:marBottom w:val="0"/>
      <w:divBdr>
        <w:top w:val="none" w:sz="0" w:space="0" w:color="auto"/>
        <w:left w:val="none" w:sz="0" w:space="0" w:color="auto"/>
        <w:bottom w:val="none" w:sz="0" w:space="0" w:color="auto"/>
        <w:right w:val="none" w:sz="0" w:space="0" w:color="auto"/>
      </w:divBdr>
    </w:div>
    <w:div w:id="260916834">
      <w:marLeft w:val="640"/>
      <w:marRight w:val="0"/>
      <w:marTop w:val="0"/>
      <w:marBottom w:val="0"/>
      <w:divBdr>
        <w:top w:val="none" w:sz="0" w:space="0" w:color="auto"/>
        <w:left w:val="none" w:sz="0" w:space="0" w:color="auto"/>
        <w:bottom w:val="none" w:sz="0" w:space="0" w:color="auto"/>
        <w:right w:val="none" w:sz="0" w:space="0" w:color="auto"/>
      </w:divBdr>
    </w:div>
    <w:div w:id="261259210">
      <w:marLeft w:val="640"/>
      <w:marRight w:val="0"/>
      <w:marTop w:val="0"/>
      <w:marBottom w:val="0"/>
      <w:divBdr>
        <w:top w:val="none" w:sz="0" w:space="0" w:color="auto"/>
        <w:left w:val="none" w:sz="0" w:space="0" w:color="auto"/>
        <w:bottom w:val="none" w:sz="0" w:space="0" w:color="auto"/>
        <w:right w:val="none" w:sz="0" w:space="0" w:color="auto"/>
      </w:divBdr>
    </w:div>
    <w:div w:id="262106837">
      <w:marLeft w:val="640"/>
      <w:marRight w:val="0"/>
      <w:marTop w:val="0"/>
      <w:marBottom w:val="0"/>
      <w:divBdr>
        <w:top w:val="none" w:sz="0" w:space="0" w:color="auto"/>
        <w:left w:val="none" w:sz="0" w:space="0" w:color="auto"/>
        <w:bottom w:val="none" w:sz="0" w:space="0" w:color="auto"/>
        <w:right w:val="none" w:sz="0" w:space="0" w:color="auto"/>
      </w:divBdr>
    </w:div>
    <w:div w:id="263224734">
      <w:marLeft w:val="640"/>
      <w:marRight w:val="0"/>
      <w:marTop w:val="0"/>
      <w:marBottom w:val="0"/>
      <w:divBdr>
        <w:top w:val="none" w:sz="0" w:space="0" w:color="auto"/>
        <w:left w:val="none" w:sz="0" w:space="0" w:color="auto"/>
        <w:bottom w:val="none" w:sz="0" w:space="0" w:color="auto"/>
        <w:right w:val="none" w:sz="0" w:space="0" w:color="auto"/>
      </w:divBdr>
    </w:div>
    <w:div w:id="264270247">
      <w:marLeft w:val="640"/>
      <w:marRight w:val="0"/>
      <w:marTop w:val="0"/>
      <w:marBottom w:val="0"/>
      <w:divBdr>
        <w:top w:val="none" w:sz="0" w:space="0" w:color="auto"/>
        <w:left w:val="none" w:sz="0" w:space="0" w:color="auto"/>
        <w:bottom w:val="none" w:sz="0" w:space="0" w:color="auto"/>
        <w:right w:val="none" w:sz="0" w:space="0" w:color="auto"/>
      </w:divBdr>
    </w:div>
    <w:div w:id="264650851">
      <w:marLeft w:val="640"/>
      <w:marRight w:val="0"/>
      <w:marTop w:val="0"/>
      <w:marBottom w:val="0"/>
      <w:divBdr>
        <w:top w:val="none" w:sz="0" w:space="0" w:color="auto"/>
        <w:left w:val="none" w:sz="0" w:space="0" w:color="auto"/>
        <w:bottom w:val="none" w:sz="0" w:space="0" w:color="auto"/>
        <w:right w:val="none" w:sz="0" w:space="0" w:color="auto"/>
      </w:divBdr>
    </w:div>
    <w:div w:id="265382847">
      <w:marLeft w:val="640"/>
      <w:marRight w:val="0"/>
      <w:marTop w:val="0"/>
      <w:marBottom w:val="0"/>
      <w:divBdr>
        <w:top w:val="none" w:sz="0" w:space="0" w:color="auto"/>
        <w:left w:val="none" w:sz="0" w:space="0" w:color="auto"/>
        <w:bottom w:val="none" w:sz="0" w:space="0" w:color="auto"/>
        <w:right w:val="none" w:sz="0" w:space="0" w:color="auto"/>
      </w:divBdr>
    </w:div>
    <w:div w:id="267154222">
      <w:marLeft w:val="640"/>
      <w:marRight w:val="0"/>
      <w:marTop w:val="0"/>
      <w:marBottom w:val="0"/>
      <w:divBdr>
        <w:top w:val="none" w:sz="0" w:space="0" w:color="auto"/>
        <w:left w:val="none" w:sz="0" w:space="0" w:color="auto"/>
        <w:bottom w:val="none" w:sz="0" w:space="0" w:color="auto"/>
        <w:right w:val="none" w:sz="0" w:space="0" w:color="auto"/>
      </w:divBdr>
    </w:div>
    <w:div w:id="268507841">
      <w:marLeft w:val="640"/>
      <w:marRight w:val="0"/>
      <w:marTop w:val="0"/>
      <w:marBottom w:val="0"/>
      <w:divBdr>
        <w:top w:val="none" w:sz="0" w:space="0" w:color="auto"/>
        <w:left w:val="none" w:sz="0" w:space="0" w:color="auto"/>
        <w:bottom w:val="none" w:sz="0" w:space="0" w:color="auto"/>
        <w:right w:val="none" w:sz="0" w:space="0" w:color="auto"/>
      </w:divBdr>
    </w:div>
    <w:div w:id="270092909">
      <w:marLeft w:val="640"/>
      <w:marRight w:val="0"/>
      <w:marTop w:val="0"/>
      <w:marBottom w:val="0"/>
      <w:divBdr>
        <w:top w:val="none" w:sz="0" w:space="0" w:color="auto"/>
        <w:left w:val="none" w:sz="0" w:space="0" w:color="auto"/>
        <w:bottom w:val="none" w:sz="0" w:space="0" w:color="auto"/>
        <w:right w:val="none" w:sz="0" w:space="0" w:color="auto"/>
      </w:divBdr>
    </w:div>
    <w:div w:id="273487174">
      <w:marLeft w:val="640"/>
      <w:marRight w:val="0"/>
      <w:marTop w:val="0"/>
      <w:marBottom w:val="0"/>
      <w:divBdr>
        <w:top w:val="none" w:sz="0" w:space="0" w:color="auto"/>
        <w:left w:val="none" w:sz="0" w:space="0" w:color="auto"/>
        <w:bottom w:val="none" w:sz="0" w:space="0" w:color="auto"/>
        <w:right w:val="none" w:sz="0" w:space="0" w:color="auto"/>
      </w:divBdr>
    </w:div>
    <w:div w:id="274218744">
      <w:marLeft w:val="640"/>
      <w:marRight w:val="0"/>
      <w:marTop w:val="0"/>
      <w:marBottom w:val="0"/>
      <w:divBdr>
        <w:top w:val="none" w:sz="0" w:space="0" w:color="auto"/>
        <w:left w:val="none" w:sz="0" w:space="0" w:color="auto"/>
        <w:bottom w:val="none" w:sz="0" w:space="0" w:color="auto"/>
        <w:right w:val="none" w:sz="0" w:space="0" w:color="auto"/>
      </w:divBdr>
    </w:div>
    <w:div w:id="277877448">
      <w:marLeft w:val="640"/>
      <w:marRight w:val="0"/>
      <w:marTop w:val="0"/>
      <w:marBottom w:val="0"/>
      <w:divBdr>
        <w:top w:val="none" w:sz="0" w:space="0" w:color="auto"/>
        <w:left w:val="none" w:sz="0" w:space="0" w:color="auto"/>
        <w:bottom w:val="none" w:sz="0" w:space="0" w:color="auto"/>
        <w:right w:val="none" w:sz="0" w:space="0" w:color="auto"/>
      </w:divBdr>
    </w:div>
    <w:div w:id="278419516">
      <w:marLeft w:val="640"/>
      <w:marRight w:val="0"/>
      <w:marTop w:val="0"/>
      <w:marBottom w:val="0"/>
      <w:divBdr>
        <w:top w:val="none" w:sz="0" w:space="0" w:color="auto"/>
        <w:left w:val="none" w:sz="0" w:space="0" w:color="auto"/>
        <w:bottom w:val="none" w:sz="0" w:space="0" w:color="auto"/>
        <w:right w:val="none" w:sz="0" w:space="0" w:color="auto"/>
      </w:divBdr>
    </w:div>
    <w:div w:id="279074732">
      <w:marLeft w:val="640"/>
      <w:marRight w:val="0"/>
      <w:marTop w:val="0"/>
      <w:marBottom w:val="0"/>
      <w:divBdr>
        <w:top w:val="none" w:sz="0" w:space="0" w:color="auto"/>
        <w:left w:val="none" w:sz="0" w:space="0" w:color="auto"/>
        <w:bottom w:val="none" w:sz="0" w:space="0" w:color="auto"/>
        <w:right w:val="none" w:sz="0" w:space="0" w:color="auto"/>
      </w:divBdr>
    </w:div>
    <w:div w:id="280843054">
      <w:marLeft w:val="640"/>
      <w:marRight w:val="0"/>
      <w:marTop w:val="0"/>
      <w:marBottom w:val="0"/>
      <w:divBdr>
        <w:top w:val="none" w:sz="0" w:space="0" w:color="auto"/>
        <w:left w:val="none" w:sz="0" w:space="0" w:color="auto"/>
        <w:bottom w:val="none" w:sz="0" w:space="0" w:color="auto"/>
        <w:right w:val="none" w:sz="0" w:space="0" w:color="auto"/>
      </w:divBdr>
    </w:div>
    <w:div w:id="281613080">
      <w:marLeft w:val="640"/>
      <w:marRight w:val="0"/>
      <w:marTop w:val="0"/>
      <w:marBottom w:val="0"/>
      <w:divBdr>
        <w:top w:val="none" w:sz="0" w:space="0" w:color="auto"/>
        <w:left w:val="none" w:sz="0" w:space="0" w:color="auto"/>
        <w:bottom w:val="none" w:sz="0" w:space="0" w:color="auto"/>
        <w:right w:val="none" w:sz="0" w:space="0" w:color="auto"/>
      </w:divBdr>
    </w:div>
    <w:div w:id="282275529">
      <w:marLeft w:val="640"/>
      <w:marRight w:val="0"/>
      <w:marTop w:val="0"/>
      <w:marBottom w:val="0"/>
      <w:divBdr>
        <w:top w:val="none" w:sz="0" w:space="0" w:color="auto"/>
        <w:left w:val="none" w:sz="0" w:space="0" w:color="auto"/>
        <w:bottom w:val="none" w:sz="0" w:space="0" w:color="auto"/>
        <w:right w:val="none" w:sz="0" w:space="0" w:color="auto"/>
      </w:divBdr>
    </w:div>
    <w:div w:id="283123357">
      <w:marLeft w:val="640"/>
      <w:marRight w:val="0"/>
      <w:marTop w:val="0"/>
      <w:marBottom w:val="0"/>
      <w:divBdr>
        <w:top w:val="none" w:sz="0" w:space="0" w:color="auto"/>
        <w:left w:val="none" w:sz="0" w:space="0" w:color="auto"/>
        <w:bottom w:val="none" w:sz="0" w:space="0" w:color="auto"/>
        <w:right w:val="none" w:sz="0" w:space="0" w:color="auto"/>
      </w:divBdr>
    </w:div>
    <w:div w:id="283658274">
      <w:marLeft w:val="640"/>
      <w:marRight w:val="0"/>
      <w:marTop w:val="0"/>
      <w:marBottom w:val="0"/>
      <w:divBdr>
        <w:top w:val="none" w:sz="0" w:space="0" w:color="auto"/>
        <w:left w:val="none" w:sz="0" w:space="0" w:color="auto"/>
        <w:bottom w:val="none" w:sz="0" w:space="0" w:color="auto"/>
        <w:right w:val="none" w:sz="0" w:space="0" w:color="auto"/>
      </w:divBdr>
    </w:div>
    <w:div w:id="284239201">
      <w:marLeft w:val="640"/>
      <w:marRight w:val="0"/>
      <w:marTop w:val="0"/>
      <w:marBottom w:val="0"/>
      <w:divBdr>
        <w:top w:val="none" w:sz="0" w:space="0" w:color="auto"/>
        <w:left w:val="none" w:sz="0" w:space="0" w:color="auto"/>
        <w:bottom w:val="none" w:sz="0" w:space="0" w:color="auto"/>
        <w:right w:val="none" w:sz="0" w:space="0" w:color="auto"/>
      </w:divBdr>
    </w:div>
    <w:div w:id="284702384">
      <w:marLeft w:val="640"/>
      <w:marRight w:val="0"/>
      <w:marTop w:val="0"/>
      <w:marBottom w:val="0"/>
      <w:divBdr>
        <w:top w:val="none" w:sz="0" w:space="0" w:color="auto"/>
        <w:left w:val="none" w:sz="0" w:space="0" w:color="auto"/>
        <w:bottom w:val="none" w:sz="0" w:space="0" w:color="auto"/>
        <w:right w:val="none" w:sz="0" w:space="0" w:color="auto"/>
      </w:divBdr>
    </w:div>
    <w:div w:id="285821418">
      <w:marLeft w:val="640"/>
      <w:marRight w:val="0"/>
      <w:marTop w:val="0"/>
      <w:marBottom w:val="0"/>
      <w:divBdr>
        <w:top w:val="none" w:sz="0" w:space="0" w:color="auto"/>
        <w:left w:val="none" w:sz="0" w:space="0" w:color="auto"/>
        <w:bottom w:val="none" w:sz="0" w:space="0" w:color="auto"/>
        <w:right w:val="none" w:sz="0" w:space="0" w:color="auto"/>
      </w:divBdr>
    </w:div>
    <w:div w:id="286471149">
      <w:marLeft w:val="640"/>
      <w:marRight w:val="0"/>
      <w:marTop w:val="0"/>
      <w:marBottom w:val="0"/>
      <w:divBdr>
        <w:top w:val="none" w:sz="0" w:space="0" w:color="auto"/>
        <w:left w:val="none" w:sz="0" w:space="0" w:color="auto"/>
        <w:bottom w:val="none" w:sz="0" w:space="0" w:color="auto"/>
        <w:right w:val="none" w:sz="0" w:space="0" w:color="auto"/>
      </w:divBdr>
    </w:div>
    <w:div w:id="287014101">
      <w:marLeft w:val="640"/>
      <w:marRight w:val="0"/>
      <w:marTop w:val="0"/>
      <w:marBottom w:val="0"/>
      <w:divBdr>
        <w:top w:val="none" w:sz="0" w:space="0" w:color="auto"/>
        <w:left w:val="none" w:sz="0" w:space="0" w:color="auto"/>
        <w:bottom w:val="none" w:sz="0" w:space="0" w:color="auto"/>
        <w:right w:val="none" w:sz="0" w:space="0" w:color="auto"/>
      </w:divBdr>
    </w:div>
    <w:div w:id="289822861">
      <w:marLeft w:val="640"/>
      <w:marRight w:val="0"/>
      <w:marTop w:val="0"/>
      <w:marBottom w:val="0"/>
      <w:divBdr>
        <w:top w:val="none" w:sz="0" w:space="0" w:color="auto"/>
        <w:left w:val="none" w:sz="0" w:space="0" w:color="auto"/>
        <w:bottom w:val="none" w:sz="0" w:space="0" w:color="auto"/>
        <w:right w:val="none" w:sz="0" w:space="0" w:color="auto"/>
      </w:divBdr>
    </w:div>
    <w:div w:id="290483133">
      <w:marLeft w:val="640"/>
      <w:marRight w:val="0"/>
      <w:marTop w:val="0"/>
      <w:marBottom w:val="0"/>
      <w:divBdr>
        <w:top w:val="none" w:sz="0" w:space="0" w:color="auto"/>
        <w:left w:val="none" w:sz="0" w:space="0" w:color="auto"/>
        <w:bottom w:val="none" w:sz="0" w:space="0" w:color="auto"/>
        <w:right w:val="none" w:sz="0" w:space="0" w:color="auto"/>
      </w:divBdr>
    </w:div>
    <w:div w:id="291133402">
      <w:marLeft w:val="640"/>
      <w:marRight w:val="0"/>
      <w:marTop w:val="0"/>
      <w:marBottom w:val="0"/>
      <w:divBdr>
        <w:top w:val="none" w:sz="0" w:space="0" w:color="auto"/>
        <w:left w:val="none" w:sz="0" w:space="0" w:color="auto"/>
        <w:bottom w:val="none" w:sz="0" w:space="0" w:color="auto"/>
        <w:right w:val="none" w:sz="0" w:space="0" w:color="auto"/>
      </w:divBdr>
    </w:div>
    <w:div w:id="292029865">
      <w:marLeft w:val="640"/>
      <w:marRight w:val="0"/>
      <w:marTop w:val="0"/>
      <w:marBottom w:val="0"/>
      <w:divBdr>
        <w:top w:val="none" w:sz="0" w:space="0" w:color="auto"/>
        <w:left w:val="none" w:sz="0" w:space="0" w:color="auto"/>
        <w:bottom w:val="none" w:sz="0" w:space="0" w:color="auto"/>
        <w:right w:val="none" w:sz="0" w:space="0" w:color="auto"/>
      </w:divBdr>
    </w:div>
    <w:div w:id="294406901">
      <w:marLeft w:val="640"/>
      <w:marRight w:val="0"/>
      <w:marTop w:val="0"/>
      <w:marBottom w:val="0"/>
      <w:divBdr>
        <w:top w:val="none" w:sz="0" w:space="0" w:color="auto"/>
        <w:left w:val="none" w:sz="0" w:space="0" w:color="auto"/>
        <w:bottom w:val="none" w:sz="0" w:space="0" w:color="auto"/>
        <w:right w:val="none" w:sz="0" w:space="0" w:color="auto"/>
      </w:divBdr>
    </w:div>
    <w:div w:id="295333100">
      <w:marLeft w:val="640"/>
      <w:marRight w:val="0"/>
      <w:marTop w:val="0"/>
      <w:marBottom w:val="0"/>
      <w:divBdr>
        <w:top w:val="none" w:sz="0" w:space="0" w:color="auto"/>
        <w:left w:val="none" w:sz="0" w:space="0" w:color="auto"/>
        <w:bottom w:val="none" w:sz="0" w:space="0" w:color="auto"/>
        <w:right w:val="none" w:sz="0" w:space="0" w:color="auto"/>
      </w:divBdr>
    </w:div>
    <w:div w:id="297271503">
      <w:marLeft w:val="640"/>
      <w:marRight w:val="0"/>
      <w:marTop w:val="0"/>
      <w:marBottom w:val="0"/>
      <w:divBdr>
        <w:top w:val="none" w:sz="0" w:space="0" w:color="auto"/>
        <w:left w:val="none" w:sz="0" w:space="0" w:color="auto"/>
        <w:bottom w:val="none" w:sz="0" w:space="0" w:color="auto"/>
        <w:right w:val="none" w:sz="0" w:space="0" w:color="auto"/>
      </w:divBdr>
    </w:div>
    <w:div w:id="297347538">
      <w:marLeft w:val="640"/>
      <w:marRight w:val="0"/>
      <w:marTop w:val="0"/>
      <w:marBottom w:val="0"/>
      <w:divBdr>
        <w:top w:val="none" w:sz="0" w:space="0" w:color="auto"/>
        <w:left w:val="none" w:sz="0" w:space="0" w:color="auto"/>
        <w:bottom w:val="none" w:sz="0" w:space="0" w:color="auto"/>
        <w:right w:val="none" w:sz="0" w:space="0" w:color="auto"/>
      </w:divBdr>
    </w:div>
    <w:div w:id="304043487">
      <w:marLeft w:val="640"/>
      <w:marRight w:val="0"/>
      <w:marTop w:val="0"/>
      <w:marBottom w:val="0"/>
      <w:divBdr>
        <w:top w:val="none" w:sz="0" w:space="0" w:color="auto"/>
        <w:left w:val="none" w:sz="0" w:space="0" w:color="auto"/>
        <w:bottom w:val="none" w:sz="0" w:space="0" w:color="auto"/>
        <w:right w:val="none" w:sz="0" w:space="0" w:color="auto"/>
      </w:divBdr>
    </w:div>
    <w:div w:id="306519529">
      <w:marLeft w:val="640"/>
      <w:marRight w:val="0"/>
      <w:marTop w:val="0"/>
      <w:marBottom w:val="0"/>
      <w:divBdr>
        <w:top w:val="none" w:sz="0" w:space="0" w:color="auto"/>
        <w:left w:val="none" w:sz="0" w:space="0" w:color="auto"/>
        <w:bottom w:val="none" w:sz="0" w:space="0" w:color="auto"/>
        <w:right w:val="none" w:sz="0" w:space="0" w:color="auto"/>
      </w:divBdr>
    </w:div>
    <w:div w:id="307830313">
      <w:marLeft w:val="640"/>
      <w:marRight w:val="0"/>
      <w:marTop w:val="0"/>
      <w:marBottom w:val="0"/>
      <w:divBdr>
        <w:top w:val="none" w:sz="0" w:space="0" w:color="auto"/>
        <w:left w:val="none" w:sz="0" w:space="0" w:color="auto"/>
        <w:bottom w:val="none" w:sz="0" w:space="0" w:color="auto"/>
        <w:right w:val="none" w:sz="0" w:space="0" w:color="auto"/>
      </w:divBdr>
    </w:div>
    <w:div w:id="307899921">
      <w:marLeft w:val="640"/>
      <w:marRight w:val="0"/>
      <w:marTop w:val="0"/>
      <w:marBottom w:val="0"/>
      <w:divBdr>
        <w:top w:val="none" w:sz="0" w:space="0" w:color="auto"/>
        <w:left w:val="none" w:sz="0" w:space="0" w:color="auto"/>
        <w:bottom w:val="none" w:sz="0" w:space="0" w:color="auto"/>
        <w:right w:val="none" w:sz="0" w:space="0" w:color="auto"/>
      </w:divBdr>
    </w:div>
    <w:div w:id="310907447">
      <w:marLeft w:val="640"/>
      <w:marRight w:val="0"/>
      <w:marTop w:val="0"/>
      <w:marBottom w:val="0"/>
      <w:divBdr>
        <w:top w:val="none" w:sz="0" w:space="0" w:color="auto"/>
        <w:left w:val="none" w:sz="0" w:space="0" w:color="auto"/>
        <w:bottom w:val="none" w:sz="0" w:space="0" w:color="auto"/>
        <w:right w:val="none" w:sz="0" w:space="0" w:color="auto"/>
      </w:divBdr>
    </w:div>
    <w:div w:id="313993329">
      <w:marLeft w:val="640"/>
      <w:marRight w:val="0"/>
      <w:marTop w:val="0"/>
      <w:marBottom w:val="0"/>
      <w:divBdr>
        <w:top w:val="none" w:sz="0" w:space="0" w:color="auto"/>
        <w:left w:val="none" w:sz="0" w:space="0" w:color="auto"/>
        <w:bottom w:val="none" w:sz="0" w:space="0" w:color="auto"/>
        <w:right w:val="none" w:sz="0" w:space="0" w:color="auto"/>
      </w:divBdr>
    </w:div>
    <w:div w:id="314142889">
      <w:marLeft w:val="640"/>
      <w:marRight w:val="0"/>
      <w:marTop w:val="0"/>
      <w:marBottom w:val="0"/>
      <w:divBdr>
        <w:top w:val="none" w:sz="0" w:space="0" w:color="auto"/>
        <w:left w:val="none" w:sz="0" w:space="0" w:color="auto"/>
        <w:bottom w:val="none" w:sz="0" w:space="0" w:color="auto"/>
        <w:right w:val="none" w:sz="0" w:space="0" w:color="auto"/>
      </w:divBdr>
    </w:div>
    <w:div w:id="315185594">
      <w:marLeft w:val="640"/>
      <w:marRight w:val="0"/>
      <w:marTop w:val="0"/>
      <w:marBottom w:val="0"/>
      <w:divBdr>
        <w:top w:val="none" w:sz="0" w:space="0" w:color="auto"/>
        <w:left w:val="none" w:sz="0" w:space="0" w:color="auto"/>
        <w:bottom w:val="none" w:sz="0" w:space="0" w:color="auto"/>
        <w:right w:val="none" w:sz="0" w:space="0" w:color="auto"/>
      </w:divBdr>
    </w:div>
    <w:div w:id="315257887">
      <w:marLeft w:val="640"/>
      <w:marRight w:val="0"/>
      <w:marTop w:val="0"/>
      <w:marBottom w:val="0"/>
      <w:divBdr>
        <w:top w:val="none" w:sz="0" w:space="0" w:color="auto"/>
        <w:left w:val="none" w:sz="0" w:space="0" w:color="auto"/>
        <w:bottom w:val="none" w:sz="0" w:space="0" w:color="auto"/>
        <w:right w:val="none" w:sz="0" w:space="0" w:color="auto"/>
      </w:divBdr>
    </w:div>
    <w:div w:id="315495910">
      <w:marLeft w:val="640"/>
      <w:marRight w:val="0"/>
      <w:marTop w:val="0"/>
      <w:marBottom w:val="0"/>
      <w:divBdr>
        <w:top w:val="none" w:sz="0" w:space="0" w:color="auto"/>
        <w:left w:val="none" w:sz="0" w:space="0" w:color="auto"/>
        <w:bottom w:val="none" w:sz="0" w:space="0" w:color="auto"/>
        <w:right w:val="none" w:sz="0" w:space="0" w:color="auto"/>
      </w:divBdr>
    </w:div>
    <w:div w:id="316106072">
      <w:marLeft w:val="640"/>
      <w:marRight w:val="0"/>
      <w:marTop w:val="0"/>
      <w:marBottom w:val="0"/>
      <w:divBdr>
        <w:top w:val="none" w:sz="0" w:space="0" w:color="auto"/>
        <w:left w:val="none" w:sz="0" w:space="0" w:color="auto"/>
        <w:bottom w:val="none" w:sz="0" w:space="0" w:color="auto"/>
        <w:right w:val="none" w:sz="0" w:space="0" w:color="auto"/>
      </w:divBdr>
    </w:div>
    <w:div w:id="316694926">
      <w:marLeft w:val="640"/>
      <w:marRight w:val="0"/>
      <w:marTop w:val="0"/>
      <w:marBottom w:val="0"/>
      <w:divBdr>
        <w:top w:val="none" w:sz="0" w:space="0" w:color="auto"/>
        <w:left w:val="none" w:sz="0" w:space="0" w:color="auto"/>
        <w:bottom w:val="none" w:sz="0" w:space="0" w:color="auto"/>
        <w:right w:val="none" w:sz="0" w:space="0" w:color="auto"/>
      </w:divBdr>
    </w:div>
    <w:div w:id="319161432">
      <w:marLeft w:val="640"/>
      <w:marRight w:val="0"/>
      <w:marTop w:val="0"/>
      <w:marBottom w:val="0"/>
      <w:divBdr>
        <w:top w:val="none" w:sz="0" w:space="0" w:color="auto"/>
        <w:left w:val="none" w:sz="0" w:space="0" w:color="auto"/>
        <w:bottom w:val="none" w:sz="0" w:space="0" w:color="auto"/>
        <w:right w:val="none" w:sz="0" w:space="0" w:color="auto"/>
      </w:divBdr>
    </w:div>
    <w:div w:id="319770088">
      <w:marLeft w:val="640"/>
      <w:marRight w:val="0"/>
      <w:marTop w:val="0"/>
      <w:marBottom w:val="0"/>
      <w:divBdr>
        <w:top w:val="none" w:sz="0" w:space="0" w:color="auto"/>
        <w:left w:val="none" w:sz="0" w:space="0" w:color="auto"/>
        <w:bottom w:val="none" w:sz="0" w:space="0" w:color="auto"/>
        <w:right w:val="none" w:sz="0" w:space="0" w:color="auto"/>
      </w:divBdr>
    </w:div>
    <w:div w:id="322703062">
      <w:marLeft w:val="640"/>
      <w:marRight w:val="0"/>
      <w:marTop w:val="0"/>
      <w:marBottom w:val="0"/>
      <w:divBdr>
        <w:top w:val="none" w:sz="0" w:space="0" w:color="auto"/>
        <w:left w:val="none" w:sz="0" w:space="0" w:color="auto"/>
        <w:bottom w:val="none" w:sz="0" w:space="0" w:color="auto"/>
        <w:right w:val="none" w:sz="0" w:space="0" w:color="auto"/>
      </w:divBdr>
    </w:div>
    <w:div w:id="322898802">
      <w:marLeft w:val="640"/>
      <w:marRight w:val="0"/>
      <w:marTop w:val="0"/>
      <w:marBottom w:val="0"/>
      <w:divBdr>
        <w:top w:val="none" w:sz="0" w:space="0" w:color="auto"/>
        <w:left w:val="none" w:sz="0" w:space="0" w:color="auto"/>
        <w:bottom w:val="none" w:sz="0" w:space="0" w:color="auto"/>
        <w:right w:val="none" w:sz="0" w:space="0" w:color="auto"/>
      </w:divBdr>
    </w:div>
    <w:div w:id="324163011">
      <w:marLeft w:val="640"/>
      <w:marRight w:val="0"/>
      <w:marTop w:val="0"/>
      <w:marBottom w:val="0"/>
      <w:divBdr>
        <w:top w:val="none" w:sz="0" w:space="0" w:color="auto"/>
        <w:left w:val="none" w:sz="0" w:space="0" w:color="auto"/>
        <w:bottom w:val="none" w:sz="0" w:space="0" w:color="auto"/>
        <w:right w:val="none" w:sz="0" w:space="0" w:color="auto"/>
      </w:divBdr>
    </w:div>
    <w:div w:id="324361748">
      <w:marLeft w:val="640"/>
      <w:marRight w:val="0"/>
      <w:marTop w:val="0"/>
      <w:marBottom w:val="0"/>
      <w:divBdr>
        <w:top w:val="none" w:sz="0" w:space="0" w:color="auto"/>
        <w:left w:val="none" w:sz="0" w:space="0" w:color="auto"/>
        <w:bottom w:val="none" w:sz="0" w:space="0" w:color="auto"/>
        <w:right w:val="none" w:sz="0" w:space="0" w:color="auto"/>
      </w:divBdr>
    </w:div>
    <w:div w:id="324742732">
      <w:marLeft w:val="640"/>
      <w:marRight w:val="0"/>
      <w:marTop w:val="0"/>
      <w:marBottom w:val="0"/>
      <w:divBdr>
        <w:top w:val="none" w:sz="0" w:space="0" w:color="auto"/>
        <w:left w:val="none" w:sz="0" w:space="0" w:color="auto"/>
        <w:bottom w:val="none" w:sz="0" w:space="0" w:color="auto"/>
        <w:right w:val="none" w:sz="0" w:space="0" w:color="auto"/>
      </w:divBdr>
    </w:div>
    <w:div w:id="325741541">
      <w:marLeft w:val="640"/>
      <w:marRight w:val="0"/>
      <w:marTop w:val="0"/>
      <w:marBottom w:val="0"/>
      <w:divBdr>
        <w:top w:val="none" w:sz="0" w:space="0" w:color="auto"/>
        <w:left w:val="none" w:sz="0" w:space="0" w:color="auto"/>
        <w:bottom w:val="none" w:sz="0" w:space="0" w:color="auto"/>
        <w:right w:val="none" w:sz="0" w:space="0" w:color="auto"/>
      </w:divBdr>
    </w:div>
    <w:div w:id="327489931">
      <w:marLeft w:val="640"/>
      <w:marRight w:val="0"/>
      <w:marTop w:val="0"/>
      <w:marBottom w:val="0"/>
      <w:divBdr>
        <w:top w:val="none" w:sz="0" w:space="0" w:color="auto"/>
        <w:left w:val="none" w:sz="0" w:space="0" w:color="auto"/>
        <w:bottom w:val="none" w:sz="0" w:space="0" w:color="auto"/>
        <w:right w:val="none" w:sz="0" w:space="0" w:color="auto"/>
      </w:divBdr>
    </w:div>
    <w:div w:id="331446694">
      <w:marLeft w:val="640"/>
      <w:marRight w:val="0"/>
      <w:marTop w:val="0"/>
      <w:marBottom w:val="0"/>
      <w:divBdr>
        <w:top w:val="none" w:sz="0" w:space="0" w:color="auto"/>
        <w:left w:val="none" w:sz="0" w:space="0" w:color="auto"/>
        <w:bottom w:val="none" w:sz="0" w:space="0" w:color="auto"/>
        <w:right w:val="none" w:sz="0" w:space="0" w:color="auto"/>
      </w:divBdr>
    </w:div>
    <w:div w:id="332219235">
      <w:marLeft w:val="640"/>
      <w:marRight w:val="0"/>
      <w:marTop w:val="0"/>
      <w:marBottom w:val="0"/>
      <w:divBdr>
        <w:top w:val="none" w:sz="0" w:space="0" w:color="auto"/>
        <w:left w:val="none" w:sz="0" w:space="0" w:color="auto"/>
        <w:bottom w:val="none" w:sz="0" w:space="0" w:color="auto"/>
        <w:right w:val="none" w:sz="0" w:space="0" w:color="auto"/>
      </w:divBdr>
    </w:div>
    <w:div w:id="332992551">
      <w:marLeft w:val="640"/>
      <w:marRight w:val="0"/>
      <w:marTop w:val="0"/>
      <w:marBottom w:val="0"/>
      <w:divBdr>
        <w:top w:val="none" w:sz="0" w:space="0" w:color="auto"/>
        <w:left w:val="none" w:sz="0" w:space="0" w:color="auto"/>
        <w:bottom w:val="none" w:sz="0" w:space="0" w:color="auto"/>
        <w:right w:val="none" w:sz="0" w:space="0" w:color="auto"/>
      </w:divBdr>
    </w:div>
    <w:div w:id="332999177">
      <w:marLeft w:val="640"/>
      <w:marRight w:val="0"/>
      <w:marTop w:val="0"/>
      <w:marBottom w:val="0"/>
      <w:divBdr>
        <w:top w:val="none" w:sz="0" w:space="0" w:color="auto"/>
        <w:left w:val="none" w:sz="0" w:space="0" w:color="auto"/>
        <w:bottom w:val="none" w:sz="0" w:space="0" w:color="auto"/>
        <w:right w:val="none" w:sz="0" w:space="0" w:color="auto"/>
      </w:divBdr>
    </w:div>
    <w:div w:id="333923291">
      <w:marLeft w:val="640"/>
      <w:marRight w:val="0"/>
      <w:marTop w:val="0"/>
      <w:marBottom w:val="0"/>
      <w:divBdr>
        <w:top w:val="none" w:sz="0" w:space="0" w:color="auto"/>
        <w:left w:val="none" w:sz="0" w:space="0" w:color="auto"/>
        <w:bottom w:val="none" w:sz="0" w:space="0" w:color="auto"/>
        <w:right w:val="none" w:sz="0" w:space="0" w:color="auto"/>
      </w:divBdr>
    </w:div>
    <w:div w:id="334233655">
      <w:marLeft w:val="640"/>
      <w:marRight w:val="0"/>
      <w:marTop w:val="0"/>
      <w:marBottom w:val="0"/>
      <w:divBdr>
        <w:top w:val="none" w:sz="0" w:space="0" w:color="auto"/>
        <w:left w:val="none" w:sz="0" w:space="0" w:color="auto"/>
        <w:bottom w:val="none" w:sz="0" w:space="0" w:color="auto"/>
        <w:right w:val="none" w:sz="0" w:space="0" w:color="auto"/>
      </w:divBdr>
    </w:div>
    <w:div w:id="334235462">
      <w:marLeft w:val="640"/>
      <w:marRight w:val="0"/>
      <w:marTop w:val="0"/>
      <w:marBottom w:val="0"/>
      <w:divBdr>
        <w:top w:val="none" w:sz="0" w:space="0" w:color="auto"/>
        <w:left w:val="none" w:sz="0" w:space="0" w:color="auto"/>
        <w:bottom w:val="none" w:sz="0" w:space="0" w:color="auto"/>
        <w:right w:val="none" w:sz="0" w:space="0" w:color="auto"/>
      </w:divBdr>
    </w:div>
    <w:div w:id="334848738">
      <w:marLeft w:val="640"/>
      <w:marRight w:val="0"/>
      <w:marTop w:val="0"/>
      <w:marBottom w:val="0"/>
      <w:divBdr>
        <w:top w:val="none" w:sz="0" w:space="0" w:color="auto"/>
        <w:left w:val="none" w:sz="0" w:space="0" w:color="auto"/>
        <w:bottom w:val="none" w:sz="0" w:space="0" w:color="auto"/>
        <w:right w:val="none" w:sz="0" w:space="0" w:color="auto"/>
      </w:divBdr>
    </w:div>
    <w:div w:id="337319398">
      <w:marLeft w:val="640"/>
      <w:marRight w:val="0"/>
      <w:marTop w:val="0"/>
      <w:marBottom w:val="0"/>
      <w:divBdr>
        <w:top w:val="none" w:sz="0" w:space="0" w:color="auto"/>
        <w:left w:val="none" w:sz="0" w:space="0" w:color="auto"/>
        <w:bottom w:val="none" w:sz="0" w:space="0" w:color="auto"/>
        <w:right w:val="none" w:sz="0" w:space="0" w:color="auto"/>
      </w:divBdr>
    </w:div>
    <w:div w:id="337736319">
      <w:marLeft w:val="640"/>
      <w:marRight w:val="0"/>
      <w:marTop w:val="0"/>
      <w:marBottom w:val="0"/>
      <w:divBdr>
        <w:top w:val="none" w:sz="0" w:space="0" w:color="auto"/>
        <w:left w:val="none" w:sz="0" w:space="0" w:color="auto"/>
        <w:bottom w:val="none" w:sz="0" w:space="0" w:color="auto"/>
        <w:right w:val="none" w:sz="0" w:space="0" w:color="auto"/>
      </w:divBdr>
    </w:div>
    <w:div w:id="338850220">
      <w:marLeft w:val="640"/>
      <w:marRight w:val="0"/>
      <w:marTop w:val="0"/>
      <w:marBottom w:val="0"/>
      <w:divBdr>
        <w:top w:val="none" w:sz="0" w:space="0" w:color="auto"/>
        <w:left w:val="none" w:sz="0" w:space="0" w:color="auto"/>
        <w:bottom w:val="none" w:sz="0" w:space="0" w:color="auto"/>
        <w:right w:val="none" w:sz="0" w:space="0" w:color="auto"/>
      </w:divBdr>
    </w:div>
    <w:div w:id="338970716">
      <w:marLeft w:val="640"/>
      <w:marRight w:val="0"/>
      <w:marTop w:val="0"/>
      <w:marBottom w:val="0"/>
      <w:divBdr>
        <w:top w:val="none" w:sz="0" w:space="0" w:color="auto"/>
        <w:left w:val="none" w:sz="0" w:space="0" w:color="auto"/>
        <w:bottom w:val="none" w:sz="0" w:space="0" w:color="auto"/>
        <w:right w:val="none" w:sz="0" w:space="0" w:color="auto"/>
      </w:divBdr>
    </w:div>
    <w:div w:id="344863225">
      <w:marLeft w:val="640"/>
      <w:marRight w:val="0"/>
      <w:marTop w:val="0"/>
      <w:marBottom w:val="0"/>
      <w:divBdr>
        <w:top w:val="none" w:sz="0" w:space="0" w:color="auto"/>
        <w:left w:val="none" w:sz="0" w:space="0" w:color="auto"/>
        <w:bottom w:val="none" w:sz="0" w:space="0" w:color="auto"/>
        <w:right w:val="none" w:sz="0" w:space="0" w:color="auto"/>
      </w:divBdr>
    </w:div>
    <w:div w:id="347296273">
      <w:marLeft w:val="640"/>
      <w:marRight w:val="0"/>
      <w:marTop w:val="0"/>
      <w:marBottom w:val="0"/>
      <w:divBdr>
        <w:top w:val="none" w:sz="0" w:space="0" w:color="auto"/>
        <w:left w:val="none" w:sz="0" w:space="0" w:color="auto"/>
        <w:bottom w:val="none" w:sz="0" w:space="0" w:color="auto"/>
        <w:right w:val="none" w:sz="0" w:space="0" w:color="auto"/>
      </w:divBdr>
    </w:div>
    <w:div w:id="347566502">
      <w:marLeft w:val="640"/>
      <w:marRight w:val="0"/>
      <w:marTop w:val="0"/>
      <w:marBottom w:val="0"/>
      <w:divBdr>
        <w:top w:val="none" w:sz="0" w:space="0" w:color="auto"/>
        <w:left w:val="none" w:sz="0" w:space="0" w:color="auto"/>
        <w:bottom w:val="none" w:sz="0" w:space="0" w:color="auto"/>
        <w:right w:val="none" w:sz="0" w:space="0" w:color="auto"/>
      </w:divBdr>
    </w:div>
    <w:div w:id="351225400">
      <w:marLeft w:val="640"/>
      <w:marRight w:val="0"/>
      <w:marTop w:val="0"/>
      <w:marBottom w:val="0"/>
      <w:divBdr>
        <w:top w:val="none" w:sz="0" w:space="0" w:color="auto"/>
        <w:left w:val="none" w:sz="0" w:space="0" w:color="auto"/>
        <w:bottom w:val="none" w:sz="0" w:space="0" w:color="auto"/>
        <w:right w:val="none" w:sz="0" w:space="0" w:color="auto"/>
      </w:divBdr>
    </w:div>
    <w:div w:id="353848976">
      <w:marLeft w:val="640"/>
      <w:marRight w:val="0"/>
      <w:marTop w:val="0"/>
      <w:marBottom w:val="0"/>
      <w:divBdr>
        <w:top w:val="none" w:sz="0" w:space="0" w:color="auto"/>
        <w:left w:val="none" w:sz="0" w:space="0" w:color="auto"/>
        <w:bottom w:val="none" w:sz="0" w:space="0" w:color="auto"/>
        <w:right w:val="none" w:sz="0" w:space="0" w:color="auto"/>
      </w:divBdr>
    </w:div>
    <w:div w:id="356079574">
      <w:marLeft w:val="640"/>
      <w:marRight w:val="0"/>
      <w:marTop w:val="0"/>
      <w:marBottom w:val="0"/>
      <w:divBdr>
        <w:top w:val="none" w:sz="0" w:space="0" w:color="auto"/>
        <w:left w:val="none" w:sz="0" w:space="0" w:color="auto"/>
        <w:bottom w:val="none" w:sz="0" w:space="0" w:color="auto"/>
        <w:right w:val="none" w:sz="0" w:space="0" w:color="auto"/>
      </w:divBdr>
    </w:div>
    <w:div w:id="357045692">
      <w:marLeft w:val="640"/>
      <w:marRight w:val="0"/>
      <w:marTop w:val="0"/>
      <w:marBottom w:val="0"/>
      <w:divBdr>
        <w:top w:val="none" w:sz="0" w:space="0" w:color="auto"/>
        <w:left w:val="none" w:sz="0" w:space="0" w:color="auto"/>
        <w:bottom w:val="none" w:sz="0" w:space="0" w:color="auto"/>
        <w:right w:val="none" w:sz="0" w:space="0" w:color="auto"/>
      </w:divBdr>
    </w:div>
    <w:div w:id="358900735">
      <w:marLeft w:val="640"/>
      <w:marRight w:val="0"/>
      <w:marTop w:val="0"/>
      <w:marBottom w:val="0"/>
      <w:divBdr>
        <w:top w:val="none" w:sz="0" w:space="0" w:color="auto"/>
        <w:left w:val="none" w:sz="0" w:space="0" w:color="auto"/>
        <w:bottom w:val="none" w:sz="0" w:space="0" w:color="auto"/>
        <w:right w:val="none" w:sz="0" w:space="0" w:color="auto"/>
      </w:divBdr>
    </w:div>
    <w:div w:id="359284090">
      <w:marLeft w:val="640"/>
      <w:marRight w:val="0"/>
      <w:marTop w:val="0"/>
      <w:marBottom w:val="0"/>
      <w:divBdr>
        <w:top w:val="none" w:sz="0" w:space="0" w:color="auto"/>
        <w:left w:val="none" w:sz="0" w:space="0" w:color="auto"/>
        <w:bottom w:val="none" w:sz="0" w:space="0" w:color="auto"/>
        <w:right w:val="none" w:sz="0" w:space="0" w:color="auto"/>
      </w:divBdr>
    </w:div>
    <w:div w:id="361058970">
      <w:marLeft w:val="640"/>
      <w:marRight w:val="0"/>
      <w:marTop w:val="0"/>
      <w:marBottom w:val="0"/>
      <w:divBdr>
        <w:top w:val="none" w:sz="0" w:space="0" w:color="auto"/>
        <w:left w:val="none" w:sz="0" w:space="0" w:color="auto"/>
        <w:bottom w:val="none" w:sz="0" w:space="0" w:color="auto"/>
        <w:right w:val="none" w:sz="0" w:space="0" w:color="auto"/>
      </w:divBdr>
    </w:div>
    <w:div w:id="365639819">
      <w:marLeft w:val="640"/>
      <w:marRight w:val="0"/>
      <w:marTop w:val="0"/>
      <w:marBottom w:val="0"/>
      <w:divBdr>
        <w:top w:val="none" w:sz="0" w:space="0" w:color="auto"/>
        <w:left w:val="none" w:sz="0" w:space="0" w:color="auto"/>
        <w:bottom w:val="none" w:sz="0" w:space="0" w:color="auto"/>
        <w:right w:val="none" w:sz="0" w:space="0" w:color="auto"/>
      </w:divBdr>
    </w:div>
    <w:div w:id="366219664">
      <w:marLeft w:val="640"/>
      <w:marRight w:val="0"/>
      <w:marTop w:val="0"/>
      <w:marBottom w:val="0"/>
      <w:divBdr>
        <w:top w:val="none" w:sz="0" w:space="0" w:color="auto"/>
        <w:left w:val="none" w:sz="0" w:space="0" w:color="auto"/>
        <w:bottom w:val="none" w:sz="0" w:space="0" w:color="auto"/>
        <w:right w:val="none" w:sz="0" w:space="0" w:color="auto"/>
      </w:divBdr>
    </w:div>
    <w:div w:id="369458435">
      <w:marLeft w:val="640"/>
      <w:marRight w:val="0"/>
      <w:marTop w:val="0"/>
      <w:marBottom w:val="0"/>
      <w:divBdr>
        <w:top w:val="none" w:sz="0" w:space="0" w:color="auto"/>
        <w:left w:val="none" w:sz="0" w:space="0" w:color="auto"/>
        <w:bottom w:val="none" w:sz="0" w:space="0" w:color="auto"/>
        <w:right w:val="none" w:sz="0" w:space="0" w:color="auto"/>
      </w:divBdr>
    </w:div>
    <w:div w:id="370299785">
      <w:marLeft w:val="640"/>
      <w:marRight w:val="0"/>
      <w:marTop w:val="0"/>
      <w:marBottom w:val="0"/>
      <w:divBdr>
        <w:top w:val="none" w:sz="0" w:space="0" w:color="auto"/>
        <w:left w:val="none" w:sz="0" w:space="0" w:color="auto"/>
        <w:bottom w:val="none" w:sz="0" w:space="0" w:color="auto"/>
        <w:right w:val="none" w:sz="0" w:space="0" w:color="auto"/>
      </w:divBdr>
    </w:div>
    <w:div w:id="376273995">
      <w:marLeft w:val="640"/>
      <w:marRight w:val="0"/>
      <w:marTop w:val="0"/>
      <w:marBottom w:val="0"/>
      <w:divBdr>
        <w:top w:val="none" w:sz="0" w:space="0" w:color="auto"/>
        <w:left w:val="none" w:sz="0" w:space="0" w:color="auto"/>
        <w:bottom w:val="none" w:sz="0" w:space="0" w:color="auto"/>
        <w:right w:val="none" w:sz="0" w:space="0" w:color="auto"/>
      </w:divBdr>
    </w:div>
    <w:div w:id="377095340">
      <w:marLeft w:val="640"/>
      <w:marRight w:val="0"/>
      <w:marTop w:val="0"/>
      <w:marBottom w:val="0"/>
      <w:divBdr>
        <w:top w:val="none" w:sz="0" w:space="0" w:color="auto"/>
        <w:left w:val="none" w:sz="0" w:space="0" w:color="auto"/>
        <w:bottom w:val="none" w:sz="0" w:space="0" w:color="auto"/>
        <w:right w:val="none" w:sz="0" w:space="0" w:color="auto"/>
      </w:divBdr>
    </w:div>
    <w:div w:id="377360982">
      <w:marLeft w:val="640"/>
      <w:marRight w:val="0"/>
      <w:marTop w:val="0"/>
      <w:marBottom w:val="0"/>
      <w:divBdr>
        <w:top w:val="none" w:sz="0" w:space="0" w:color="auto"/>
        <w:left w:val="none" w:sz="0" w:space="0" w:color="auto"/>
        <w:bottom w:val="none" w:sz="0" w:space="0" w:color="auto"/>
        <w:right w:val="none" w:sz="0" w:space="0" w:color="auto"/>
      </w:divBdr>
    </w:div>
    <w:div w:id="380058144">
      <w:marLeft w:val="640"/>
      <w:marRight w:val="0"/>
      <w:marTop w:val="0"/>
      <w:marBottom w:val="0"/>
      <w:divBdr>
        <w:top w:val="none" w:sz="0" w:space="0" w:color="auto"/>
        <w:left w:val="none" w:sz="0" w:space="0" w:color="auto"/>
        <w:bottom w:val="none" w:sz="0" w:space="0" w:color="auto"/>
        <w:right w:val="none" w:sz="0" w:space="0" w:color="auto"/>
      </w:divBdr>
    </w:div>
    <w:div w:id="380135549">
      <w:marLeft w:val="640"/>
      <w:marRight w:val="0"/>
      <w:marTop w:val="0"/>
      <w:marBottom w:val="0"/>
      <w:divBdr>
        <w:top w:val="none" w:sz="0" w:space="0" w:color="auto"/>
        <w:left w:val="none" w:sz="0" w:space="0" w:color="auto"/>
        <w:bottom w:val="none" w:sz="0" w:space="0" w:color="auto"/>
        <w:right w:val="none" w:sz="0" w:space="0" w:color="auto"/>
      </w:divBdr>
    </w:div>
    <w:div w:id="380446787">
      <w:marLeft w:val="640"/>
      <w:marRight w:val="0"/>
      <w:marTop w:val="0"/>
      <w:marBottom w:val="0"/>
      <w:divBdr>
        <w:top w:val="none" w:sz="0" w:space="0" w:color="auto"/>
        <w:left w:val="none" w:sz="0" w:space="0" w:color="auto"/>
        <w:bottom w:val="none" w:sz="0" w:space="0" w:color="auto"/>
        <w:right w:val="none" w:sz="0" w:space="0" w:color="auto"/>
      </w:divBdr>
    </w:div>
    <w:div w:id="380638142">
      <w:marLeft w:val="640"/>
      <w:marRight w:val="0"/>
      <w:marTop w:val="0"/>
      <w:marBottom w:val="0"/>
      <w:divBdr>
        <w:top w:val="none" w:sz="0" w:space="0" w:color="auto"/>
        <w:left w:val="none" w:sz="0" w:space="0" w:color="auto"/>
        <w:bottom w:val="none" w:sz="0" w:space="0" w:color="auto"/>
        <w:right w:val="none" w:sz="0" w:space="0" w:color="auto"/>
      </w:divBdr>
    </w:div>
    <w:div w:id="381826677">
      <w:marLeft w:val="640"/>
      <w:marRight w:val="0"/>
      <w:marTop w:val="0"/>
      <w:marBottom w:val="0"/>
      <w:divBdr>
        <w:top w:val="none" w:sz="0" w:space="0" w:color="auto"/>
        <w:left w:val="none" w:sz="0" w:space="0" w:color="auto"/>
        <w:bottom w:val="none" w:sz="0" w:space="0" w:color="auto"/>
        <w:right w:val="none" w:sz="0" w:space="0" w:color="auto"/>
      </w:divBdr>
    </w:div>
    <w:div w:id="383530245">
      <w:marLeft w:val="640"/>
      <w:marRight w:val="0"/>
      <w:marTop w:val="0"/>
      <w:marBottom w:val="0"/>
      <w:divBdr>
        <w:top w:val="none" w:sz="0" w:space="0" w:color="auto"/>
        <w:left w:val="none" w:sz="0" w:space="0" w:color="auto"/>
        <w:bottom w:val="none" w:sz="0" w:space="0" w:color="auto"/>
        <w:right w:val="none" w:sz="0" w:space="0" w:color="auto"/>
      </w:divBdr>
    </w:div>
    <w:div w:id="383994551">
      <w:marLeft w:val="640"/>
      <w:marRight w:val="0"/>
      <w:marTop w:val="0"/>
      <w:marBottom w:val="0"/>
      <w:divBdr>
        <w:top w:val="none" w:sz="0" w:space="0" w:color="auto"/>
        <w:left w:val="none" w:sz="0" w:space="0" w:color="auto"/>
        <w:bottom w:val="none" w:sz="0" w:space="0" w:color="auto"/>
        <w:right w:val="none" w:sz="0" w:space="0" w:color="auto"/>
      </w:divBdr>
    </w:div>
    <w:div w:id="384064355">
      <w:marLeft w:val="640"/>
      <w:marRight w:val="0"/>
      <w:marTop w:val="0"/>
      <w:marBottom w:val="0"/>
      <w:divBdr>
        <w:top w:val="none" w:sz="0" w:space="0" w:color="auto"/>
        <w:left w:val="none" w:sz="0" w:space="0" w:color="auto"/>
        <w:bottom w:val="none" w:sz="0" w:space="0" w:color="auto"/>
        <w:right w:val="none" w:sz="0" w:space="0" w:color="auto"/>
      </w:divBdr>
    </w:div>
    <w:div w:id="388186348">
      <w:marLeft w:val="640"/>
      <w:marRight w:val="0"/>
      <w:marTop w:val="0"/>
      <w:marBottom w:val="0"/>
      <w:divBdr>
        <w:top w:val="none" w:sz="0" w:space="0" w:color="auto"/>
        <w:left w:val="none" w:sz="0" w:space="0" w:color="auto"/>
        <w:bottom w:val="none" w:sz="0" w:space="0" w:color="auto"/>
        <w:right w:val="none" w:sz="0" w:space="0" w:color="auto"/>
      </w:divBdr>
    </w:div>
    <w:div w:id="388190151">
      <w:marLeft w:val="640"/>
      <w:marRight w:val="0"/>
      <w:marTop w:val="0"/>
      <w:marBottom w:val="0"/>
      <w:divBdr>
        <w:top w:val="none" w:sz="0" w:space="0" w:color="auto"/>
        <w:left w:val="none" w:sz="0" w:space="0" w:color="auto"/>
        <w:bottom w:val="none" w:sz="0" w:space="0" w:color="auto"/>
        <w:right w:val="none" w:sz="0" w:space="0" w:color="auto"/>
      </w:divBdr>
    </w:div>
    <w:div w:id="388261714">
      <w:marLeft w:val="640"/>
      <w:marRight w:val="0"/>
      <w:marTop w:val="0"/>
      <w:marBottom w:val="0"/>
      <w:divBdr>
        <w:top w:val="none" w:sz="0" w:space="0" w:color="auto"/>
        <w:left w:val="none" w:sz="0" w:space="0" w:color="auto"/>
        <w:bottom w:val="none" w:sz="0" w:space="0" w:color="auto"/>
        <w:right w:val="none" w:sz="0" w:space="0" w:color="auto"/>
      </w:divBdr>
    </w:div>
    <w:div w:id="391078209">
      <w:marLeft w:val="640"/>
      <w:marRight w:val="0"/>
      <w:marTop w:val="0"/>
      <w:marBottom w:val="0"/>
      <w:divBdr>
        <w:top w:val="none" w:sz="0" w:space="0" w:color="auto"/>
        <w:left w:val="none" w:sz="0" w:space="0" w:color="auto"/>
        <w:bottom w:val="none" w:sz="0" w:space="0" w:color="auto"/>
        <w:right w:val="none" w:sz="0" w:space="0" w:color="auto"/>
      </w:divBdr>
    </w:div>
    <w:div w:id="392699554">
      <w:marLeft w:val="640"/>
      <w:marRight w:val="0"/>
      <w:marTop w:val="0"/>
      <w:marBottom w:val="0"/>
      <w:divBdr>
        <w:top w:val="none" w:sz="0" w:space="0" w:color="auto"/>
        <w:left w:val="none" w:sz="0" w:space="0" w:color="auto"/>
        <w:bottom w:val="none" w:sz="0" w:space="0" w:color="auto"/>
        <w:right w:val="none" w:sz="0" w:space="0" w:color="auto"/>
      </w:divBdr>
    </w:div>
    <w:div w:id="394550999">
      <w:marLeft w:val="640"/>
      <w:marRight w:val="0"/>
      <w:marTop w:val="0"/>
      <w:marBottom w:val="0"/>
      <w:divBdr>
        <w:top w:val="none" w:sz="0" w:space="0" w:color="auto"/>
        <w:left w:val="none" w:sz="0" w:space="0" w:color="auto"/>
        <w:bottom w:val="none" w:sz="0" w:space="0" w:color="auto"/>
        <w:right w:val="none" w:sz="0" w:space="0" w:color="auto"/>
      </w:divBdr>
    </w:div>
    <w:div w:id="395594663">
      <w:marLeft w:val="640"/>
      <w:marRight w:val="0"/>
      <w:marTop w:val="0"/>
      <w:marBottom w:val="0"/>
      <w:divBdr>
        <w:top w:val="none" w:sz="0" w:space="0" w:color="auto"/>
        <w:left w:val="none" w:sz="0" w:space="0" w:color="auto"/>
        <w:bottom w:val="none" w:sz="0" w:space="0" w:color="auto"/>
        <w:right w:val="none" w:sz="0" w:space="0" w:color="auto"/>
      </w:divBdr>
    </w:div>
    <w:div w:id="398090370">
      <w:marLeft w:val="640"/>
      <w:marRight w:val="0"/>
      <w:marTop w:val="0"/>
      <w:marBottom w:val="0"/>
      <w:divBdr>
        <w:top w:val="none" w:sz="0" w:space="0" w:color="auto"/>
        <w:left w:val="none" w:sz="0" w:space="0" w:color="auto"/>
        <w:bottom w:val="none" w:sz="0" w:space="0" w:color="auto"/>
        <w:right w:val="none" w:sz="0" w:space="0" w:color="auto"/>
      </w:divBdr>
    </w:div>
    <w:div w:id="399987737">
      <w:marLeft w:val="640"/>
      <w:marRight w:val="0"/>
      <w:marTop w:val="0"/>
      <w:marBottom w:val="0"/>
      <w:divBdr>
        <w:top w:val="none" w:sz="0" w:space="0" w:color="auto"/>
        <w:left w:val="none" w:sz="0" w:space="0" w:color="auto"/>
        <w:bottom w:val="none" w:sz="0" w:space="0" w:color="auto"/>
        <w:right w:val="none" w:sz="0" w:space="0" w:color="auto"/>
      </w:divBdr>
    </w:div>
    <w:div w:id="400293939">
      <w:marLeft w:val="640"/>
      <w:marRight w:val="0"/>
      <w:marTop w:val="0"/>
      <w:marBottom w:val="0"/>
      <w:divBdr>
        <w:top w:val="none" w:sz="0" w:space="0" w:color="auto"/>
        <w:left w:val="none" w:sz="0" w:space="0" w:color="auto"/>
        <w:bottom w:val="none" w:sz="0" w:space="0" w:color="auto"/>
        <w:right w:val="none" w:sz="0" w:space="0" w:color="auto"/>
      </w:divBdr>
    </w:div>
    <w:div w:id="401025592">
      <w:marLeft w:val="640"/>
      <w:marRight w:val="0"/>
      <w:marTop w:val="0"/>
      <w:marBottom w:val="0"/>
      <w:divBdr>
        <w:top w:val="none" w:sz="0" w:space="0" w:color="auto"/>
        <w:left w:val="none" w:sz="0" w:space="0" w:color="auto"/>
        <w:bottom w:val="none" w:sz="0" w:space="0" w:color="auto"/>
        <w:right w:val="none" w:sz="0" w:space="0" w:color="auto"/>
      </w:divBdr>
    </w:div>
    <w:div w:id="402064193">
      <w:marLeft w:val="640"/>
      <w:marRight w:val="0"/>
      <w:marTop w:val="0"/>
      <w:marBottom w:val="0"/>
      <w:divBdr>
        <w:top w:val="none" w:sz="0" w:space="0" w:color="auto"/>
        <w:left w:val="none" w:sz="0" w:space="0" w:color="auto"/>
        <w:bottom w:val="none" w:sz="0" w:space="0" w:color="auto"/>
        <w:right w:val="none" w:sz="0" w:space="0" w:color="auto"/>
      </w:divBdr>
    </w:div>
    <w:div w:id="402727335">
      <w:marLeft w:val="640"/>
      <w:marRight w:val="0"/>
      <w:marTop w:val="0"/>
      <w:marBottom w:val="0"/>
      <w:divBdr>
        <w:top w:val="none" w:sz="0" w:space="0" w:color="auto"/>
        <w:left w:val="none" w:sz="0" w:space="0" w:color="auto"/>
        <w:bottom w:val="none" w:sz="0" w:space="0" w:color="auto"/>
        <w:right w:val="none" w:sz="0" w:space="0" w:color="auto"/>
      </w:divBdr>
    </w:div>
    <w:div w:id="403138805">
      <w:marLeft w:val="640"/>
      <w:marRight w:val="0"/>
      <w:marTop w:val="0"/>
      <w:marBottom w:val="0"/>
      <w:divBdr>
        <w:top w:val="none" w:sz="0" w:space="0" w:color="auto"/>
        <w:left w:val="none" w:sz="0" w:space="0" w:color="auto"/>
        <w:bottom w:val="none" w:sz="0" w:space="0" w:color="auto"/>
        <w:right w:val="none" w:sz="0" w:space="0" w:color="auto"/>
      </w:divBdr>
    </w:div>
    <w:div w:id="404645508">
      <w:marLeft w:val="640"/>
      <w:marRight w:val="0"/>
      <w:marTop w:val="0"/>
      <w:marBottom w:val="0"/>
      <w:divBdr>
        <w:top w:val="none" w:sz="0" w:space="0" w:color="auto"/>
        <w:left w:val="none" w:sz="0" w:space="0" w:color="auto"/>
        <w:bottom w:val="none" w:sz="0" w:space="0" w:color="auto"/>
        <w:right w:val="none" w:sz="0" w:space="0" w:color="auto"/>
      </w:divBdr>
    </w:div>
    <w:div w:id="405415600">
      <w:marLeft w:val="640"/>
      <w:marRight w:val="0"/>
      <w:marTop w:val="0"/>
      <w:marBottom w:val="0"/>
      <w:divBdr>
        <w:top w:val="none" w:sz="0" w:space="0" w:color="auto"/>
        <w:left w:val="none" w:sz="0" w:space="0" w:color="auto"/>
        <w:bottom w:val="none" w:sz="0" w:space="0" w:color="auto"/>
        <w:right w:val="none" w:sz="0" w:space="0" w:color="auto"/>
      </w:divBdr>
    </w:div>
    <w:div w:id="405497018">
      <w:marLeft w:val="640"/>
      <w:marRight w:val="0"/>
      <w:marTop w:val="0"/>
      <w:marBottom w:val="0"/>
      <w:divBdr>
        <w:top w:val="none" w:sz="0" w:space="0" w:color="auto"/>
        <w:left w:val="none" w:sz="0" w:space="0" w:color="auto"/>
        <w:bottom w:val="none" w:sz="0" w:space="0" w:color="auto"/>
        <w:right w:val="none" w:sz="0" w:space="0" w:color="auto"/>
      </w:divBdr>
    </w:div>
    <w:div w:id="405566554">
      <w:marLeft w:val="640"/>
      <w:marRight w:val="0"/>
      <w:marTop w:val="0"/>
      <w:marBottom w:val="0"/>
      <w:divBdr>
        <w:top w:val="none" w:sz="0" w:space="0" w:color="auto"/>
        <w:left w:val="none" w:sz="0" w:space="0" w:color="auto"/>
        <w:bottom w:val="none" w:sz="0" w:space="0" w:color="auto"/>
        <w:right w:val="none" w:sz="0" w:space="0" w:color="auto"/>
      </w:divBdr>
    </w:div>
    <w:div w:id="405879715">
      <w:marLeft w:val="640"/>
      <w:marRight w:val="0"/>
      <w:marTop w:val="0"/>
      <w:marBottom w:val="0"/>
      <w:divBdr>
        <w:top w:val="none" w:sz="0" w:space="0" w:color="auto"/>
        <w:left w:val="none" w:sz="0" w:space="0" w:color="auto"/>
        <w:bottom w:val="none" w:sz="0" w:space="0" w:color="auto"/>
        <w:right w:val="none" w:sz="0" w:space="0" w:color="auto"/>
      </w:divBdr>
    </w:div>
    <w:div w:id="408230484">
      <w:marLeft w:val="640"/>
      <w:marRight w:val="0"/>
      <w:marTop w:val="0"/>
      <w:marBottom w:val="0"/>
      <w:divBdr>
        <w:top w:val="none" w:sz="0" w:space="0" w:color="auto"/>
        <w:left w:val="none" w:sz="0" w:space="0" w:color="auto"/>
        <w:bottom w:val="none" w:sz="0" w:space="0" w:color="auto"/>
        <w:right w:val="none" w:sz="0" w:space="0" w:color="auto"/>
      </w:divBdr>
    </w:div>
    <w:div w:id="409155321">
      <w:marLeft w:val="640"/>
      <w:marRight w:val="0"/>
      <w:marTop w:val="0"/>
      <w:marBottom w:val="0"/>
      <w:divBdr>
        <w:top w:val="none" w:sz="0" w:space="0" w:color="auto"/>
        <w:left w:val="none" w:sz="0" w:space="0" w:color="auto"/>
        <w:bottom w:val="none" w:sz="0" w:space="0" w:color="auto"/>
        <w:right w:val="none" w:sz="0" w:space="0" w:color="auto"/>
      </w:divBdr>
    </w:div>
    <w:div w:id="409735257">
      <w:marLeft w:val="640"/>
      <w:marRight w:val="0"/>
      <w:marTop w:val="0"/>
      <w:marBottom w:val="0"/>
      <w:divBdr>
        <w:top w:val="none" w:sz="0" w:space="0" w:color="auto"/>
        <w:left w:val="none" w:sz="0" w:space="0" w:color="auto"/>
        <w:bottom w:val="none" w:sz="0" w:space="0" w:color="auto"/>
        <w:right w:val="none" w:sz="0" w:space="0" w:color="auto"/>
      </w:divBdr>
    </w:div>
    <w:div w:id="410470399">
      <w:marLeft w:val="640"/>
      <w:marRight w:val="0"/>
      <w:marTop w:val="0"/>
      <w:marBottom w:val="0"/>
      <w:divBdr>
        <w:top w:val="none" w:sz="0" w:space="0" w:color="auto"/>
        <w:left w:val="none" w:sz="0" w:space="0" w:color="auto"/>
        <w:bottom w:val="none" w:sz="0" w:space="0" w:color="auto"/>
        <w:right w:val="none" w:sz="0" w:space="0" w:color="auto"/>
      </w:divBdr>
    </w:div>
    <w:div w:id="413211360">
      <w:marLeft w:val="640"/>
      <w:marRight w:val="0"/>
      <w:marTop w:val="0"/>
      <w:marBottom w:val="0"/>
      <w:divBdr>
        <w:top w:val="none" w:sz="0" w:space="0" w:color="auto"/>
        <w:left w:val="none" w:sz="0" w:space="0" w:color="auto"/>
        <w:bottom w:val="none" w:sz="0" w:space="0" w:color="auto"/>
        <w:right w:val="none" w:sz="0" w:space="0" w:color="auto"/>
      </w:divBdr>
    </w:div>
    <w:div w:id="413283380">
      <w:marLeft w:val="640"/>
      <w:marRight w:val="0"/>
      <w:marTop w:val="0"/>
      <w:marBottom w:val="0"/>
      <w:divBdr>
        <w:top w:val="none" w:sz="0" w:space="0" w:color="auto"/>
        <w:left w:val="none" w:sz="0" w:space="0" w:color="auto"/>
        <w:bottom w:val="none" w:sz="0" w:space="0" w:color="auto"/>
        <w:right w:val="none" w:sz="0" w:space="0" w:color="auto"/>
      </w:divBdr>
    </w:div>
    <w:div w:id="416903071">
      <w:marLeft w:val="640"/>
      <w:marRight w:val="0"/>
      <w:marTop w:val="0"/>
      <w:marBottom w:val="0"/>
      <w:divBdr>
        <w:top w:val="none" w:sz="0" w:space="0" w:color="auto"/>
        <w:left w:val="none" w:sz="0" w:space="0" w:color="auto"/>
        <w:bottom w:val="none" w:sz="0" w:space="0" w:color="auto"/>
        <w:right w:val="none" w:sz="0" w:space="0" w:color="auto"/>
      </w:divBdr>
    </w:div>
    <w:div w:id="421489347">
      <w:marLeft w:val="640"/>
      <w:marRight w:val="0"/>
      <w:marTop w:val="0"/>
      <w:marBottom w:val="0"/>
      <w:divBdr>
        <w:top w:val="none" w:sz="0" w:space="0" w:color="auto"/>
        <w:left w:val="none" w:sz="0" w:space="0" w:color="auto"/>
        <w:bottom w:val="none" w:sz="0" w:space="0" w:color="auto"/>
        <w:right w:val="none" w:sz="0" w:space="0" w:color="auto"/>
      </w:divBdr>
    </w:div>
    <w:div w:id="424426210">
      <w:marLeft w:val="640"/>
      <w:marRight w:val="0"/>
      <w:marTop w:val="0"/>
      <w:marBottom w:val="0"/>
      <w:divBdr>
        <w:top w:val="none" w:sz="0" w:space="0" w:color="auto"/>
        <w:left w:val="none" w:sz="0" w:space="0" w:color="auto"/>
        <w:bottom w:val="none" w:sz="0" w:space="0" w:color="auto"/>
        <w:right w:val="none" w:sz="0" w:space="0" w:color="auto"/>
      </w:divBdr>
    </w:div>
    <w:div w:id="426191801">
      <w:marLeft w:val="640"/>
      <w:marRight w:val="0"/>
      <w:marTop w:val="0"/>
      <w:marBottom w:val="0"/>
      <w:divBdr>
        <w:top w:val="none" w:sz="0" w:space="0" w:color="auto"/>
        <w:left w:val="none" w:sz="0" w:space="0" w:color="auto"/>
        <w:bottom w:val="none" w:sz="0" w:space="0" w:color="auto"/>
        <w:right w:val="none" w:sz="0" w:space="0" w:color="auto"/>
      </w:divBdr>
    </w:div>
    <w:div w:id="426195295">
      <w:marLeft w:val="640"/>
      <w:marRight w:val="0"/>
      <w:marTop w:val="0"/>
      <w:marBottom w:val="0"/>
      <w:divBdr>
        <w:top w:val="none" w:sz="0" w:space="0" w:color="auto"/>
        <w:left w:val="none" w:sz="0" w:space="0" w:color="auto"/>
        <w:bottom w:val="none" w:sz="0" w:space="0" w:color="auto"/>
        <w:right w:val="none" w:sz="0" w:space="0" w:color="auto"/>
      </w:divBdr>
    </w:div>
    <w:div w:id="429010176">
      <w:marLeft w:val="640"/>
      <w:marRight w:val="0"/>
      <w:marTop w:val="0"/>
      <w:marBottom w:val="0"/>
      <w:divBdr>
        <w:top w:val="none" w:sz="0" w:space="0" w:color="auto"/>
        <w:left w:val="none" w:sz="0" w:space="0" w:color="auto"/>
        <w:bottom w:val="none" w:sz="0" w:space="0" w:color="auto"/>
        <w:right w:val="none" w:sz="0" w:space="0" w:color="auto"/>
      </w:divBdr>
    </w:div>
    <w:div w:id="432750568">
      <w:marLeft w:val="640"/>
      <w:marRight w:val="0"/>
      <w:marTop w:val="0"/>
      <w:marBottom w:val="0"/>
      <w:divBdr>
        <w:top w:val="none" w:sz="0" w:space="0" w:color="auto"/>
        <w:left w:val="none" w:sz="0" w:space="0" w:color="auto"/>
        <w:bottom w:val="none" w:sz="0" w:space="0" w:color="auto"/>
        <w:right w:val="none" w:sz="0" w:space="0" w:color="auto"/>
      </w:divBdr>
    </w:div>
    <w:div w:id="436218710">
      <w:marLeft w:val="640"/>
      <w:marRight w:val="0"/>
      <w:marTop w:val="0"/>
      <w:marBottom w:val="0"/>
      <w:divBdr>
        <w:top w:val="none" w:sz="0" w:space="0" w:color="auto"/>
        <w:left w:val="none" w:sz="0" w:space="0" w:color="auto"/>
        <w:bottom w:val="none" w:sz="0" w:space="0" w:color="auto"/>
        <w:right w:val="none" w:sz="0" w:space="0" w:color="auto"/>
      </w:divBdr>
    </w:div>
    <w:div w:id="438257698">
      <w:marLeft w:val="640"/>
      <w:marRight w:val="0"/>
      <w:marTop w:val="0"/>
      <w:marBottom w:val="0"/>
      <w:divBdr>
        <w:top w:val="none" w:sz="0" w:space="0" w:color="auto"/>
        <w:left w:val="none" w:sz="0" w:space="0" w:color="auto"/>
        <w:bottom w:val="none" w:sz="0" w:space="0" w:color="auto"/>
        <w:right w:val="none" w:sz="0" w:space="0" w:color="auto"/>
      </w:divBdr>
    </w:div>
    <w:div w:id="438843770">
      <w:marLeft w:val="640"/>
      <w:marRight w:val="0"/>
      <w:marTop w:val="0"/>
      <w:marBottom w:val="0"/>
      <w:divBdr>
        <w:top w:val="none" w:sz="0" w:space="0" w:color="auto"/>
        <w:left w:val="none" w:sz="0" w:space="0" w:color="auto"/>
        <w:bottom w:val="none" w:sz="0" w:space="0" w:color="auto"/>
        <w:right w:val="none" w:sz="0" w:space="0" w:color="auto"/>
      </w:divBdr>
    </w:div>
    <w:div w:id="440418175">
      <w:marLeft w:val="640"/>
      <w:marRight w:val="0"/>
      <w:marTop w:val="0"/>
      <w:marBottom w:val="0"/>
      <w:divBdr>
        <w:top w:val="none" w:sz="0" w:space="0" w:color="auto"/>
        <w:left w:val="none" w:sz="0" w:space="0" w:color="auto"/>
        <w:bottom w:val="none" w:sz="0" w:space="0" w:color="auto"/>
        <w:right w:val="none" w:sz="0" w:space="0" w:color="auto"/>
      </w:divBdr>
    </w:div>
    <w:div w:id="440884322">
      <w:marLeft w:val="640"/>
      <w:marRight w:val="0"/>
      <w:marTop w:val="0"/>
      <w:marBottom w:val="0"/>
      <w:divBdr>
        <w:top w:val="none" w:sz="0" w:space="0" w:color="auto"/>
        <w:left w:val="none" w:sz="0" w:space="0" w:color="auto"/>
        <w:bottom w:val="none" w:sz="0" w:space="0" w:color="auto"/>
        <w:right w:val="none" w:sz="0" w:space="0" w:color="auto"/>
      </w:divBdr>
    </w:div>
    <w:div w:id="446238956">
      <w:marLeft w:val="640"/>
      <w:marRight w:val="0"/>
      <w:marTop w:val="0"/>
      <w:marBottom w:val="0"/>
      <w:divBdr>
        <w:top w:val="none" w:sz="0" w:space="0" w:color="auto"/>
        <w:left w:val="none" w:sz="0" w:space="0" w:color="auto"/>
        <w:bottom w:val="none" w:sz="0" w:space="0" w:color="auto"/>
        <w:right w:val="none" w:sz="0" w:space="0" w:color="auto"/>
      </w:divBdr>
    </w:div>
    <w:div w:id="447359664">
      <w:marLeft w:val="640"/>
      <w:marRight w:val="0"/>
      <w:marTop w:val="0"/>
      <w:marBottom w:val="0"/>
      <w:divBdr>
        <w:top w:val="none" w:sz="0" w:space="0" w:color="auto"/>
        <w:left w:val="none" w:sz="0" w:space="0" w:color="auto"/>
        <w:bottom w:val="none" w:sz="0" w:space="0" w:color="auto"/>
        <w:right w:val="none" w:sz="0" w:space="0" w:color="auto"/>
      </w:divBdr>
    </w:div>
    <w:div w:id="448427558">
      <w:marLeft w:val="640"/>
      <w:marRight w:val="0"/>
      <w:marTop w:val="0"/>
      <w:marBottom w:val="0"/>
      <w:divBdr>
        <w:top w:val="none" w:sz="0" w:space="0" w:color="auto"/>
        <w:left w:val="none" w:sz="0" w:space="0" w:color="auto"/>
        <w:bottom w:val="none" w:sz="0" w:space="0" w:color="auto"/>
        <w:right w:val="none" w:sz="0" w:space="0" w:color="auto"/>
      </w:divBdr>
    </w:div>
    <w:div w:id="448429764">
      <w:marLeft w:val="640"/>
      <w:marRight w:val="0"/>
      <w:marTop w:val="0"/>
      <w:marBottom w:val="0"/>
      <w:divBdr>
        <w:top w:val="none" w:sz="0" w:space="0" w:color="auto"/>
        <w:left w:val="none" w:sz="0" w:space="0" w:color="auto"/>
        <w:bottom w:val="none" w:sz="0" w:space="0" w:color="auto"/>
        <w:right w:val="none" w:sz="0" w:space="0" w:color="auto"/>
      </w:divBdr>
    </w:div>
    <w:div w:id="450318500">
      <w:marLeft w:val="640"/>
      <w:marRight w:val="0"/>
      <w:marTop w:val="0"/>
      <w:marBottom w:val="0"/>
      <w:divBdr>
        <w:top w:val="none" w:sz="0" w:space="0" w:color="auto"/>
        <w:left w:val="none" w:sz="0" w:space="0" w:color="auto"/>
        <w:bottom w:val="none" w:sz="0" w:space="0" w:color="auto"/>
        <w:right w:val="none" w:sz="0" w:space="0" w:color="auto"/>
      </w:divBdr>
    </w:div>
    <w:div w:id="451561126">
      <w:marLeft w:val="640"/>
      <w:marRight w:val="0"/>
      <w:marTop w:val="0"/>
      <w:marBottom w:val="0"/>
      <w:divBdr>
        <w:top w:val="none" w:sz="0" w:space="0" w:color="auto"/>
        <w:left w:val="none" w:sz="0" w:space="0" w:color="auto"/>
        <w:bottom w:val="none" w:sz="0" w:space="0" w:color="auto"/>
        <w:right w:val="none" w:sz="0" w:space="0" w:color="auto"/>
      </w:divBdr>
    </w:div>
    <w:div w:id="452330894">
      <w:marLeft w:val="640"/>
      <w:marRight w:val="0"/>
      <w:marTop w:val="0"/>
      <w:marBottom w:val="0"/>
      <w:divBdr>
        <w:top w:val="none" w:sz="0" w:space="0" w:color="auto"/>
        <w:left w:val="none" w:sz="0" w:space="0" w:color="auto"/>
        <w:bottom w:val="none" w:sz="0" w:space="0" w:color="auto"/>
        <w:right w:val="none" w:sz="0" w:space="0" w:color="auto"/>
      </w:divBdr>
    </w:div>
    <w:div w:id="452594884">
      <w:marLeft w:val="640"/>
      <w:marRight w:val="0"/>
      <w:marTop w:val="0"/>
      <w:marBottom w:val="0"/>
      <w:divBdr>
        <w:top w:val="none" w:sz="0" w:space="0" w:color="auto"/>
        <w:left w:val="none" w:sz="0" w:space="0" w:color="auto"/>
        <w:bottom w:val="none" w:sz="0" w:space="0" w:color="auto"/>
        <w:right w:val="none" w:sz="0" w:space="0" w:color="auto"/>
      </w:divBdr>
    </w:div>
    <w:div w:id="454064694">
      <w:marLeft w:val="640"/>
      <w:marRight w:val="0"/>
      <w:marTop w:val="0"/>
      <w:marBottom w:val="0"/>
      <w:divBdr>
        <w:top w:val="none" w:sz="0" w:space="0" w:color="auto"/>
        <w:left w:val="none" w:sz="0" w:space="0" w:color="auto"/>
        <w:bottom w:val="none" w:sz="0" w:space="0" w:color="auto"/>
        <w:right w:val="none" w:sz="0" w:space="0" w:color="auto"/>
      </w:divBdr>
    </w:div>
    <w:div w:id="456142668">
      <w:marLeft w:val="640"/>
      <w:marRight w:val="0"/>
      <w:marTop w:val="0"/>
      <w:marBottom w:val="0"/>
      <w:divBdr>
        <w:top w:val="none" w:sz="0" w:space="0" w:color="auto"/>
        <w:left w:val="none" w:sz="0" w:space="0" w:color="auto"/>
        <w:bottom w:val="none" w:sz="0" w:space="0" w:color="auto"/>
        <w:right w:val="none" w:sz="0" w:space="0" w:color="auto"/>
      </w:divBdr>
    </w:div>
    <w:div w:id="458841969">
      <w:marLeft w:val="640"/>
      <w:marRight w:val="0"/>
      <w:marTop w:val="0"/>
      <w:marBottom w:val="0"/>
      <w:divBdr>
        <w:top w:val="none" w:sz="0" w:space="0" w:color="auto"/>
        <w:left w:val="none" w:sz="0" w:space="0" w:color="auto"/>
        <w:bottom w:val="none" w:sz="0" w:space="0" w:color="auto"/>
        <w:right w:val="none" w:sz="0" w:space="0" w:color="auto"/>
      </w:divBdr>
    </w:div>
    <w:div w:id="458842169">
      <w:marLeft w:val="640"/>
      <w:marRight w:val="0"/>
      <w:marTop w:val="0"/>
      <w:marBottom w:val="0"/>
      <w:divBdr>
        <w:top w:val="none" w:sz="0" w:space="0" w:color="auto"/>
        <w:left w:val="none" w:sz="0" w:space="0" w:color="auto"/>
        <w:bottom w:val="none" w:sz="0" w:space="0" w:color="auto"/>
        <w:right w:val="none" w:sz="0" w:space="0" w:color="auto"/>
      </w:divBdr>
    </w:div>
    <w:div w:id="464078811">
      <w:marLeft w:val="640"/>
      <w:marRight w:val="0"/>
      <w:marTop w:val="0"/>
      <w:marBottom w:val="0"/>
      <w:divBdr>
        <w:top w:val="none" w:sz="0" w:space="0" w:color="auto"/>
        <w:left w:val="none" w:sz="0" w:space="0" w:color="auto"/>
        <w:bottom w:val="none" w:sz="0" w:space="0" w:color="auto"/>
        <w:right w:val="none" w:sz="0" w:space="0" w:color="auto"/>
      </w:divBdr>
    </w:div>
    <w:div w:id="465319370">
      <w:marLeft w:val="640"/>
      <w:marRight w:val="0"/>
      <w:marTop w:val="0"/>
      <w:marBottom w:val="0"/>
      <w:divBdr>
        <w:top w:val="none" w:sz="0" w:space="0" w:color="auto"/>
        <w:left w:val="none" w:sz="0" w:space="0" w:color="auto"/>
        <w:bottom w:val="none" w:sz="0" w:space="0" w:color="auto"/>
        <w:right w:val="none" w:sz="0" w:space="0" w:color="auto"/>
      </w:divBdr>
    </w:div>
    <w:div w:id="467015091">
      <w:marLeft w:val="640"/>
      <w:marRight w:val="0"/>
      <w:marTop w:val="0"/>
      <w:marBottom w:val="0"/>
      <w:divBdr>
        <w:top w:val="none" w:sz="0" w:space="0" w:color="auto"/>
        <w:left w:val="none" w:sz="0" w:space="0" w:color="auto"/>
        <w:bottom w:val="none" w:sz="0" w:space="0" w:color="auto"/>
        <w:right w:val="none" w:sz="0" w:space="0" w:color="auto"/>
      </w:divBdr>
    </w:div>
    <w:div w:id="467089176">
      <w:marLeft w:val="640"/>
      <w:marRight w:val="0"/>
      <w:marTop w:val="0"/>
      <w:marBottom w:val="0"/>
      <w:divBdr>
        <w:top w:val="none" w:sz="0" w:space="0" w:color="auto"/>
        <w:left w:val="none" w:sz="0" w:space="0" w:color="auto"/>
        <w:bottom w:val="none" w:sz="0" w:space="0" w:color="auto"/>
        <w:right w:val="none" w:sz="0" w:space="0" w:color="auto"/>
      </w:divBdr>
    </w:div>
    <w:div w:id="467818458">
      <w:marLeft w:val="640"/>
      <w:marRight w:val="0"/>
      <w:marTop w:val="0"/>
      <w:marBottom w:val="0"/>
      <w:divBdr>
        <w:top w:val="none" w:sz="0" w:space="0" w:color="auto"/>
        <w:left w:val="none" w:sz="0" w:space="0" w:color="auto"/>
        <w:bottom w:val="none" w:sz="0" w:space="0" w:color="auto"/>
        <w:right w:val="none" w:sz="0" w:space="0" w:color="auto"/>
      </w:divBdr>
    </w:div>
    <w:div w:id="467892030">
      <w:marLeft w:val="640"/>
      <w:marRight w:val="0"/>
      <w:marTop w:val="0"/>
      <w:marBottom w:val="0"/>
      <w:divBdr>
        <w:top w:val="none" w:sz="0" w:space="0" w:color="auto"/>
        <w:left w:val="none" w:sz="0" w:space="0" w:color="auto"/>
        <w:bottom w:val="none" w:sz="0" w:space="0" w:color="auto"/>
        <w:right w:val="none" w:sz="0" w:space="0" w:color="auto"/>
      </w:divBdr>
    </w:div>
    <w:div w:id="470056666">
      <w:marLeft w:val="640"/>
      <w:marRight w:val="0"/>
      <w:marTop w:val="0"/>
      <w:marBottom w:val="0"/>
      <w:divBdr>
        <w:top w:val="none" w:sz="0" w:space="0" w:color="auto"/>
        <w:left w:val="none" w:sz="0" w:space="0" w:color="auto"/>
        <w:bottom w:val="none" w:sz="0" w:space="0" w:color="auto"/>
        <w:right w:val="none" w:sz="0" w:space="0" w:color="auto"/>
      </w:divBdr>
    </w:div>
    <w:div w:id="470244845">
      <w:marLeft w:val="640"/>
      <w:marRight w:val="0"/>
      <w:marTop w:val="0"/>
      <w:marBottom w:val="0"/>
      <w:divBdr>
        <w:top w:val="none" w:sz="0" w:space="0" w:color="auto"/>
        <w:left w:val="none" w:sz="0" w:space="0" w:color="auto"/>
        <w:bottom w:val="none" w:sz="0" w:space="0" w:color="auto"/>
        <w:right w:val="none" w:sz="0" w:space="0" w:color="auto"/>
      </w:divBdr>
    </w:div>
    <w:div w:id="471486499">
      <w:marLeft w:val="640"/>
      <w:marRight w:val="0"/>
      <w:marTop w:val="0"/>
      <w:marBottom w:val="0"/>
      <w:divBdr>
        <w:top w:val="none" w:sz="0" w:space="0" w:color="auto"/>
        <w:left w:val="none" w:sz="0" w:space="0" w:color="auto"/>
        <w:bottom w:val="none" w:sz="0" w:space="0" w:color="auto"/>
        <w:right w:val="none" w:sz="0" w:space="0" w:color="auto"/>
      </w:divBdr>
    </w:div>
    <w:div w:id="472140613">
      <w:marLeft w:val="640"/>
      <w:marRight w:val="0"/>
      <w:marTop w:val="0"/>
      <w:marBottom w:val="0"/>
      <w:divBdr>
        <w:top w:val="none" w:sz="0" w:space="0" w:color="auto"/>
        <w:left w:val="none" w:sz="0" w:space="0" w:color="auto"/>
        <w:bottom w:val="none" w:sz="0" w:space="0" w:color="auto"/>
        <w:right w:val="none" w:sz="0" w:space="0" w:color="auto"/>
      </w:divBdr>
    </w:div>
    <w:div w:id="472261846">
      <w:marLeft w:val="640"/>
      <w:marRight w:val="0"/>
      <w:marTop w:val="0"/>
      <w:marBottom w:val="0"/>
      <w:divBdr>
        <w:top w:val="none" w:sz="0" w:space="0" w:color="auto"/>
        <w:left w:val="none" w:sz="0" w:space="0" w:color="auto"/>
        <w:bottom w:val="none" w:sz="0" w:space="0" w:color="auto"/>
        <w:right w:val="none" w:sz="0" w:space="0" w:color="auto"/>
      </w:divBdr>
    </w:div>
    <w:div w:id="474371235">
      <w:marLeft w:val="640"/>
      <w:marRight w:val="0"/>
      <w:marTop w:val="0"/>
      <w:marBottom w:val="0"/>
      <w:divBdr>
        <w:top w:val="none" w:sz="0" w:space="0" w:color="auto"/>
        <w:left w:val="none" w:sz="0" w:space="0" w:color="auto"/>
        <w:bottom w:val="none" w:sz="0" w:space="0" w:color="auto"/>
        <w:right w:val="none" w:sz="0" w:space="0" w:color="auto"/>
      </w:divBdr>
    </w:div>
    <w:div w:id="475417640">
      <w:marLeft w:val="640"/>
      <w:marRight w:val="0"/>
      <w:marTop w:val="0"/>
      <w:marBottom w:val="0"/>
      <w:divBdr>
        <w:top w:val="none" w:sz="0" w:space="0" w:color="auto"/>
        <w:left w:val="none" w:sz="0" w:space="0" w:color="auto"/>
        <w:bottom w:val="none" w:sz="0" w:space="0" w:color="auto"/>
        <w:right w:val="none" w:sz="0" w:space="0" w:color="auto"/>
      </w:divBdr>
    </w:div>
    <w:div w:id="475490264">
      <w:marLeft w:val="640"/>
      <w:marRight w:val="0"/>
      <w:marTop w:val="0"/>
      <w:marBottom w:val="0"/>
      <w:divBdr>
        <w:top w:val="none" w:sz="0" w:space="0" w:color="auto"/>
        <w:left w:val="none" w:sz="0" w:space="0" w:color="auto"/>
        <w:bottom w:val="none" w:sz="0" w:space="0" w:color="auto"/>
        <w:right w:val="none" w:sz="0" w:space="0" w:color="auto"/>
      </w:divBdr>
    </w:div>
    <w:div w:id="477263457">
      <w:marLeft w:val="640"/>
      <w:marRight w:val="0"/>
      <w:marTop w:val="0"/>
      <w:marBottom w:val="0"/>
      <w:divBdr>
        <w:top w:val="none" w:sz="0" w:space="0" w:color="auto"/>
        <w:left w:val="none" w:sz="0" w:space="0" w:color="auto"/>
        <w:bottom w:val="none" w:sz="0" w:space="0" w:color="auto"/>
        <w:right w:val="none" w:sz="0" w:space="0" w:color="auto"/>
      </w:divBdr>
    </w:div>
    <w:div w:id="477916310">
      <w:marLeft w:val="640"/>
      <w:marRight w:val="0"/>
      <w:marTop w:val="0"/>
      <w:marBottom w:val="0"/>
      <w:divBdr>
        <w:top w:val="none" w:sz="0" w:space="0" w:color="auto"/>
        <w:left w:val="none" w:sz="0" w:space="0" w:color="auto"/>
        <w:bottom w:val="none" w:sz="0" w:space="0" w:color="auto"/>
        <w:right w:val="none" w:sz="0" w:space="0" w:color="auto"/>
      </w:divBdr>
    </w:div>
    <w:div w:id="478229942">
      <w:marLeft w:val="640"/>
      <w:marRight w:val="0"/>
      <w:marTop w:val="0"/>
      <w:marBottom w:val="0"/>
      <w:divBdr>
        <w:top w:val="none" w:sz="0" w:space="0" w:color="auto"/>
        <w:left w:val="none" w:sz="0" w:space="0" w:color="auto"/>
        <w:bottom w:val="none" w:sz="0" w:space="0" w:color="auto"/>
        <w:right w:val="none" w:sz="0" w:space="0" w:color="auto"/>
      </w:divBdr>
    </w:div>
    <w:div w:id="479006346">
      <w:marLeft w:val="640"/>
      <w:marRight w:val="0"/>
      <w:marTop w:val="0"/>
      <w:marBottom w:val="0"/>
      <w:divBdr>
        <w:top w:val="none" w:sz="0" w:space="0" w:color="auto"/>
        <w:left w:val="none" w:sz="0" w:space="0" w:color="auto"/>
        <w:bottom w:val="none" w:sz="0" w:space="0" w:color="auto"/>
        <w:right w:val="none" w:sz="0" w:space="0" w:color="auto"/>
      </w:divBdr>
    </w:div>
    <w:div w:id="479343733">
      <w:marLeft w:val="640"/>
      <w:marRight w:val="0"/>
      <w:marTop w:val="0"/>
      <w:marBottom w:val="0"/>
      <w:divBdr>
        <w:top w:val="none" w:sz="0" w:space="0" w:color="auto"/>
        <w:left w:val="none" w:sz="0" w:space="0" w:color="auto"/>
        <w:bottom w:val="none" w:sz="0" w:space="0" w:color="auto"/>
        <w:right w:val="none" w:sz="0" w:space="0" w:color="auto"/>
      </w:divBdr>
    </w:div>
    <w:div w:id="480922755">
      <w:marLeft w:val="640"/>
      <w:marRight w:val="0"/>
      <w:marTop w:val="0"/>
      <w:marBottom w:val="0"/>
      <w:divBdr>
        <w:top w:val="none" w:sz="0" w:space="0" w:color="auto"/>
        <w:left w:val="none" w:sz="0" w:space="0" w:color="auto"/>
        <w:bottom w:val="none" w:sz="0" w:space="0" w:color="auto"/>
        <w:right w:val="none" w:sz="0" w:space="0" w:color="auto"/>
      </w:divBdr>
    </w:div>
    <w:div w:id="482357841">
      <w:marLeft w:val="640"/>
      <w:marRight w:val="0"/>
      <w:marTop w:val="0"/>
      <w:marBottom w:val="0"/>
      <w:divBdr>
        <w:top w:val="none" w:sz="0" w:space="0" w:color="auto"/>
        <w:left w:val="none" w:sz="0" w:space="0" w:color="auto"/>
        <w:bottom w:val="none" w:sz="0" w:space="0" w:color="auto"/>
        <w:right w:val="none" w:sz="0" w:space="0" w:color="auto"/>
      </w:divBdr>
    </w:div>
    <w:div w:id="482818883">
      <w:marLeft w:val="640"/>
      <w:marRight w:val="0"/>
      <w:marTop w:val="0"/>
      <w:marBottom w:val="0"/>
      <w:divBdr>
        <w:top w:val="none" w:sz="0" w:space="0" w:color="auto"/>
        <w:left w:val="none" w:sz="0" w:space="0" w:color="auto"/>
        <w:bottom w:val="none" w:sz="0" w:space="0" w:color="auto"/>
        <w:right w:val="none" w:sz="0" w:space="0" w:color="auto"/>
      </w:divBdr>
    </w:div>
    <w:div w:id="483741121">
      <w:marLeft w:val="640"/>
      <w:marRight w:val="0"/>
      <w:marTop w:val="0"/>
      <w:marBottom w:val="0"/>
      <w:divBdr>
        <w:top w:val="none" w:sz="0" w:space="0" w:color="auto"/>
        <w:left w:val="none" w:sz="0" w:space="0" w:color="auto"/>
        <w:bottom w:val="none" w:sz="0" w:space="0" w:color="auto"/>
        <w:right w:val="none" w:sz="0" w:space="0" w:color="auto"/>
      </w:divBdr>
    </w:div>
    <w:div w:id="483818895">
      <w:marLeft w:val="640"/>
      <w:marRight w:val="0"/>
      <w:marTop w:val="0"/>
      <w:marBottom w:val="0"/>
      <w:divBdr>
        <w:top w:val="none" w:sz="0" w:space="0" w:color="auto"/>
        <w:left w:val="none" w:sz="0" w:space="0" w:color="auto"/>
        <w:bottom w:val="none" w:sz="0" w:space="0" w:color="auto"/>
        <w:right w:val="none" w:sz="0" w:space="0" w:color="auto"/>
      </w:divBdr>
    </w:div>
    <w:div w:id="484933053">
      <w:marLeft w:val="640"/>
      <w:marRight w:val="0"/>
      <w:marTop w:val="0"/>
      <w:marBottom w:val="0"/>
      <w:divBdr>
        <w:top w:val="none" w:sz="0" w:space="0" w:color="auto"/>
        <w:left w:val="none" w:sz="0" w:space="0" w:color="auto"/>
        <w:bottom w:val="none" w:sz="0" w:space="0" w:color="auto"/>
        <w:right w:val="none" w:sz="0" w:space="0" w:color="auto"/>
      </w:divBdr>
    </w:div>
    <w:div w:id="489374816">
      <w:marLeft w:val="640"/>
      <w:marRight w:val="0"/>
      <w:marTop w:val="0"/>
      <w:marBottom w:val="0"/>
      <w:divBdr>
        <w:top w:val="none" w:sz="0" w:space="0" w:color="auto"/>
        <w:left w:val="none" w:sz="0" w:space="0" w:color="auto"/>
        <w:bottom w:val="none" w:sz="0" w:space="0" w:color="auto"/>
        <w:right w:val="none" w:sz="0" w:space="0" w:color="auto"/>
      </w:divBdr>
    </w:div>
    <w:div w:id="495650686">
      <w:marLeft w:val="640"/>
      <w:marRight w:val="0"/>
      <w:marTop w:val="0"/>
      <w:marBottom w:val="0"/>
      <w:divBdr>
        <w:top w:val="none" w:sz="0" w:space="0" w:color="auto"/>
        <w:left w:val="none" w:sz="0" w:space="0" w:color="auto"/>
        <w:bottom w:val="none" w:sz="0" w:space="0" w:color="auto"/>
        <w:right w:val="none" w:sz="0" w:space="0" w:color="auto"/>
      </w:divBdr>
    </w:div>
    <w:div w:id="495917870">
      <w:marLeft w:val="640"/>
      <w:marRight w:val="0"/>
      <w:marTop w:val="0"/>
      <w:marBottom w:val="0"/>
      <w:divBdr>
        <w:top w:val="none" w:sz="0" w:space="0" w:color="auto"/>
        <w:left w:val="none" w:sz="0" w:space="0" w:color="auto"/>
        <w:bottom w:val="none" w:sz="0" w:space="0" w:color="auto"/>
        <w:right w:val="none" w:sz="0" w:space="0" w:color="auto"/>
      </w:divBdr>
    </w:div>
    <w:div w:id="499006439">
      <w:marLeft w:val="640"/>
      <w:marRight w:val="0"/>
      <w:marTop w:val="0"/>
      <w:marBottom w:val="0"/>
      <w:divBdr>
        <w:top w:val="none" w:sz="0" w:space="0" w:color="auto"/>
        <w:left w:val="none" w:sz="0" w:space="0" w:color="auto"/>
        <w:bottom w:val="none" w:sz="0" w:space="0" w:color="auto"/>
        <w:right w:val="none" w:sz="0" w:space="0" w:color="auto"/>
      </w:divBdr>
    </w:div>
    <w:div w:id="499196531">
      <w:marLeft w:val="640"/>
      <w:marRight w:val="0"/>
      <w:marTop w:val="0"/>
      <w:marBottom w:val="0"/>
      <w:divBdr>
        <w:top w:val="none" w:sz="0" w:space="0" w:color="auto"/>
        <w:left w:val="none" w:sz="0" w:space="0" w:color="auto"/>
        <w:bottom w:val="none" w:sz="0" w:space="0" w:color="auto"/>
        <w:right w:val="none" w:sz="0" w:space="0" w:color="auto"/>
      </w:divBdr>
    </w:div>
    <w:div w:id="501507978">
      <w:marLeft w:val="640"/>
      <w:marRight w:val="0"/>
      <w:marTop w:val="0"/>
      <w:marBottom w:val="0"/>
      <w:divBdr>
        <w:top w:val="none" w:sz="0" w:space="0" w:color="auto"/>
        <w:left w:val="none" w:sz="0" w:space="0" w:color="auto"/>
        <w:bottom w:val="none" w:sz="0" w:space="0" w:color="auto"/>
        <w:right w:val="none" w:sz="0" w:space="0" w:color="auto"/>
      </w:divBdr>
    </w:div>
    <w:div w:id="505437070">
      <w:marLeft w:val="640"/>
      <w:marRight w:val="0"/>
      <w:marTop w:val="0"/>
      <w:marBottom w:val="0"/>
      <w:divBdr>
        <w:top w:val="none" w:sz="0" w:space="0" w:color="auto"/>
        <w:left w:val="none" w:sz="0" w:space="0" w:color="auto"/>
        <w:bottom w:val="none" w:sz="0" w:space="0" w:color="auto"/>
        <w:right w:val="none" w:sz="0" w:space="0" w:color="auto"/>
      </w:divBdr>
    </w:div>
    <w:div w:id="506485658">
      <w:marLeft w:val="640"/>
      <w:marRight w:val="0"/>
      <w:marTop w:val="0"/>
      <w:marBottom w:val="0"/>
      <w:divBdr>
        <w:top w:val="none" w:sz="0" w:space="0" w:color="auto"/>
        <w:left w:val="none" w:sz="0" w:space="0" w:color="auto"/>
        <w:bottom w:val="none" w:sz="0" w:space="0" w:color="auto"/>
        <w:right w:val="none" w:sz="0" w:space="0" w:color="auto"/>
      </w:divBdr>
    </w:div>
    <w:div w:id="507521580">
      <w:marLeft w:val="640"/>
      <w:marRight w:val="0"/>
      <w:marTop w:val="0"/>
      <w:marBottom w:val="0"/>
      <w:divBdr>
        <w:top w:val="none" w:sz="0" w:space="0" w:color="auto"/>
        <w:left w:val="none" w:sz="0" w:space="0" w:color="auto"/>
        <w:bottom w:val="none" w:sz="0" w:space="0" w:color="auto"/>
        <w:right w:val="none" w:sz="0" w:space="0" w:color="auto"/>
      </w:divBdr>
    </w:div>
    <w:div w:id="507525005">
      <w:marLeft w:val="640"/>
      <w:marRight w:val="0"/>
      <w:marTop w:val="0"/>
      <w:marBottom w:val="0"/>
      <w:divBdr>
        <w:top w:val="none" w:sz="0" w:space="0" w:color="auto"/>
        <w:left w:val="none" w:sz="0" w:space="0" w:color="auto"/>
        <w:bottom w:val="none" w:sz="0" w:space="0" w:color="auto"/>
        <w:right w:val="none" w:sz="0" w:space="0" w:color="auto"/>
      </w:divBdr>
    </w:div>
    <w:div w:id="507713931">
      <w:marLeft w:val="640"/>
      <w:marRight w:val="0"/>
      <w:marTop w:val="0"/>
      <w:marBottom w:val="0"/>
      <w:divBdr>
        <w:top w:val="none" w:sz="0" w:space="0" w:color="auto"/>
        <w:left w:val="none" w:sz="0" w:space="0" w:color="auto"/>
        <w:bottom w:val="none" w:sz="0" w:space="0" w:color="auto"/>
        <w:right w:val="none" w:sz="0" w:space="0" w:color="auto"/>
      </w:divBdr>
    </w:div>
    <w:div w:id="510411429">
      <w:marLeft w:val="640"/>
      <w:marRight w:val="0"/>
      <w:marTop w:val="0"/>
      <w:marBottom w:val="0"/>
      <w:divBdr>
        <w:top w:val="none" w:sz="0" w:space="0" w:color="auto"/>
        <w:left w:val="none" w:sz="0" w:space="0" w:color="auto"/>
        <w:bottom w:val="none" w:sz="0" w:space="0" w:color="auto"/>
        <w:right w:val="none" w:sz="0" w:space="0" w:color="auto"/>
      </w:divBdr>
    </w:div>
    <w:div w:id="511838909">
      <w:marLeft w:val="640"/>
      <w:marRight w:val="0"/>
      <w:marTop w:val="0"/>
      <w:marBottom w:val="0"/>
      <w:divBdr>
        <w:top w:val="none" w:sz="0" w:space="0" w:color="auto"/>
        <w:left w:val="none" w:sz="0" w:space="0" w:color="auto"/>
        <w:bottom w:val="none" w:sz="0" w:space="0" w:color="auto"/>
        <w:right w:val="none" w:sz="0" w:space="0" w:color="auto"/>
      </w:divBdr>
    </w:div>
    <w:div w:id="511844800">
      <w:marLeft w:val="640"/>
      <w:marRight w:val="0"/>
      <w:marTop w:val="0"/>
      <w:marBottom w:val="0"/>
      <w:divBdr>
        <w:top w:val="none" w:sz="0" w:space="0" w:color="auto"/>
        <w:left w:val="none" w:sz="0" w:space="0" w:color="auto"/>
        <w:bottom w:val="none" w:sz="0" w:space="0" w:color="auto"/>
        <w:right w:val="none" w:sz="0" w:space="0" w:color="auto"/>
      </w:divBdr>
    </w:div>
    <w:div w:id="513689453">
      <w:marLeft w:val="640"/>
      <w:marRight w:val="0"/>
      <w:marTop w:val="0"/>
      <w:marBottom w:val="0"/>
      <w:divBdr>
        <w:top w:val="none" w:sz="0" w:space="0" w:color="auto"/>
        <w:left w:val="none" w:sz="0" w:space="0" w:color="auto"/>
        <w:bottom w:val="none" w:sz="0" w:space="0" w:color="auto"/>
        <w:right w:val="none" w:sz="0" w:space="0" w:color="auto"/>
      </w:divBdr>
    </w:div>
    <w:div w:id="514883432">
      <w:marLeft w:val="640"/>
      <w:marRight w:val="0"/>
      <w:marTop w:val="0"/>
      <w:marBottom w:val="0"/>
      <w:divBdr>
        <w:top w:val="none" w:sz="0" w:space="0" w:color="auto"/>
        <w:left w:val="none" w:sz="0" w:space="0" w:color="auto"/>
        <w:bottom w:val="none" w:sz="0" w:space="0" w:color="auto"/>
        <w:right w:val="none" w:sz="0" w:space="0" w:color="auto"/>
      </w:divBdr>
    </w:div>
    <w:div w:id="518352119">
      <w:marLeft w:val="640"/>
      <w:marRight w:val="0"/>
      <w:marTop w:val="0"/>
      <w:marBottom w:val="0"/>
      <w:divBdr>
        <w:top w:val="none" w:sz="0" w:space="0" w:color="auto"/>
        <w:left w:val="none" w:sz="0" w:space="0" w:color="auto"/>
        <w:bottom w:val="none" w:sz="0" w:space="0" w:color="auto"/>
        <w:right w:val="none" w:sz="0" w:space="0" w:color="auto"/>
      </w:divBdr>
    </w:div>
    <w:div w:id="519127049">
      <w:marLeft w:val="640"/>
      <w:marRight w:val="0"/>
      <w:marTop w:val="0"/>
      <w:marBottom w:val="0"/>
      <w:divBdr>
        <w:top w:val="none" w:sz="0" w:space="0" w:color="auto"/>
        <w:left w:val="none" w:sz="0" w:space="0" w:color="auto"/>
        <w:bottom w:val="none" w:sz="0" w:space="0" w:color="auto"/>
        <w:right w:val="none" w:sz="0" w:space="0" w:color="auto"/>
      </w:divBdr>
    </w:div>
    <w:div w:id="522980147">
      <w:marLeft w:val="640"/>
      <w:marRight w:val="0"/>
      <w:marTop w:val="0"/>
      <w:marBottom w:val="0"/>
      <w:divBdr>
        <w:top w:val="none" w:sz="0" w:space="0" w:color="auto"/>
        <w:left w:val="none" w:sz="0" w:space="0" w:color="auto"/>
        <w:bottom w:val="none" w:sz="0" w:space="0" w:color="auto"/>
        <w:right w:val="none" w:sz="0" w:space="0" w:color="auto"/>
      </w:divBdr>
    </w:div>
    <w:div w:id="523637196">
      <w:marLeft w:val="640"/>
      <w:marRight w:val="0"/>
      <w:marTop w:val="0"/>
      <w:marBottom w:val="0"/>
      <w:divBdr>
        <w:top w:val="none" w:sz="0" w:space="0" w:color="auto"/>
        <w:left w:val="none" w:sz="0" w:space="0" w:color="auto"/>
        <w:bottom w:val="none" w:sz="0" w:space="0" w:color="auto"/>
        <w:right w:val="none" w:sz="0" w:space="0" w:color="auto"/>
      </w:divBdr>
    </w:div>
    <w:div w:id="524101962">
      <w:marLeft w:val="640"/>
      <w:marRight w:val="0"/>
      <w:marTop w:val="0"/>
      <w:marBottom w:val="0"/>
      <w:divBdr>
        <w:top w:val="none" w:sz="0" w:space="0" w:color="auto"/>
        <w:left w:val="none" w:sz="0" w:space="0" w:color="auto"/>
        <w:bottom w:val="none" w:sz="0" w:space="0" w:color="auto"/>
        <w:right w:val="none" w:sz="0" w:space="0" w:color="auto"/>
      </w:divBdr>
    </w:div>
    <w:div w:id="525487748">
      <w:marLeft w:val="640"/>
      <w:marRight w:val="0"/>
      <w:marTop w:val="0"/>
      <w:marBottom w:val="0"/>
      <w:divBdr>
        <w:top w:val="none" w:sz="0" w:space="0" w:color="auto"/>
        <w:left w:val="none" w:sz="0" w:space="0" w:color="auto"/>
        <w:bottom w:val="none" w:sz="0" w:space="0" w:color="auto"/>
        <w:right w:val="none" w:sz="0" w:space="0" w:color="auto"/>
      </w:divBdr>
    </w:div>
    <w:div w:id="525556352">
      <w:marLeft w:val="640"/>
      <w:marRight w:val="0"/>
      <w:marTop w:val="0"/>
      <w:marBottom w:val="0"/>
      <w:divBdr>
        <w:top w:val="none" w:sz="0" w:space="0" w:color="auto"/>
        <w:left w:val="none" w:sz="0" w:space="0" w:color="auto"/>
        <w:bottom w:val="none" w:sz="0" w:space="0" w:color="auto"/>
        <w:right w:val="none" w:sz="0" w:space="0" w:color="auto"/>
      </w:divBdr>
    </w:div>
    <w:div w:id="526138442">
      <w:marLeft w:val="640"/>
      <w:marRight w:val="0"/>
      <w:marTop w:val="0"/>
      <w:marBottom w:val="0"/>
      <w:divBdr>
        <w:top w:val="none" w:sz="0" w:space="0" w:color="auto"/>
        <w:left w:val="none" w:sz="0" w:space="0" w:color="auto"/>
        <w:bottom w:val="none" w:sz="0" w:space="0" w:color="auto"/>
        <w:right w:val="none" w:sz="0" w:space="0" w:color="auto"/>
      </w:divBdr>
    </w:div>
    <w:div w:id="527254745">
      <w:marLeft w:val="640"/>
      <w:marRight w:val="0"/>
      <w:marTop w:val="0"/>
      <w:marBottom w:val="0"/>
      <w:divBdr>
        <w:top w:val="none" w:sz="0" w:space="0" w:color="auto"/>
        <w:left w:val="none" w:sz="0" w:space="0" w:color="auto"/>
        <w:bottom w:val="none" w:sz="0" w:space="0" w:color="auto"/>
        <w:right w:val="none" w:sz="0" w:space="0" w:color="auto"/>
      </w:divBdr>
    </w:div>
    <w:div w:id="527911208">
      <w:marLeft w:val="640"/>
      <w:marRight w:val="0"/>
      <w:marTop w:val="0"/>
      <w:marBottom w:val="0"/>
      <w:divBdr>
        <w:top w:val="none" w:sz="0" w:space="0" w:color="auto"/>
        <w:left w:val="none" w:sz="0" w:space="0" w:color="auto"/>
        <w:bottom w:val="none" w:sz="0" w:space="0" w:color="auto"/>
        <w:right w:val="none" w:sz="0" w:space="0" w:color="auto"/>
      </w:divBdr>
    </w:div>
    <w:div w:id="531311479">
      <w:marLeft w:val="640"/>
      <w:marRight w:val="0"/>
      <w:marTop w:val="0"/>
      <w:marBottom w:val="0"/>
      <w:divBdr>
        <w:top w:val="none" w:sz="0" w:space="0" w:color="auto"/>
        <w:left w:val="none" w:sz="0" w:space="0" w:color="auto"/>
        <w:bottom w:val="none" w:sz="0" w:space="0" w:color="auto"/>
        <w:right w:val="none" w:sz="0" w:space="0" w:color="auto"/>
      </w:divBdr>
    </w:div>
    <w:div w:id="533034505">
      <w:marLeft w:val="640"/>
      <w:marRight w:val="0"/>
      <w:marTop w:val="0"/>
      <w:marBottom w:val="0"/>
      <w:divBdr>
        <w:top w:val="none" w:sz="0" w:space="0" w:color="auto"/>
        <w:left w:val="none" w:sz="0" w:space="0" w:color="auto"/>
        <w:bottom w:val="none" w:sz="0" w:space="0" w:color="auto"/>
        <w:right w:val="none" w:sz="0" w:space="0" w:color="auto"/>
      </w:divBdr>
    </w:div>
    <w:div w:id="534393731">
      <w:marLeft w:val="640"/>
      <w:marRight w:val="0"/>
      <w:marTop w:val="0"/>
      <w:marBottom w:val="0"/>
      <w:divBdr>
        <w:top w:val="none" w:sz="0" w:space="0" w:color="auto"/>
        <w:left w:val="none" w:sz="0" w:space="0" w:color="auto"/>
        <w:bottom w:val="none" w:sz="0" w:space="0" w:color="auto"/>
        <w:right w:val="none" w:sz="0" w:space="0" w:color="auto"/>
      </w:divBdr>
    </w:div>
    <w:div w:id="534657444">
      <w:marLeft w:val="640"/>
      <w:marRight w:val="0"/>
      <w:marTop w:val="0"/>
      <w:marBottom w:val="0"/>
      <w:divBdr>
        <w:top w:val="none" w:sz="0" w:space="0" w:color="auto"/>
        <w:left w:val="none" w:sz="0" w:space="0" w:color="auto"/>
        <w:bottom w:val="none" w:sz="0" w:space="0" w:color="auto"/>
        <w:right w:val="none" w:sz="0" w:space="0" w:color="auto"/>
      </w:divBdr>
    </w:div>
    <w:div w:id="535120594">
      <w:marLeft w:val="640"/>
      <w:marRight w:val="0"/>
      <w:marTop w:val="0"/>
      <w:marBottom w:val="0"/>
      <w:divBdr>
        <w:top w:val="none" w:sz="0" w:space="0" w:color="auto"/>
        <w:left w:val="none" w:sz="0" w:space="0" w:color="auto"/>
        <w:bottom w:val="none" w:sz="0" w:space="0" w:color="auto"/>
        <w:right w:val="none" w:sz="0" w:space="0" w:color="auto"/>
      </w:divBdr>
    </w:div>
    <w:div w:id="535897212">
      <w:marLeft w:val="640"/>
      <w:marRight w:val="0"/>
      <w:marTop w:val="0"/>
      <w:marBottom w:val="0"/>
      <w:divBdr>
        <w:top w:val="none" w:sz="0" w:space="0" w:color="auto"/>
        <w:left w:val="none" w:sz="0" w:space="0" w:color="auto"/>
        <w:bottom w:val="none" w:sz="0" w:space="0" w:color="auto"/>
        <w:right w:val="none" w:sz="0" w:space="0" w:color="auto"/>
      </w:divBdr>
    </w:div>
    <w:div w:id="539173375">
      <w:marLeft w:val="640"/>
      <w:marRight w:val="0"/>
      <w:marTop w:val="0"/>
      <w:marBottom w:val="0"/>
      <w:divBdr>
        <w:top w:val="none" w:sz="0" w:space="0" w:color="auto"/>
        <w:left w:val="none" w:sz="0" w:space="0" w:color="auto"/>
        <w:bottom w:val="none" w:sz="0" w:space="0" w:color="auto"/>
        <w:right w:val="none" w:sz="0" w:space="0" w:color="auto"/>
      </w:divBdr>
    </w:div>
    <w:div w:id="540479858">
      <w:marLeft w:val="640"/>
      <w:marRight w:val="0"/>
      <w:marTop w:val="0"/>
      <w:marBottom w:val="0"/>
      <w:divBdr>
        <w:top w:val="none" w:sz="0" w:space="0" w:color="auto"/>
        <w:left w:val="none" w:sz="0" w:space="0" w:color="auto"/>
        <w:bottom w:val="none" w:sz="0" w:space="0" w:color="auto"/>
        <w:right w:val="none" w:sz="0" w:space="0" w:color="auto"/>
      </w:divBdr>
    </w:div>
    <w:div w:id="541671603">
      <w:marLeft w:val="640"/>
      <w:marRight w:val="0"/>
      <w:marTop w:val="0"/>
      <w:marBottom w:val="0"/>
      <w:divBdr>
        <w:top w:val="none" w:sz="0" w:space="0" w:color="auto"/>
        <w:left w:val="none" w:sz="0" w:space="0" w:color="auto"/>
        <w:bottom w:val="none" w:sz="0" w:space="0" w:color="auto"/>
        <w:right w:val="none" w:sz="0" w:space="0" w:color="auto"/>
      </w:divBdr>
    </w:div>
    <w:div w:id="542600515">
      <w:marLeft w:val="640"/>
      <w:marRight w:val="0"/>
      <w:marTop w:val="0"/>
      <w:marBottom w:val="0"/>
      <w:divBdr>
        <w:top w:val="none" w:sz="0" w:space="0" w:color="auto"/>
        <w:left w:val="none" w:sz="0" w:space="0" w:color="auto"/>
        <w:bottom w:val="none" w:sz="0" w:space="0" w:color="auto"/>
        <w:right w:val="none" w:sz="0" w:space="0" w:color="auto"/>
      </w:divBdr>
    </w:div>
    <w:div w:id="542640986">
      <w:marLeft w:val="640"/>
      <w:marRight w:val="0"/>
      <w:marTop w:val="0"/>
      <w:marBottom w:val="0"/>
      <w:divBdr>
        <w:top w:val="none" w:sz="0" w:space="0" w:color="auto"/>
        <w:left w:val="none" w:sz="0" w:space="0" w:color="auto"/>
        <w:bottom w:val="none" w:sz="0" w:space="0" w:color="auto"/>
        <w:right w:val="none" w:sz="0" w:space="0" w:color="auto"/>
      </w:divBdr>
    </w:div>
    <w:div w:id="542981293">
      <w:marLeft w:val="640"/>
      <w:marRight w:val="0"/>
      <w:marTop w:val="0"/>
      <w:marBottom w:val="0"/>
      <w:divBdr>
        <w:top w:val="none" w:sz="0" w:space="0" w:color="auto"/>
        <w:left w:val="none" w:sz="0" w:space="0" w:color="auto"/>
        <w:bottom w:val="none" w:sz="0" w:space="0" w:color="auto"/>
        <w:right w:val="none" w:sz="0" w:space="0" w:color="auto"/>
      </w:divBdr>
    </w:div>
    <w:div w:id="543366235">
      <w:marLeft w:val="640"/>
      <w:marRight w:val="0"/>
      <w:marTop w:val="0"/>
      <w:marBottom w:val="0"/>
      <w:divBdr>
        <w:top w:val="none" w:sz="0" w:space="0" w:color="auto"/>
        <w:left w:val="none" w:sz="0" w:space="0" w:color="auto"/>
        <w:bottom w:val="none" w:sz="0" w:space="0" w:color="auto"/>
        <w:right w:val="none" w:sz="0" w:space="0" w:color="auto"/>
      </w:divBdr>
    </w:div>
    <w:div w:id="543950113">
      <w:marLeft w:val="640"/>
      <w:marRight w:val="0"/>
      <w:marTop w:val="0"/>
      <w:marBottom w:val="0"/>
      <w:divBdr>
        <w:top w:val="none" w:sz="0" w:space="0" w:color="auto"/>
        <w:left w:val="none" w:sz="0" w:space="0" w:color="auto"/>
        <w:bottom w:val="none" w:sz="0" w:space="0" w:color="auto"/>
        <w:right w:val="none" w:sz="0" w:space="0" w:color="auto"/>
      </w:divBdr>
    </w:div>
    <w:div w:id="544757537">
      <w:marLeft w:val="640"/>
      <w:marRight w:val="0"/>
      <w:marTop w:val="0"/>
      <w:marBottom w:val="0"/>
      <w:divBdr>
        <w:top w:val="none" w:sz="0" w:space="0" w:color="auto"/>
        <w:left w:val="none" w:sz="0" w:space="0" w:color="auto"/>
        <w:bottom w:val="none" w:sz="0" w:space="0" w:color="auto"/>
        <w:right w:val="none" w:sz="0" w:space="0" w:color="auto"/>
      </w:divBdr>
    </w:div>
    <w:div w:id="546338081">
      <w:marLeft w:val="640"/>
      <w:marRight w:val="0"/>
      <w:marTop w:val="0"/>
      <w:marBottom w:val="0"/>
      <w:divBdr>
        <w:top w:val="none" w:sz="0" w:space="0" w:color="auto"/>
        <w:left w:val="none" w:sz="0" w:space="0" w:color="auto"/>
        <w:bottom w:val="none" w:sz="0" w:space="0" w:color="auto"/>
        <w:right w:val="none" w:sz="0" w:space="0" w:color="auto"/>
      </w:divBdr>
    </w:div>
    <w:div w:id="546720617">
      <w:marLeft w:val="640"/>
      <w:marRight w:val="0"/>
      <w:marTop w:val="0"/>
      <w:marBottom w:val="0"/>
      <w:divBdr>
        <w:top w:val="none" w:sz="0" w:space="0" w:color="auto"/>
        <w:left w:val="none" w:sz="0" w:space="0" w:color="auto"/>
        <w:bottom w:val="none" w:sz="0" w:space="0" w:color="auto"/>
        <w:right w:val="none" w:sz="0" w:space="0" w:color="auto"/>
      </w:divBdr>
    </w:div>
    <w:div w:id="547452485">
      <w:marLeft w:val="640"/>
      <w:marRight w:val="0"/>
      <w:marTop w:val="0"/>
      <w:marBottom w:val="0"/>
      <w:divBdr>
        <w:top w:val="none" w:sz="0" w:space="0" w:color="auto"/>
        <w:left w:val="none" w:sz="0" w:space="0" w:color="auto"/>
        <w:bottom w:val="none" w:sz="0" w:space="0" w:color="auto"/>
        <w:right w:val="none" w:sz="0" w:space="0" w:color="auto"/>
      </w:divBdr>
    </w:div>
    <w:div w:id="548491883">
      <w:marLeft w:val="640"/>
      <w:marRight w:val="0"/>
      <w:marTop w:val="0"/>
      <w:marBottom w:val="0"/>
      <w:divBdr>
        <w:top w:val="none" w:sz="0" w:space="0" w:color="auto"/>
        <w:left w:val="none" w:sz="0" w:space="0" w:color="auto"/>
        <w:bottom w:val="none" w:sz="0" w:space="0" w:color="auto"/>
        <w:right w:val="none" w:sz="0" w:space="0" w:color="auto"/>
      </w:divBdr>
    </w:div>
    <w:div w:id="548539199">
      <w:marLeft w:val="640"/>
      <w:marRight w:val="0"/>
      <w:marTop w:val="0"/>
      <w:marBottom w:val="0"/>
      <w:divBdr>
        <w:top w:val="none" w:sz="0" w:space="0" w:color="auto"/>
        <w:left w:val="none" w:sz="0" w:space="0" w:color="auto"/>
        <w:bottom w:val="none" w:sz="0" w:space="0" w:color="auto"/>
        <w:right w:val="none" w:sz="0" w:space="0" w:color="auto"/>
      </w:divBdr>
    </w:div>
    <w:div w:id="549848550">
      <w:marLeft w:val="640"/>
      <w:marRight w:val="0"/>
      <w:marTop w:val="0"/>
      <w:marBottom w:val="0"/>
      <w:divBdr>
        <w:top w:val="none" w:sz="0" w:space="0" w:color="auto"/>
        <w:left w:val="none" w:sz="0" w:space="0" w:color="auto"/>
        <w:bottom w:val="none" w:sz="0" w:space="0" w:color="auto"/>
        <w:right w:val="none" w:sz="0" w:space="0" w:color="auto"/>
      </w:divBdr>
    </w:div>
    <w:div w:id="550462698">
      <w:marLeft w:val="640"/>
      <w:marRight w:val="0"/>
      <w:marTop w:val="0"/>
      <w:marBottom w:val="0"/>
      <w:divBdr>
        <w:top w:val="none" w:sz="0" w:space="0" w:color="auto"/>
        <w:left w:val="none" w:sz="0" w:space="0" w:color="auto"/>
        <w:bottom w:val="none" w:sz="0" w:space="0" w:color="auto"/>
        <w:right w:val="none" w:sz="0" w:space="0" w:color="auto"/>
      </w:divBdr>
    </w:div>
    <w:div w:id="550925040">
      <w:marLeft w:val="640"/>
      <w:marRight w:val="0"/>
      <w:marTop w:val="0"/>
      <w:marBottom w:val="0"/>
      <w:divBdr>
        <w:top w:val="none" w:sz="0" w:space="0" w:color="auto"/>
        <w:left w:val="none" w:sz="0" w:space="0" w:color="auto"/>
        <w:bottom w:val="none" w:sz="0" w:space="0" w:color="auto"/>
        <w:right w:val="none" w:sz="0" w:space="0" w:color="auto"/>
      </w:divBdr>
    </w:div>
    <w:div w:id="553395702">
      <w:marLeft w:val="640"/>
      <w:marRight w:val="0"/>
      <w:marTop w:val="0"/>
      <w:marBottom w:val="0"/>
      <w:divBdr>
        <w:top w:val="none" w:sz="0" w:space="0" w:color="auto"/>
        <w:left w:val="none" w:sz="0" w:space="0" w:color="auto"/>
        <w:bottom w:val="none" w:sz="0" w:space="0" w:color="auto"/>
        <w:right w:val="none" w:sz="0" w:space="0" w:color="auto"/>
      </w:divBdr>
    </w:div>
    <w:div w:id="554705650">
      <w:marLeft w:val="640"/>
      <w:marRight w:val="0"/>
      <w:marTop w:val="0"/>
      <w:marBottom w:val="0"/>
      <w:divBdr>
        <w:top w:val="none" w:sz="0" w:space="0" w:color="auto"/>
        <w:left w:val="none" w:sz="0" w:space="0" w:color="auto"/>
        <w:bottom w:val="none" w:sz="0" w:space="0" w:color="auto"/>
        <w:right w:val="none" w:sz="0" w:space="0" w:color="auto"/>
      </w:divBdr>
    </w:div>
    <w:div w:id="555355295">
      <w:marLeft w:val="640"/>
      <w:marRight w:val="0"/>
      <w:marTop w:val="0"/>
      <w:marBottom w:val="0"/>
      <w:divBdr>
        <w:top w:val="none" w:sz="0" w:space="0" w:color="auto"/>
        <w:left w:val="none" w:sz="0" w:space="0" w:color="auto"/>
        <w:bottom w:val="none" w:sz="0" w:space="0" w:color="auto"/>
        <w:right w:val="none" w:sz="0" w:space="0" w:color="auto"/>
      </w:divBdr>
    </w:div>
    <w:div w:id="560094233">
      <w:marLeft w:val="640"/>
      <w:marRight w:val="0"/>
      <w:marTop w:val="0"/>
      <w:marBottom w:val="0"/>
      <w:divBdr>
        <w:top w:val="none" w:sz="0" w:space="0" w:color="auto"/>
        <w:left w:val="none" w:sz="0" w:space="0" w:color="auto"/>
        <w:bottom w:val="none" w:sz="0" w:space="0" w:color="auto"/>
        <w:right w:val="none" w:sz="0" w:space="0" w:color="auto"/>
      </w:divBdr>
    </w:div>
    <w:div w:id="560560589">
      <w:marLeft w:val="640"/>
      <w:marRight w:val="0"/>
      <w:marTop w:val="0"/>
      <w:marBottom w:val="0"/>
      <w:divBdr>
        <w:top w:val="none" w:sz="0" w:space="0" w:color="auto"/>
        <w:left w:val="none" w:sz="0" w:space="0" w:color="auto"/>
        <w:bottom w:val="none" w:sz="0" w:space="0" w:color="auto"/>
        <w:right w:val="none" w:sz="0" w:space="0" w:color="auto"/>
      </w:divBdr>
    </w:div>
    <w:div w:id="562954439">
      <w:marLeft w:val="640"/>
      <w:marRight w:val="0"/>
      <w:marTop w:val="0"/>
      <w:marBottom w:val="0"/>
      <w:divBdr>
        <w:top w:val="none" w:sz="0" w:space="0" w:color="auto"/>
        <w:left w:val="none" w:sz="0" w:space="0" w:color="auto"/>
        <w:bottom w:val="none" w:sz="0" w:space="0" w:color="auto"/>
        <w:right w:val="none" w:sz="0" w:space="0" w:color="auto"/>
      </w:divBdr>
    </w:div>
    <w:div w:id="563183424">
      <w:marLeft w:val="640"/>
      <w:marRight w:val="0"/>
      <w:marTop w:val="0"/>
      <w:marBottom w:val="0"/>
      <w:divBdr>
        <w:top w:val="none" w:sz="0" w:space="0" w:color="auto"/>
        <w:left w:val="none" w:sz="0" w:space="0" w:color="auto"/>
        <w:bottom w:val="none" w:sz="0" w:space="0" w:color="auto"/>
        <w:right w:val="none" w:sz="0" w:space="0" w:color="auto"/>
      </w:divBdr>
    </w:div>
    <w:div w:id="563183584">
      <w:marLeft w:val="640"/>
      <w:marRight w:val="0"/>
      <w:marTop w:val="0"/>
      <w:marBottom w:val="0"/>
      <w:divBdr>
        <w:top w:val="none" w:sz="0" w:space="0" w:color="auto"/>
        <w:left w:val="none" w:sz="0" w:space="0" w:color="auto"/>
        <w:bottom w:val="none" w:sz="0" w:space="0" w:color="auto"/>
        <w:right w:val="none" w:sz="0" w:space="0" w:color="auto"/>
      </w:divBdr>
    </w:div>
    <w:div w:id="565458417">
      <w:marLeft w:val="640"/>
      <w:marRight w:val="0"/>
      <w:marTop w:val="0"/>
      <w:marBottom w:val="0"/>
      <w:divBdr>
        <w:top w:val="none" w:sz="0" w:space="0" w:color="auto"/>
        <w:left w:val="none" w:sz="0" w:space="0" w:color="auto"/>
        <w:bottom w:val="none" w:sz="0" w:space="0" w:color="auto"/>
        <w:right w:val="none" w:sz="0" w:space="0" w:color="auto"/>
      </w:divBdr>
    </w:div>
    <w:div w:id="566652894">
      <w:marLeft w:val="640"/>
      <w:marRight w:val="0"/>
      <w:marTop w:val="0"/>
      <w:marBottom w:val="0"/>
      <w:divBdr>
        <w:top w:val="none" w:sz="0" w:space="0" w:color="auto"/>
        <w:left w:val="none" w:sz="0" w:space="0" w:color="auto"/>
        <w:bottom w:val="none" w:sz="0" w:space="0" w:color="auto"/>
        <w:right w:val="none" w:sz="0" w:space="0" w:color="auto"/>
      </w:divBdr>
    </w:div>
    <w:div w:id="568997122">
      <w:marLeft w:val="640"/>
      <w:marRight w:val="0"/>
      <w:marTop w:val="0"/>
      <w:marBottom w:val="0"/>
      <w:divBdr>
        <w:top w:val="none" w:sz="0" w:space="0" w:color="auto"/>
        <w:left w:val="none" w:sz="0" w:space="0" w:color="auto"/>
        <w:bottom w:val="none" w:sz="0" w:space="0" w:color="auto"/>
        <w:right w:val="none" w:sz="0" w:space="0" w:color="auto"/>
      </w:divBdr>
    </w:div>
    <w:div w:id="570627960">
      <w:marLeft w:val="640"/>
      <w:marRight w:val="0"/>
      <w:marTop w:val="0"/>
      <w:marBottom w:val="0"/>
      <w:divBdr>
        <w:top w:val="none" w:sz="0" w:space="0" w:color="auto"/>
        <w:left w:val="none" w:sz="0" w:space="0" w:color="auto"/>
        <w:bottom w:val="none" w:sz="0" w:space="0" w:color="auto"/>
        <w:right w:val="none" w:sz="0" w:space="0" w:color="auto"/>
      </w:divBdr>
    </w:div>
    <w:div w:id="571695319">
      <w:marLeft w:val="640"/>
      <w:marRight w:val="0"/>
      <w:marTop w:val="0"/>
      <w:marBottom w:val="0"/>
      <w:divBdr>
        <w:top w:val="none" w:sz="0" w:space="0" w:color="auto"/>
        <w:left w:val="none" w:sz="0" w:space="0" w:color="auto"/>
        <w:bottom w:val="none" w:sz="0" w:space="0" w:color="auto"/>
        <w:right w:val="none" w:sz="0" w:space="0" w:color="auto"/>
      </w:divBdr>
    </w:div>
    <w:div w:id="573051777">
      <w:marLeft w:val="640"/>
      <w:marRight w:val="0"/>
      <w:marTop w:val="0"/>
      <w:marBottom w:val="0"/>
      <w:divBdr>
        <w:top w:val="none" w:sz="0" w:space="0" w:color="auto"/>
        <w:left w:val="none" w:sz="0" w:space="0" w:color="auto"/>
        <w:bottom w:val="none" w:sz="0" w:space="0" w:color="auto"/>
        <w:right w:val="none" w:sz="0" w:space="0" w:color="auto"/>
      </w:divBdr>
    </w:div>
    <w:div w:id="573442245">
      <w:marLeft w:val="640"/>
      <w:marRight w:val="0"/>
      <w:marTop w:val="0"/>
      <w:marBottom w:val="0"/>
      <w:divBdr>
        <w:top w:val="none" w:sz="0" w:space="0" w:color="auto"/>
        <w:left w:val="none" w:sz="0" w:space="0" w:color="auto"/>
        <w:bottom w:val="none" w:sz="0" w:space="0" w:color="auto"/>
        <w:right w:val="none" w:sz="0" w:space="0" w:color="auto"/>
      </w:divBdr>
    </w:div>
    <w:div w:id="577056323">
      <w:marLeft w:val="640"/>
      <w:marRight w:val="0"/>
      <w:marTop w:val="0"/>
      <w:marBottom w:val="0"/>
      <w:divBdr>
        <w:top w:val="none" w:sz="0" w:space="0" w:color="auto"/>
        <w:left w:val="none" w:sz="0" w:space="0" w:color="auto"/>
        <w:bottom w:val="none" w:sz="0" w:space="0" w:color="auto"/>
        <w:right w:val="none" w:sz="0" w:space="0" w:color="auto"/>
      </w:divBdr>
    </w:div>
    <w:div w:id="580062059">
      <w:marLeft w:val="640"/>
      <w:marRight w:val="0"/>
      <w:marTop w:val="0"/>
      <w:marBottom w:val="0"/>
      <w:divBdr>
        <w:top w:val="none" w:sz="0" w:space="0" w:color="auto"/>
        <w:left w:val="none" w:sz="0" w:space="0" w:color="auto"/>
        <w:bottom w:val="none" w:sz="0" w:space="0" w:color="auto"/>
        <w:right w:val="none" w:sz="0" w:space="0" w:color="auto"/>
      </w:divBdr>
    </w:div>
    <w:div w:id="581985348">
      <w:marLeft w:val="640"/>
      <w:marRight w:val="0"/>
      <w:marTop w:val="0"/>
      <w:marBottom w:val="0"/>
      <w:divBdr>
        <w:top w:val="none" w:sz="0" w:space="0" w:color="auto"/>
        <w:left w:val="none" w:sz="0" w:space="0" w:color="auto"/>
        <w:bottom w:val="none" w:sz="0" w:space="0" w:color="auto"/>
        <w:right w:val="none" w:sz="0" w:space="0" w:color="auto"/>
      </w:divBdr>
    </w:div>
    <w:div w:id="583339808">
      <w:marLeft w:val="640"/>
      <w:marRight w:val="0"/>
      <w:marTop w:val="0"/>
      <w:marBottom w:val="0"/>
      <w:divBdr>
        <w:top w:val="none" w:sz="0" w:space="0" w:color="auto"/>
        <w:left w:val="none" w:sz="0" w:space="0" w:color="auto"/>
        <w:bottom w:val="none" w:sz="0" w:space="0" w:color="auto"/>
        <w:right w:val="none" w:sz="0" w:space="0" w:color="auto"/>
      </w:divBdr>
    </w:div>
    <w:div w:id="584338524">
      <w:marLeft w:val="640"/>
      <w:marRight w:val="0"/>
      <w:marTop w:val="0"/>
      <w:marBottom w:val="0"/>
      <w:divBdr>
        <w:top w:val="none" w:sz="0" w:space="0" w:color="auto"/>
        <w:left w:val="none" w:sz="0" w:space="0" w:color="auto"/>
        <w:bottom w:val="none" w:sz="0" w:space="0" w:color="auto"/>
        <w:right w:val="none" w:sz="0" w:space="0" w:color="auto"/>
      </w:divBdr>
    </w:div>
    <w:div w:id="585500153">
      <w:marLeft w:val="640"/>
      <w:marRight w:val="0"/>
      <w:marTop w:val="0"/>
      <w:marBottom w:val="0"/>
      <w:divBdr>
        <w:top w:val="none" w:sz="0" w:space="0" w:color="auto"/>
        <w:left w:val="none" w:sz="0" w:space="0" w:color="auto"/>
        <w:bottom w:val="none" w:sz="0" w:space="0" w:color="auto"/>
        <w:right w:val="none" w:sz="0" w:space="0" w:color="auto"/>
      </w:divBdr>
    </w:div>
    <w:div w:id="591166127">
      <w:marLeft w:val="640"/>
      <w:marRight w:val="0"/>
      <w:marTop w:val="0"/>
      <w:marBottom w:val="0"/>
      <w:divBdr>
        <w:top w:val="none" w:sz="0" w:space="0" w:color="auto"/>
        <w:left w:val="none" w:sz="0" w:space="0" w:color="auto"/>
        <w:bottom w:val="none" w:sz="0" w:space="0" w:color="auto"/>
        <w:right w:val="none" w:sz="0" w:space="0" w:color="auto"/>
      </w:divBdr>
    </w:div>
    <w:div w:id="591820003">
      <w:marLeft w:val="640"/>
      <w:marRight w:val="0"/>
      <w:marTop w:val="0"/>
      <w:marBottom w:val="0"/>
      <w:divBdr>
        <w:top w:val="none" w:sz="0" w:space="0" w:color="auto"/>
        <w:left w:val="none" w:sz="0" w:space="0" w:color="auto"/>
        <w:bottom w:val="none" w:sz="0" w:space="0" w:color="auto"/>
        <w:right w:val="none" w:sz="0" w:space="0" w:color="auto"/>
      </w:divBdr>
    </w:div>
    <w:div w:id="592713786">
      <w:marLeft w:val="640"/>
      <w:marRight w:val="0"/>
      <w:marTop w:val="0"/>
      <w:marBottom w:val="0"/>
      <w:divBdr>
        <w:top w:val="none" w:sz="0" w:space="0" w:color="auto"/>
        <w:left w:val="none" w:sz="0" w:space="0" w:color="auto"/>
        <w:bottom w:val="none" w:sz="0" w:space="0" w:color="auto"/>
        <w:right w:val="none" w:sz="0" w:space="0" w:color="auto"/>
      </w:divBdr>
    </w:div>
    <w:div w:id="595019216">
      <w:marLeft w:val="640"/>
      <w:marRight w:val="0"/>
      <w:marTop w:val="0"/>
      <w:marBottom w:val="0"/>
      <w:divBdr>
        <w:top w:val="none" w:sz="0" w:space="0" w:color="auto"/>
        <w:left w:val="none" w:sz="0" w:space="0" w:color="auto"/>
        <w:bottom w:val="none" w:sz="0" w:space="0" w:color="auto"/>
        <w:right w:val="none" w:sz="0" w:space="0" w:color="auto"/>
      </w:divBdr>
    </w:div>
    <w:div w:id="596407842">
      <w:marLeft w:val="640"/>
      <w:marRight w:val="0"/>
      <w:marTop w:val="0"/>
      <w:marBottom w:val="0"/>
      <w:divBdr>
        <w:top w:val="none" w:sz="0" w:space="0" w:color="auto"/>
        <w:left w:val="none" w:sz="0" w:space="0" w:color="auto"/>
        <w:bottom w:val="none" w:sz="0" w:space="0" w:color="auto"/>
        <w:right w:val="none" w:sz="0" w:space="0" w:color="auto"/>
      </w:divBdr>
    </w:div>
    <w:div w:id="597252838">
      <w:marLeft w:val="640"/>
      <w:marRight w:val="0"/>
      <w:marTop w:val="0"/>
      <w:marBottom w:val="0"/>
      <w:divBdr>
        <w:top w:val="none" w:sz="0" w:space="0" w:color="auto"/>
        <w:left w:val="none" w:sz="0" w:space="0" w:color="auto"/>
        <w:bottom w:val="none" w:sz="0" w:space="0" w:color="auto"/>
        <w:right w:val="none" w:sz="0" w:space="0" w:color="auto"/>
      </w:divBdr>
    </w:div>
    <w:div w:id="599413788">
      <w:marLeft w:val="640"/>
      <w:marRight w:val="0"/>
      <w:marTop w:val="0"/>
      <w:marBottom w:val="0"/>
      <w:divBdr>
        <w:top w:val="none" w:sz="0" w:space="0" w:color="auto"/>
        <w:left w:val="none" w:sz="0" w:space="0" w:color="auto"/>
        <w:bottom w:val="none" w:sz="0" w:space="0" w:color="auto"/>
        <w:right w:val="none" w:sz="0" w:space="0" w:color="auto"/>
      </w:divBdr>
    </w:div>
    <w:div w:id="600140519">
      <w:marLeft w:val="640"/>
      <w:marRight w:val="0"/>
      <w:marTop w:val="0"/>
      <w:marBottom w:val="0"/>
      <w:divBdr>
        <w:top w:val="none" w:sz="0" w:space="0" w:color="auto"/>
        <w:left w:val="none" w:sz="0" w:space="0" w:color="auto"/>
        <w:bottom w:val="none" w:sz="0" w:space="0" w:color="auto"/>
        <w:right w:val="none" w:sz="0" w:space="0" w:color="auto"/>
      </w:divBdr>
    </w:div>
    <w:div w:id="600798839">
      <w:marLeft w:val="640"/>
      <w:marRight w:val="0"/>
      <w:marTop w:val="0"/>
      <w:marBottom w:val="0"/>
      <w:divBdr>
        <w:top w:val="none" w:sz="0" w:space="0" w:color="auto"/>
        <w:left w:val="none" w:sz="0" w:space="0" w:color="auto"/>
        <w:bottom w:val="none" w:sz="0" w:space="0" w:color="auto"/>
        <w:right w:val="none" w:sz="0" w:space="0" w:color="auto"/>
      </w:divBdr>
    </w:div>
    <w:div w:id="605891037">
      <w:marLeft w:val="640"/>
      <w:marRight w:val="0"/>
      <w:marTop w:val="0"/>
      <w:marBottom w:val="0"/>
      <w:divBdr>
        <w:top w:val="none" w:sz="0" w:space="0" w:color="auto"/>
        <w:left w:val="none" w:sz="0" w:space="0" w:color="auto"/>
        <w:bottom w:val="none" w:sz="0" w:space="0" w:color="auto"/>
        <w:right w:val="none" w:sz="0" w:space="0" w:color="auto"/>
      </w:divBdr>
    </w:div>
    <w:div w:id="606733860">
      <w:marLeft w:val="640"/>
      <w:marRight w:val="0"/>
      <w:marTop w:val="0"/>
      <w:marBottom w:val="0"/>
      <w:divBdr>
        <w:top w:val="none" w:sz="0" w:space="0" w:color="auto"/>
        <w:left w:val="none" w:sz="0" w:space="0" w:color="auto"/>
        <w:bottom w:val="none" w:sz="0" w:space="0" w:color="auto"/>
        <w:right w:val="none" w:sz="0" w:space="0" w:color="auto"/>
      </w:divBdr>
    </w:div>
    <w:div w:id="607542754">
      <w:marLeft w:val="640"/>
      <w:marRight w:val="0"/>
      <w:marTop w:val="0"/>
      <w:marBottom w:val="0"/>
      <w:divBdr>
        <w:top w:val="none" w:sz="0" w:space="0" w:color="auto"/>
        <w:left w:val="none" w:sz="0" w:space="0" w:color="auto"/>
        <w:bottom w:val="none" w:sz="0" w:space="0" w:color="auto"/>
        <w:right w:val="none" w:sz="0" w:space="0" w:color="auto"/>
      </w:divBdr>
    </w:div>
    <w:div w:id="607665695">
      <w:marLeft w:val="640"/>
      <w:marRight w:val="0"/>
      <w:marTop w:val="0"/>
      <w:marBottom w:val="0"/>
      <w:divBdr>
        <w:top w:val="none" w:sz="0" w:space="0" w:color="auto"/>
        <w:left w:val="none" w:sz="0" w:space="0" w:color="auto"/>
        <w:bottom w:val="none" w:sz="0" w:space="0" w:color="auto"/>
        <w:right w:val="none" w:sz="0" w:space="0" w:color="auto"/>
      </w:divBdr>
    </w:div>
    <w:div w:id="608005694">
      <w:marLeft w:val="640"/>
      <w:marRight w:val="0"/>
      <w:marTop w:val="0"/>
      <w:marBottom w:val="0"/>
      <w:divBdr>
        <w:top w:val="none" w:sz="0" w:space="0" w:color="auto"/>
        <w:left w:val="none" w:sz="0" w:space="0" w:color="auto"/>
        <w:bottom w:val="none" w:sz="0" w:space="0" w:color="auto"/>
        <w:right w:val="none" w:sz="0" w:space="0" w:color="auto"/>
      </w:divBdr>
    </w:div>
    <w:div w:id="609240539">
      <w:marLeft w:val="640"/>
      <w:marRight w:val="0"/>
      <w:marTop w:val="0"/>
      <w:marBottom w:val="0"/>
      <w:divBdr>
        <w:top w:val="none" w:sz="0" w:space="0" w:color="auto"/>
        <w:left w:val="none" w:sz="0" w:space="0" w:color="auto"/>
        <w:bottom w:val="none" w:sz="0" w:space="0" w:color="auto"/>
        <w:right w:val="none" w:sz="0" w:space="0" w:color="auto"/>
      </w:divBdr>
    </w:div>
    <w:div w:id="609359655">
      <w:marLeft w:val="640"/>
      <w:marRight w:val="0"/>
      <w:marTop w:val="0"/>
      <w:marBottom w:val="0"/>
      <w:divBdr>
        <w:top w:val="none" w:sz="0" w:space="0" w:color="auto"/>
        <w:left w:val="none" w:sz="0" w:space="0" w:color="auto"/>
        <w:bottom w:val="none" w:sz="0" w:space="0" w:color="auto"/>
        <w:right w:val="none" w:sz="0" w:space="0" w:color="auto"/>
      </w:divBdr>
    </w:div>
    <w:div w:id="610818918">
      <w:marLeft w:val="640"/>
      <w:marRight w:val="0"/>
      <w:marTop w:val="0"/>
      <w:marBottom w:val="0"/>
      <w:divBdr>
        <w:top w:val="none" w:sz="0" w:space="0" w:color="auto"/>
        <w:left w:val="none" w:sz="0" w:space="0" w:color="auto"/>
        <w:bottom w:val="none" w:sz="0" w:space="0" w:color="auto"/>
        <w:right w:val="none" w:sz="0" w:space="0" w:color="auto"/>
      </w:divBdr>
    </w:div>
    <w:div w:id="614602547">
      <w:marLeft w:val="640"/>
      <w:marRight w:val="0"/>
      <w:marTop w:val="0"/>
      <w:marBottom w:val="0"/>
      <w:divBdr>
        <w:top w:val="none" w:sz="0" w:space="0" w:color="auto"/>
        <w:left w:val="none" w:sz="0" w:space="0" w:color="auto"/>
        <w:bottom w:val="none" w:sz="0" w:space="0" w:color="auto"/>
        <w:right w:val="none" w:sz="0" w:space="0" w:color="auto"/>
      </w:divBdr>
    </w:div>
    <w:div w:id="615258240">
      <w:marLeft w:val="640"/>
      <w:marRight w:val="0"/>
      <w:marTop w:val="0"/>
      <w:marBottom w:val="0"/>
      <w:divBdr>
        <w:top w:val="none" w:sz="0" w:space="0" w:color="auto"/>
        <w:left w:val="none" w:sz="0" w:space="0" w:color="auto"/>
        <w:bottom w:val="none" w:sz="0" w:space="0" w:color="auto"/>
        <w:right w:val="none" w:sz="0" w:space="0" w:color="auto"/>
      </w:divBdr>
    </w:div>
    <w:div w:id="616184865">
      <w:marLeft w:val="640"/>
      <w:marRight w:val="0"/>
      <w:marTop w:val="0"/>
      <w:marBottom w:val="0"/>
      <w:divBdr>
        <w:top w:val="none" w:sz="0" w:space="0" w:color="auto"/>
        <w:left w:val="none" w:sz="0" w:space="0" w:color="auto"/>
        <w:bottom w:val="none" w:sz="0" w:space="0" w:color="auto"/>
        <w:right w:val="none" w:sz="0" w:space="0" w:color="auto"/>
      </w:divBdr>
    </w:div>
    <w:div w:id="616911798">
      <w:marLeft w:val="640"/>
      <w:marRight w:val="0"/>
      <w:marTop w:val="0"/>
      <w:marBottom w:val="0"/>
      <w:divBdr>
        <w:top w:val="none" w:sz="0" w:space="0" w:color="auto"/>
        <w:left w:val="none" w:sz="0" w:space="0" w:color="auto"/>
        <w:bottom w:val="none" w:sz="0" w:space="0" w:color="auto"/>
        <w:right w:val="none" w:sz="0" w:space="0" w:color="auto"/>
      </w:divBdr>
    </w:div>
    <w:div w:id="619650601">
      <w:marLeft w:val="640"/>
      <w:marRight w:val="0"/>
      <w:marTop w:val="0"/>
      <w:marBottom w:val="0"/>
      <w:divBdr>
        <w:top w:val="none" w:sz="0" w:space="0" w:color="auto"/>
        <w:left w:val="none" w:sz="0" w:space="0" w:color="auto"/>
        <w:bottom w:val="none" w:sz="0" w:space="0" w:color="auto"/>
        <w:right w:val="none" w:sz="0" w:space="0" w:color="auto"/>
      </w:divBdr>
    </w:div>
    <w:div w:id="619724855">
      <w:marLeft w:val="640"/>
      <w:marRight w:val="0"/>
      <w:marTop w:val="0"/>
      <w:marBottom w:val="0"/>
      <w:divBdr>
        <w:top w:val="none" w:sz="0" w:space="0" w:color="auto"/>
        <w:left w:val="none" w:sz="0" w:space="0" w:color="auto"/>
        <w:bottom w:val="none" w:sz="0" w:space="0" w:color="auto"/>
        <w:right w:val="none" w:sz="0" w:space="0" w:color="auto"/>
      </w:divBdr>
    </w:div>
    <w:div w:id="621349841">
      <w:marLeft w:val="640"/>
      <w:marRight w:val="0"/>
      <w:marTop w:val="0"/>
      <w:marBottom w:val="0"/>
      <w:divBdr>
        <w:top w:val="none" w:sz="0" w:space="0" w:color="auto"/>
        <w:left w:val="none" w:sz="0" w:space="0" w:color="auto"/>
        <w:bottom w:val="none" w:sz="0" w:space="0" w:color="auto"/>
        <w:right w:val="none" w:sz="0" w:space="0" w:color="auto"/>
      </w:divBdr>
    </w:div>
    <w:div w:id="622493398">
      <w:marLeft w:val="640"/>
      <w:marRight w:val="0"/>
      <w:marTop w:val="0"/>
      <w:marBottom w:val="0"/>
      <w:divBdr>
        <w:top w:val="none" w:sz="0" w:space="0" w:color="auto"/>
        <w:left w:val="none" w:sz="0" w:space="0" w:color="auto"/>
        <w:bottom w:val="none" w:sz="0" w:space="0" w:color="auto"/>
        <w:right w:val="none" w:sz="0" w:space="0" w:color="auto"/>
      </w:divBdr>
    </w:div>
    <w:div w:id="622537705">
      <w:marLeft w:val="640"/>
      <w:marRight w:val="0"/>
      <w:marTop w:val="0"/>
      <w:marBottom w:val="0"/>
      <w:divBdr>
        <w:top w:val="none" w:sz="0" w:space="0" w:color="auto"/>
        <w:left w:val="none" w:sz="0" w:space="0" w:color="auto"/>
        <w:bottom w:val="none" w:sz="0" w:space="0" w:color="auto"/>
        <w:right w:val="none" w:sz="0" w:space="0" w:color="auto"/>
      </w:divBdr>
    </w:div>
    <w:div w:id="626205653">
      <w:marLeft w:val="640"/>
      <w:marRight w:val="0"/>
      <w:marTop w:val="0"/>
      <w:marBottom w:val="0"/>
      <w:divBdr>
        <w:top w:val="none" w:sz="0" w:space="0" w:color="auto"/>
        <w:left w:val="none" w:sz="0" w:space="0" w:color="auto"/>
        <w:bottom w:val="none" w:sz="0" w:space="0" w:color="auto"/>
        <w:right w:val="none" w:sz="0" w:space="0" w:color="auto"/>
      </w:divBdr>
    </w:div>
    <w:div w:id="627395192">
      <w:marLeft w:val="640"/>
      <w:marRight w:val="0"/>
      <w:marTop w:val="0"/>
      <w:marBottom w:val="0"/>
      <w:divBdr>
        <w:top w:val="none" w:sz="0" w:space="0" w:color="auto"/>
        <w:left w:val="none" w:sz="0" w:space="0" w:color="auto"/>
        <w:bottom w:val="none" w:sz="0" w:space="0" w:color="auto"/>
        <w:right w:val="none" w:sz="0" w:space="0" w:color="auto"/>
      </w:divBdr>
    </w:div>
    <w:div w:id="627663697">
      <w:marLeft w:val="640"/>
      <w:marRight w:val="0"/>
      <w:marTop w:val="0"/>
      <w:marBottom w:val="0"/>
      <w:divBdr>
        <w:top w:val="none" w:sz="0" w:space="0" w:color="auto"/>
        <w:left w:val="none" w:sz="0" w:space="0" w:color="auto"/>
        <w:bottom w:val="none" w:sz="0" w:space="0" w:color="auto"/>
        <w:right w:val="none" w:sz="0" w:space="0" w:color="auto"/>
      </w:divBdr>
    </w:div>
    <w:div w:id="628129183">
      <w:marLeft w:val="640"/>
      <w:marRight w:val="0"/>
      <w:marTop w:val="0"/>
      <w:marBottom w:val="0"/>
      <w:divBdr>
        <w:top w:val="none" w:sz="0" w:space="0" w:color="auto"/>
        <w:left w:val="none" w:sz="0" w:space="0" w:color="auto"/>
        <w:bottom w:val="none" w:sz="0" w:space="0" w:color="auto"/>
        <w:right w:val="none" w:sz="0" w:space="0" w:color="auto"/>
      </w:divBdr>
    </w:div>
    <w:div w:id="628318702">
      <w:marLeft w:val="640"/>
      <w:marRight w:val="0"/>
      <w:marTop w:val="0"/>
      <w:marBottom w:val="0"/>
      <w:divBdr>
        <w:top w:val="none" w:sz="0" w:space="0" w:color="auto"/>
        <w:left w:val="none" w:sz="0" w:space="0" w:color="auto"/>
        <w:bottom w:val="none" w:sz="0" w:space="0" w:color="auto"/>
        <w:right w:val="none" w:sz="0" w:space="0" w:color="auto"/>
      </w:divBdr>
    </w:div>
    <w:div w:id="628508397">
      <w:marLeft w:val="640"/>
      <w:marRight w:val="0"/>
      <w:marTop w:val="0"/>
      <w:marBottom w:val="0"/>
      <w:divBdr>
        <w:top w:val="none" w:sz="0" w:space="0" w:color="auto"/>
        <w:left w:val="none" w:sz="0" w:space="0" w:color="auto"/>
        <w:bottom w:val="none" w:sz="0" w:space="0" w:color="auto"/>
        <w:right w:val="none" w:sz="0" w:space="0" w:color="auto"/>
      </w:divBdr>
    </w:div>
    <w:div w:id="628784231">
      <w:marLeft w:val="640"/>
      <w:marRight w:val="0"/>
      <w:marTop w:val="0"/>
      <w:marBottom w:val="0"/>
      <w:divBdr>
        <w:top w:val="none" w:sz="0" w:space="0" w:color="auto"/>
        <w:left w:val="none" w:sz="0" w:space="0" w:color="auto"/>
        <w:bottom w:val="none" w:sz="0" w:space="0" w:color="auto"/>
        <w:right w:val="none" w:sz="0" w:space="0" w:color="auto"/>
      </w:divBdr>
    </w:div>
    <w:div w:id="628970510">
      <w:marLeft w:val="640"/>
      <w:marRight w:val="0"/>
      <w:marTop w:val="0"/>
      <w:marBottom w:val="0"/>
      <w:divBdr>
        <w:top w:val="none" w:sz="0" w:space="0" w:color="auto"/>
        <w:left w:val="none" w:sz="0" w:space="0" w:color="auto"/>
        <w:bottom w:val="none" w:sz="0" w:space="0" w:color="auto"/>
        <w:right w:val="none" w:sz="0" w:space="0" w:color="auto"/>
      </w:divBdr>
    </w:div>
    <w:div w:id="629751335">
      <w:marLeft w:val="640"/>
      <w:marRight w:val="0"/>
      <w:marTop w:val="0"/>
      <w:marBottom w:val="0"/>
      <w:divBdr>
        <w:top w:val="none" w:sz="0" w:space="0" w:color="auto"/>
        <w:left w:val="none" w:sz="0" w:space="0" w:color="auto"/>
        <w:bottom w:val="none" w:sz="0" w:space="0" w:color="auto"/>
        <w:right w:val="none" w:sz="0" w:space="0" w:color="auto"/>
      </w:divBdr>
    </w:div>
    <w:div w:id="632757848">
      <w:marLeft w:val="640"/>
      <w:marRight w:val="0"/>
      <w:marTop w:val="0"/>
      <w:marBottom w:val="0"/>
      <w:divBdr>
        <w:top w:val="none" w:sz="0" w:space="0" w:color="auto"/>
        <w:left w:val="none" w:sz="0" w:space="0" w:color="auto"/>
        <w:bottom w:val="none" w:sz="0" w:space="0" w:color="auto"/>
        <w:right w:val="none" w:sz="0" w:space="0" w:color="auto"/>
      </w:divBdr>
    </w:div>
    <w:div w:id="633098890">
      <w:marLeft w:val="640"/>
      <w:marRight w:val="0"/>
      <w:marTop w:val="0"/>
      <w:marBottom w:val="0"/>
      <w:divBdr>
        <w:top w:val="none" w:sz="0" w:space="0" w:color="auto"/>
        <w:left w:val="none" w:sz="0" w:space="0" w:color="auto"/>
        <w:bottom w:val="none" w:sz="0" w:space="0" w:color="auto"/>
        <w:right w:val="none" w:sz="0" w:space="0" w:color="auto"/>
      </w:divBdr>
    </w:div>
    <w:div w:id="634330840">
      <w:marLeft w:val="640"/>
      <w:marRight w:val="0"/>
      <w:marTop w:val="0"/>
      <w:marBottom w:val="0"/>
      <w:divBdr>
        <w:top w:val="none" w:sz="0" w:space="0" w:color="auto"/>
        <w:left w:val="none" w:sz="0" w:space="0" w:color="auto"/>
        <w:bottom w:val="none" w:sz="0" w:space="0" w:color="auto"/>
        <w:right w:val="none" w:sz="0" w:space="0" w:color="auto"/>
      </w:divBdr>
    </w:div>
    <w:div w:id="634407634">
      <w:marLeft w:val="640"/>
      <w:marRight w:val="0"/>
      <w:marTop w:val="0"/>
      <w:marBottom w:val="0"/>
      <w:divBdr>
        <w:top w:val="none" w:sz="0" w:space="0" w:color="auto"/>
        <w:left w:val="none" w:sz="0" w:space="0" w:color="auto"/>
        <w:bottom w:val="none" w:sz="0" w:space="0" w:color="auto"/>
        <w:right w:val="none" w:sz="0" w:space="0" w:color="auto"/>
      </w:divBdr>
    </w:div>
    <w:div w:id="634726625">
      <w:marLeft w:val="640"/>
      <w:marRight w:val="0"/>
      <w:marTop w:val="0"/>
      <w:marBottom w:val="0"/>
      <w:divBdr>
        <w:top w:val="none" w:sz="0" w:space="0" w:color="auto"/>
        <w:left w:val="none" w:sz="0" w:space="0" w:color="auto"/>
        <w:bottom w:val="none" w:sz="0" w:space="0" w:color="auto"/>
        <w:right w:val="none" w:sz="0" w:space="0" w:color="auto"/>
      </w:divBdr>
    </w:div>
    <w:div w:id="634994520">
      <w:marLeft w:val="640"/>
      <w:marRight w:val="0"/>
      <w:marTop w:val="0"/>
      <w:marBottom w:val="0"/>
      <w:divBdr>
        <w:top w:val="none" w:sz="0" w:space="0" w:color="auto"/>
        <w:left w:val="none" w:sz="0" w:space="0" w:color="auto"/>
        <w:bottom w:val="none" w:sz="0" w:space="0" w:color="auto"/>
        <w:right w:val="none" w:sz="0" w:space="0" w:color="auto"/>
      </w:divBdr>
    </w:div>
    <w:div w:id="636036970">
      <w:marLeft w:val="640"/>
      <w:marRight w:val="0"/>
      <w:marTop w:val="0"/>
      <w:marBottom w:val="0"/>
      <w:divBdr>
        <w:top w:val="none" w:sz="0" w:space="0" w:color="auto"/>
        <w:left w:val="none" w:sz="0" w:space="0" w:color="auto"/>
        <w:bottom w:val="none" w:sz="0" w:space="0" w:color="auto"/>
        <w:right w:val="none" w:sz="0" w:space="0" w:color="auto"/>
      </w:divBdr>
    </w:div>
    <w:div w:id="636229976">
      <w:marLeft w:val="640"/>
      <w:marRight w:val="0"/>
      <w:marTop w:val="0"/>
      <w:marBottom w:val="0"/>
      <w:divBdr>
        <w:top w:val="none" w:sz="0" w:space="0" w:color="auto"/>
        <w:left w:val="none" w:sz="0" w:space="0" w:color="auto"/>
        <w:bottom w:val="none" w:sz="0" w:space="0" w:color="auto"/>
        <w:right w:val="none" w:sz="0" w:space="0" w:color="auto"/>
      </w:divBdr>
    </w:div>
    <w:div w:id="636296463">
      <w:marLeft w:val="640"/>
      <w:marRight w:val="0"/>
      <w:marTop w:val="0"/>
      <w:marBottom w:val="0"/>
      <w:divBdr>
        <w:top w:val="none" w:sz="0" w:space="0" w:color="auto"/>
        <w:left w:val="none" w:sz="0" w:space="0" w:color="auto"/>
        <w:bottom w:val="none" w:sz="0" w:space="0" w:color="auto"/>
        <w:right w:val="none" w:sz="0" w:space="0" w:color="auto"/>
      </w:divBdr>
    </w:div>
    <w:div w:id="638077780">
      <w:marLeft w:val="640"/>
      <w:marRight w:val="0"/>
      <w:marTop w:val="0"/>
      <w:marBottom w:val="0"/>
      <w:divBdr>
        <w:top w:val="none" w:sz="0" w:space="0" w:color="auto"/>
        <w:left w:val="none" w:sz="0" w:space="0" w:color="auto"/>
        <w:bottom w:val="none" w:sz="0" w:space="0" w:color="auto"/>
        <w:right w:val="none" w:sz="0" w:space="0" w:color="auto"/>
      </w:divBdr>
    </w:div>
    <w:div w:id="638149113">
      <w:marLeft w:val="640"/>
      <w:marRight w:val="0"/>
      <w:marTop w:val="0"/>
      <w:marBottom w:val="0"/>
      <w:divBdr>
        <w:top w:val="none" w:sz="0" w:space="0" w:color="auto"/>
        <w:left w:val="none" w:sz="0" w:space="0" w:color="auto"/>
        <w:bottom w:val="none" w:sz="0" w:space="0" w:color="auto"/>
        <w:right w:val="none" w:sz="0" w:space="0" w:color="auto"/>
      </w:divBdr>
    </w:div>
    <w:div w:id="638724808">
      <w:marLeft w:val="640"/>
      <w:marRight w:val="0"/>
      <w:marTop w:val="0"/>
      <w:marBottom w:val="0"/>
      <w:divBdr>
        <w:top w:val="none" w:sz="0" w:space="0" w:color="auto"/>
        <w:left w:val="none" w:sz="0" w:space="0" w:color="auto"/>
        <w:bottom w:val="none" w:sz="0" w:space="0" w:color="auto"/>
        <w:right w:val="none" w:sz="0" w:space="0" w:color="auto"/>
      </w:divBdr>
    </w:div>
    <w:div w:id="639579493">
      <w:marLeft w:val="640"/>
      <w:marRight w:val="0"/>
      <w:marTop w:val="0"/>
      <w:marBottom w:val="0"/>
      <w:divBdr>
        <w:top w:val="none" w:sz="0" w:space="0" w:color="auto"/>
        <w:left w:val="none" w:sz="0" w:space="0" w:color="auto"/>
        <w:bottom w:val="none" w:sz="0" w:space="0" w:color="auto"/>
        <w:right w:val="none" w:sz="0" w:space="0" w:color="auto"/>
      </w:divBdr>
    </w:div>
    <w:div w:id="639968819">
      <w:marLeft w:val="640"/>
      <w:marRight w:val="0"/>
      <w:marTop w:val="0"/>
      <w:marBottom w:val="0"/>
      <w:divBdr>
        <w:top w:val="none" w:sz="0" w:space="0" w:color="auto"/>
        <w:left w:val="none" w:sz="0" w:space="0" w:color="auto"/>
        <w:bottom w:val="none" w:sz="0" w:space="0" w:color="auto"/>
        <w:right w:val="none" w:sz="0" w:space="0" w:color="auto"/>
      </w:divBdr>
    </w:div>
    <w:div w:id="644503721">
      <w:marLeft w:val="640"/>
      <w:marRight w:val="0"/>
      <w:marTop w:val="0"/>
      <w:marBottom w:val="0"/>
      <w:divBdr>
        <w:top w:val="none" w:sz="0" w:space="0" w:color="auto"/>
        <w:left w:val="none" w:sz="0" w:space="0" w:color="auto"/>
        <w:bottom w:val="none" w:sz="0" w:space="0" w:color="auto"/>
        <w:right w:val="none" w:sz="0" w:space="0" w:color="auto"/>
      </w:divBdr>
    </w:div>
    <w:div w:id="646670647">
      <w:marLeft w:val="640"/>
      <w:marRight w:val="0"/>
      <w:marTop w:val="0"/>
      <w:marBottom w:val="0"/>
      <w:divBdr>
        <w:top w:val="none" w:sz="0" w:space="0" w:color="auto"/>
        <w:left w:val="none" w:sz="0" w:space="0" w:color="auto"/>
        <w:bottom w:val="none" w:sz="0" w:space="0" w:color="auto"/>
        <w:right w:val="none" w:sz="0" w:space="0" w:color="auto"/>
      </w:divBdr>
    </w:div>
    <w:div w:id="647133345">
      <w:marLeft w:val="640"/>
      <w:marRight w:val="0"/>
      <w:marTop w:val="0"/>
      <w:marBottom w:val="0"/>
      <w:divBdr>
        <w:top w:val="none" w:sz="0" w:space="0" w:color="auto"/>
        <w:left w:val="none" w:sz="0" w:space="0" w:color="auto"/>
        <w:bottom w:val="none" w:sz="0" w:space="0" w:color="auto"/>
        <w:right w:val="none" w:sz="0" w:space="0" w:color="auto"/>
      </w:divBdr>
    </w:div>
    <w:div w:id="647713205">
      <w:marLeft w:val="640"/>
      <w:marRight w:val="0"/>
      <w:marTop w:val="0"/>
      <w:marBottom w:val="0"/>
      <w:divBdr>
        <w:top w:val="none" w:sz="0" w:space="0" w:color="auto"/>
        <w:left w:val="none" w:sz="0" w:space="0" w:color="auto"/>
        <w:bottom w:val="none" w:sz="0" w:space="0" w:color="auto"/>
        <w:right w:val="none" w:sz="0" w:space="0" w:color="auto"/>
      </w:divBdr>
    </w:div>
    <w:div w:id="648022574">
      <w:marLeft w:val="640"/>
      <w:marRight w:val="0"/>
      <w:marTop w:val="0"/>
      <w:marBottom w:val="0"/>
      <w:divBdr>
        <w:top w:val="none" w:sz="0" w:space="0" w:color="auto"/>
        <w:left w:val="none" w:sz="0" w:space="0" w:color="auto"/>
        <w:bottom w:val="none" w:sz="0" w:space="0" w:color="auto"/>
        <w:right w:val="none" w:sz="0" w:space="0" w:color="auto"/>
      </w:divBdr>
    </w:div>
    <w:div w:id="648443578">
      <w:marLeft w:val="640"/>
      <w:marRight w:val="0"/>
      <w:marTop w:val="0"/>
      <w:marBottom w:val="0"/>
      <w:divBdr>
        <w:top w:val="none" w:sz="0" w:space="0" w:color="auto"/>
        <w:left w:val="none" w:sz="0" w:space="0" w:color="auto"/>
        <w:bottom w:val="none" w:sz="0" w:space="0" w:color="auto"/>
        <w:right w:val="none" w:sz="0" w:space="0" w:color="auto"/>
      </w:divBdr>
    </w:div>
    <w:div w:id="649334492">
      <w:marLeft w:val="640"/>
      <w:marRight w:val="0"/>
      <w:marTop w:val="0"/>
      <w:marBottom w:val="0"/>
      <w:divBdr>
        <w:top w:val="none" w:sz="0" w:space="0" w:color="auto"/>
        <w:left w:val="none" w:sz="0" w:space="0" w:color="auto"/>
        <w:bottom w:val="none" w:sz="0" w:space="0" w:color="auto"/>
        <w:right w:val="none" w:sz="0" w:space="0" w:color="auto"/>
      </w:divBdr>
    </w:div>
    <w:div w:id="649868736">
      <w:marLeft w:val="640"/>
      <w:marRight w:val="0"/>
      <w:marTop w:val="0"/>
      <w:marBottom w:val="0"/>
      <w:divBdr>
        <w:top w:val="none" w:sz="0" w:space="0" w:color="auto"/>
        <w:left w:val="none" w:sz="0" w:space="0" w:color="auto"/>
        <w:bottom w:val="none" w:sz="0" w:space="0" w:color="auto"/>
        <w:right w:val="none" w:sz="0" w:space="0" w:color="auto"/>
      </w:divBdr>
    </w:div>
    <w:div w:id="651564453">
      <w:marLeft w:val="640"/>
      <w:marRight w:val="0"/>
      <w:marTop w:val="0"/>
      <w:marBottom w:val="0"/>
      <w:divBdr>
        <w:top w:val="none" w:sz="0" w:space="0" w:color="auto"/>
        <w:left w:val="none" w:sz="0" w:space="0" w:color="auto"/>
        <w:bottom w:val="none" w:sz="0" w:space="0" w:color="auto"/>
        <w:right w:val="none" w:sz="0" w:space="0" w:color="auto"/>
      </w:divBdr>
    </w:div>
    <w:div w:id="651832322">
      <w:marLeft w:val="640"/>
      <w:marRight w:val="0"/>
      <w:marTop w:val="0"/>
      <w:marBottom w:val="0"/>
      <w:divBdr>
        <w:top w:val="none" w:sz="0" w:space="0" w:color="auto"/>
        <w:left w:val="none" w:sz="0" w:space="0" w:color="auto"/>
        <w:bottom w:val="none" w:sz="0" w:space="0" w:color="auto"/>
        <w:right w:val="none" w:sz="0" w:space="0" w:color="auto"/>
      </w:divBdr>
    </w:div>
    <w:div w:id="657418105">
      <w:marLeft w:val="640"/>
      <w:marRight w:val="0"/>
      <w:marTop w:val="0"/>
      <w:marBottom w:val="0"/>
      <w:divBdr>
        <w:top w:val="none" w:sz="0" w:space="0" w:color="auto"/>
        <w:left w:val="none" w:sz="0" w:space="0" w:color="auto"/>
        <w:bottom w:val="none" w:sz="0" w:space="0" w:color="auto"/>
        <w:right w:val="none" w:sz="0" w:space="0" w:color="auto"/>
      </w:divBdr>
    </w:div>
    <w:div w:id="659697850">
      <w:marLeft w:val="640"/>
      <w:marRight w:val="0"/>
      <w:marTop w:val="0"/>
      <w:marBottom w:val="0"/>
      <w:divBdr>
        <w:top w:val="none" w:sz="0" w:space="0" w:color="auto"/>
        <w:left w:val="none" w:sz="0" w:space="0" w:color="auto"/>
        <w:bottom w:val="none" w:sz="0" w:space="0" w:color="auto"/>
        <w:right w:val="none" w:sz="0" w:space="0" w:color="auto"/>
      </w:divBdr>
    </w:div>
    <w:div w:id="660045090">
      <w:marLeft w:val="640"/>
      <w:marRight w:val="0"/>
      <w:marTop w:val="0"/>
      <w:marBottom w:val="0"/>
      <w:divBdr>
        <w:top w:val="none" w:sz="0" w:space="0" w:color="auto"/>
        <w:left w:val="none" w:sz="0" w:space="0" w:color="auto"/>
        <w:bottom w:val="none" w:sz="0" w:space="0" w:color="auto"/>
        <w:right w:val="none" w:sz="0" w:space="0" w:color="auto"/>
      </w:divBdr>
    </w:div>
    <w:div w:id="660279332">
      <w:marLeft w:val="640"/>
      <w:marRight w:val="0"/>
      <w:marTop w:val="0"/>
      <w:marBottom w:val="0"/>
      <w:divBdr>
        <w:top w:val="none" w:sz="0" w:space="0" w:color="auto"/>
        <w:left w:val="none" w:sz="0" w:space="0" w:color="auto"/>
        <w:bottom w:val="none" w:sz="0" w:space="0" w:color="auto"/>
        <w:right w:val="none" w:sz="0" w:space="0" w:color="auto"/>
      </w:divBdr>
    </w:div>
    <w:div w:id="661128955">
      <w:marLeft w:val="640"/>
      <w:marRight w:val="0"/>
      <w:marTop w:val="0"/>
      <w:marBottom w:val="0"/>
      <w:divBdr>
        <w:top w:val="none" w:sz="0" w:space="0" w:color="auto"/>
        <w:left w:val="none" w:sz="0" w:space="0" w:color="auto"/>
        <w:bottom w:val="none" w:sz="0" w:space="0" w:color="auto"/>
        <w:right w:val="none" w:sz="0" w:space="0" w:color="auto"/>
      </w:divBdr>
    </w:div>
    <w:div w:id="664362348">
      <w:marLeft w:val="640"/>
      <w:marRight w:val="0"/>
      <w:marTop w:val="0"/>
      <w:marBottom w:val="0"/>
      <w:divBdr>
        <w:top w:val="none" w:sz="0" w:space="0" w:color="auto"/>
        <w:left w:val="none" w:sz="0" w:space="0" w:color="auto"/>
        <w:bottom w:val="none" w:sz="0" w:space="0" w:color="auto"/>
        <w:right w:val="none" w:sz="0" w:space="0" w:color="auto"/>
      </w:divBdr>
    </w:div>
    <w:div w:id="666903926">
      <w:marLeft w:val="640"/>
      <w:marRight w:val="0"/>
      <w:marTop w:val="0"/>
      <w:marBottom w:val="0"/>
      <w:divBdr>
        <w:top w:val="none" w:sz="0" w:space="0" w:color="auto"/>
        <w:left w:val="none" w:sz="0" w:space="0" w:color="auto"/>
        <w:bottom w:val="none" w:sz="0" w:space="0" w:color="auto"/>
        <w:right w:val="none" w:sz="0" w:space="0" w:color="auto"/>
      </w:divBdr>
    </w:div>
    <w:div w:id="667708969">
      <w:marLeft w:val="640"/>
      <w:marRight w:val="0"/>
      <w:marTop w:val="0"/>
      <w:marBottom w:val="0"/>
      <w:divBdr>
        <w:top w:val="none" w:sz="0" w:space="0" w:color="auto"/>
        <w:left w:val="none" w:sz="0" w:space="0" w:color="auto"/>
        <w:bottom w:val="none" w:sz="0" w:space="0" w:color="auto"/>
        <w:right w:val="none" w:sz="0" w:space="0" w:color="auto"/>
      </w:divBdr>
    </w:div>
    <w:div w:id="669018738">
      <w:marLeft w:val="640"/>
      <w:marRight w:val="0"/>
      <w:marTop w:val="0"/>
      <w:marBottom w:val="0"/>
      <w:divBdr>
        <w:top w:val="none" w:sz="0" w:space="0" w:color="auto"/>
        <w:left w:val="none" w:sz="0" w:space="0" w:color="auto"/>
        <w:bottom w:val="none" w:sz="0" w:space="0" w:color="auto"/>
        <w:right w:val="none" w:sz="0" w:space="0" w:color="auto"/>
      </w:divBdr>
    </w:div>
    <w:div w:id="670907904">
      <w:marLeft w:val="640"/>
      <w:marRight w:val="0"/>
      <w:marTop w:val="0"/>
      <w:marBottom w:val="0"/>
      <w:divBdr>
        <w:top w:val="none" w:sz="0" w:space="0" w:color="auto"/>
        <w:left w:val="none" w:sz="0" w:space="0" w:color="auto"/>
        <w:bottom w:val="none" w:sz="0" w:space="0" w:color="auto"/>
        <w:right w:val="none" w:sz="0" w:space="0" w:color="auto"/>
      </w:divBdr>
    </w:div>
    <w:div w:id="671223140">
      <w:marLeft w:val="640"/>
      <w:marRight w:val="0"/>
      <w:marTop w:val="0"/>
      <w:marBottom w:val="0"/>
      <w:divBdr>
        <w:top w:val="none" w:sz="0" w:space="0" w:color="auto"/>
        <w:left w:val="none" w:sz="0" w:space="0" w:color="auto"/>
        <w:bottom w:val="none" w:sz="0" w:space="0" w:color="auto"/>
        <w:right w:val="none" w:sz="0" w:space="0" w:color="auto"/>
      </w:divBdr>
    </w:div>
    <w:div w:id="672338923">
      <w:marLeft w:val="640"/>
      <w:marRight w:val="0"/>
      <w:marTop w:val="0"/>
      <w:marBottom w:val="0"/>
      <w:divBdr>
        <w:top w:val="none" w:sz="0" w:space="0" w:color="auto"/>
        <w:left w:val="none" w:sz="0" w:space="0" w:color="auto"/>
        <w:bottom w:val="none" w:sz="0" w:space="0" w:color="auto"/>
        <w:right w:val="none" w:sz="0" w:space="0" w:color="auto"/>
      </w:divBdr>
    </w:div>
    <w:div w:id="673460469">
      <w:marLeft w:val="640"/>
      <w:marRight w:val="0"/>
      <w:marTop w:val="0"/>
      <w:marBottom w:val="0"/>
      <w:divBdr>
        <w:top w:val="none" w:sz="0" w:space="0" w:color="auto"/>
        <w:left w:val="none" w:sz="0" w:space="0" w:color="auto"/>
        <w:bottom w:val="none" w:sz="0" w:space="0" w:color="auto"/>
        <w:right w:val="none" w:sz="0" w:space="0" w:color="auto"/>
      </w:divBdr>
    </w:div>
    <w:div w:id="673538269">
      <w:marLeft w:val="640"/>
      <w:marRight w:val="0"/>
      <w:marTop w:val="0"/>
      <w:marBottom w:val="0"/>
      <w:divBdr>
        <w:top w:val="none" w:sz="0" w:space="0" w:color="auto"/>
        <w:left w:val="none" w:sz="0" w:space="0" w:color="auto"/>
        <w:bottom w:val="none" w:sz="0" w:space="0" w:color="auto"/>
        <w:right w:val="none" w:sz="0" w:space="0" w:color="auto"/>
      </w:divBdr>
    </w:div>
    <w:div w:id="673646501">
      <w:marLeft w:val="640"/>
      <w:marRight w:val="0"/>
      <w:marTop w:val="0"/>
      <w:marBottom w:val="0"/>
      <w:divBdr>
        <w:top w:val="none" w:sz="0" w:space="0" w:color="auto"/>
        <w:left w:val="none" w:sz="0" w:space="0" w:color="auto"/>
        <w:bottom w:val="none" w:sz="0" w:space="0" w:color="auto"/>
        <w:right w:val="none" w:sz="0" w:space="0" w:color="auto"/>
      </w:divBdr>
    </w:div>
    <w:div w:id="675108112">
      <w:marLeft w:val="640"/>
      <w:marRight w:val="0"/>
      <w:marTop w:val="0"/>
      <w:marBottom w:val="0"/>
      <w:divBdr>
        <w:top w:val="none" w:sz="0" w:space="0" w:color="auto"/>
        <w:left w:val="none" w:sz="0" w:space="0" w:color="auto"/>
        <w:bottom w:val="none" w:sz="0" w:space="0" w:color="auto"/>
        <w:right w:val="none" w:sz="0" w:space="0" w:color="auto"/>
      </w:divBdr>
    </w:div>
    <w:div w:id="675956474">
      <w:marLeft w:val="640"/>
      <w:marRight w:val="0"/>
      <w:marTop w:val="0"/>
      <w:marBottom w:val="0"/>
      <w:divBdr>
        <w:top w:val="none" w:sz="0" w:space="0" w:color="auto"/>
        <w:left w:val="none" w:sz="0" w:space="0" w:color="auto"/>
        <w:bottom w:val="none" w:sz="0" w:space="0" w:color="auto"/>
        <w:right w:val="none" w:sz="0" w:space="0" w:color="auto"/>
      </w:divBdr>
    </w:div>
    <w:div w:id="676348456">
      <w:marLeft w:val="640"/>
      <w:marRight w:val="0"/>
      <w:marTop w:val="0"/>
      <w:marBottom w:val="0"/>
      <w:divBdr>
        <w:top w:val="none" w:sz="0" w:space="0" w:color="auto"/>
        <w:left w:val="none" w:sz="0" w:space="0" w:color="auto"/>
        <w:bottom w:val="none" w:sz="0" w:space="0" w:color="auto"/>
        <w:right w:val="none" w:sz="0" w:space="0" w:color="auto"/>
      </w:divBdr>
    </w:div>
    <w:div w:id="677195582">
      <w:marLeft w:val="640"/>
      <w:marRight w:val="0"/>
      <w:marTop w:val="0"/>
      <w:marBottom w:val="0"/>
      <w:divBdr>
        <w:top w:val="none" w:sz="0" w:space="0" w:color="auto"/>
        <w:left w:val="none" w:sz="0" w:space="0" w:color="auto"/>
        <w:bottom w:val="none" w:sz="0" w:space="0" w:color="auto"/>
        <w:right w:val="none" w:sz="0" w:space="0" w:color="auto"/>
      </w:divBdr>
    </w:div>
    <w:div w:id="678196068">
      <w:marLeft w:val="640"/>
      <w:marRight w:val="0"/>
      <w:marTop w:val="0"/>
      <w:marBottom w:val="0"/>
      <w:divBdr>
        <w:top w:val="none" w:sz="0" w:space="0" w:color="auto"/>
        <w:left w:val="none" w:sz="0" w:space="0" w:color="auto"/>
        <w:bottom w:val="none" w:sz="0" w:space="0" w:color="auto"/>
        <w:right w:val="none" w:sz="0" w:space="0" w:color="auto"/>
      </w:divBdr>
    </w:div>
    <w:div w:id="678586732">
      <w:marLeft w:val="640"/>
      <w:marRight w:val="0"/>
      <w:marTop w:val="0"/>
      <w:marBottom w:val="0"/>
      <w:divBdr>
        <w:top w:val="none" w:sz="0" w:space="0" w:color="auto"/>
        <w:left w:val="none" w:sz="0" w:space="0" w:color="auto"/>
        <w:bottom w:val="none" w:sz="0" w:space="0" w:color="auto"/>
        <w:right w:val="none" w:sz="0" w:space="0" w:color="auto"/>
      </w:divBdr>
    </w:div>
    <w:div w:id="680203204">
      <w:marLeft w:val="640"/>
      <w:marRight w:val="0"/>
      <w:marTop w:val="0"/>
      <w:marBottom w:val="0"/>
      <w:divBdr>
        <w:top w:val="none" w:sz="0" w:space="0" w:color="auto"/>
        <w:left w:val="none" w:sz="0" w:space="0" w:color="auto"/>
        <w:bottom w:val="none" w:sz="0" w:space="0" w:color="auto"/>
        <w:right w:val="none" w:sz="0" w:space="0" w:color="auto"/>
      </w:divBdr>
    </w:div>
    <w:div w:id="680813732">
      <w:marLeft w:val="640"/>
      <w:marRight w:val="0"/>
      <w:marTop w:val="0"/>
      <w:marBottom w:val="0"/>
      <w:divBdr>
        <w:top w:val="none" w:sz="0" w:space="0" w:color="auto"/>
        <w:left w:val="none" w:sz="0" w:space="0" w:color="auto"/>
        <w:bottom w:val="none" w:sz="0" w:space="0" w:color="auto"/>
        <w:right w:val="none" w:sz="0" w:space="0" w:color="auto"/>
      </w:divBdr>
    </w:div>
    <w:div w:id="681979966">
      <w:marLeft w:val="640"/>
      <w:marRight w:val="0"/>
      <w:marTop w:val="0"/>
      <w:marBottom w:val="0"/>
      <w:divBdr>
        <w:top w:val="none" w:sz="0" w:space="0" w:color="auto"/>
        <w:left w:val="none" w:sz="0" w:space="0" w:color="auto"/>
        <w:bottom w:val="none" w:sz="0" w:space="0" w:color="auto"/>
        <w:right w:val="none" w:sz="0" w:space="0" w:color="auto"/>
      </w:divBdr>
    </w:div>
    <w:div w:id="683823712">
      <w:marLeft w:val="640"/>
      <w:marRight w:val="0"/>
      <w:marTop w:val="0"/>
      <w:marBottom w:val="0"/>
      <w:divBdr>
        <w:top w:val="none" w:sz="0" w:space="0" w:color="auto"/>
        <w:left w:val="none" w:sz="0" w:space="0" w:color="auto"/>
        <w:bottom w:val="none" w:sz="0" w:space="0" w:color="auto"/>
        <w:right w:val="none" w:sz="0" w:space="0" w:color="auto"/>
      </w:divBdr>
    </w:div>
    <w:div w:id="685444891">
      <w:marLeft w:val="640"/>
      <w:marRight w:val="0"/>
      <w:marTop w:val="0"/>
      <w:marBottom w:val="0"/>
      <w:divBdr>
        <w:top w:val="none" w:sz="0" w:space="0" w:color="auto"/>
        <w:left w:val="none" w:sz="0" w:space="0" w:color="auto"/>
        <w:bottom w:val="none" w:sz="0" w:space="0" w:color="auto"/>
        <w:right w:val="none" w:sz="0" w:space="0" w:color="auto"/>
      </w:divBdr>
    </w:div>
    <w:div w:id="686638223">
      <w:marLeft w:val="640"/>
      <w:marRight w:val="0"/>
      <w:marTop w:val="0"/>
      <w:marBottom w:val="0"/>
      <w:divBdr>
        <w:top w:val="none" w:sz="0" w:space="0" w:color="auto"/>
        <w:left w:val="none" w:sz="0" w:space="0" w:color="auto"/>
        <w:bottom w:val="none" w:sz="0" w:space="0" w:color="auto"/>
        <w:right w:val="none" w:sz="0" w:space="0" w:color="auto"/>
      </w:divBdr>
    </w:div>
    <w:div w:id="686716911">
      <w:marLeft w:val="640"/>
      <w:marRight w:val="0"/>
      <w:marTop w:val="0"/>
      <w:marBottom w:val="0"/>
      <w:divBdr>
        <w:top w:val="none" w:sz="0" w:space="0" w:color="auto"/>
        <w:left w:val="none" w:sz="0" w:space="0" w:color="auto"/>
        <w:bottom w:val="none" w:sz="0" w:space="0" w:color="auto"/>
        <w:right w:val="none" w:sz="0" w:space="0" w:color="auto"/>
      </w:divBdr>
    </w:div>
    <w:div w:id="689723663">
      <w:marLeft w:val="640"/>
      <w:marRight w:val="0"/>
      <w:marTop w:val="0"/>
      <w:marBottom w:val="0"/>
      <w:divBdr>
        <w:top w:val="none" w:sz="0" w:space="0" w:color="auto"/>
        <w:left w:val="none" w:sz="0" w:space="0" w:color="auto"/>
        <w:bottom w:val="none" w:sz="0" w:space="0" w:color="auto"/>
        <w:right w:val="none" w:sz="0" w:space="0" w:color="auto"/>
      </w:divBdr>
    </w:div>
    <w:div w:id="690761670">
      <w:marLeft w:val="640"/>
      <w:marRight w:val="0"/>
      <w:marTop w:val="0"/>
      <w:marBottom w:val="0"/>
      <w:divBdr>
        <w:top w:val="none" w:sz="0" w:space="0" w:color="auto"/>
        <w:left w:val="none" w:sz="0" w:space="0" w:color="auto"/>
        <w:bottom w:val="none" w:sz="0" w:space="0" w:color="auto"/>
        <w:right w:val="none" w:sz="0" w:space="0" w:color="auto"/>
      </w:divBdr>
    </w:div>
    <w:div w:id="691222829">
      <w:marLeft w:val="640"/>
      <w:marRight w:val="0"/>
      <w:marTop w:val="0"/>
      <w:marBottom w:val="0"/>
      <w:divBdr>
        <w:top w:val="none" w:sz="0" w:space="0" w:color="auto"/>
        <w:left w:val="none" w:sz="0" w:space="0" w:color="auto"/>
        <w:bottom w:val="none" w:sz="0" w:space="0" w:color="auto"/>
        <w:right w:val="none" w:sz="0" w:space="0" w:color="auto"/>
      </w:divBdr>
    </w:div>
    <w:div w:id="692539022">
      <w:marLeft w:val="640"/>
      <w:marRight w:val="0"/>
      <w:marTop w:val="0"/>
      <w:marBottom w:val="0"/>
      <w:divBdr>
        <w:top w:val="none" w:sz="0" w:space="0" w:color="auto"/>
        <w:left w:val="none" w:sz="0" w:space="0" w:color="auto"/>
        <w:bottom w:val="none" w:sz="0" w:space="0" w:color="auto"/>
        <w:right w:val="none" w:sz="0" w:space="0" w:color="auto"/>
      </w:divBdr>
    </w:div>
    <w:div w:id="693503234">
      <w:marLeft w:val="640"/>
      <w:marRight w:val="0"/>
      <w:marTop w:val="0"/>
      <w:marBottom w:val="0"/>
      <w:divBdr>
        <w:top w:val="none" w:sz="0" w:space="0" w:color="auto"/>
        <w:left w:val="none" w:sz="0" w:space="0" w:color="auto"/>
        <w:bottom w:val="none" w:sz="0" w:space="0" w:color="auto"/>
        <w:right w:val="none" w:sz="0" w:space="0" w:color="auto"/>
      </w:divBdr>
    </w:div>
    <w:div w:id="694161168">
      <w:marLeft w:val="640"/>
      <w:marRight w:val="0"/>
      <w:marTop w:val="0"/>
      <w:marBottom w:val="0"/>
      <w:divBdr>
        <w:top w:val="none" w:sz="0" w:space="0" w:color="auto"/>
        <w:left w:val="none" w:sz="0" w:space="0" w:color="auto"/>
        <w:bottom w:val="none" w:sz="0" w:space="0" w:color="auto"/>
        <w:right w:val="none" w:sz="0" w:space="0" w:color="auto"/>
      </w:divBdr>
    </w:div>
    <w:div w:id="695616019">
      <w:marLeft w:val="640"/>
      <w:marRight w:val="0"/>
      <w:marTop w:val="0"/>
      <w:marBottom w:val="0"/>
      <w:divBdr>
        <w:top w:val="none" w:sz="0" w:space="0" w:color="auto"/>
        <w:left w:val="none" w:sz="0" w:space="0" w:color="auto"/>
        <w:bottom w:val="none" w:sz="0" w:space="0" w:color="auto"/>
        <w:right w:val="none" w:sz="0" w:space="0" w:color="auto"/>
      </w:divBdr>
    </w:div>
    <w:div w:id="698239273">
      <w:marLeft w:val="640"/>
      <w:marRight w:val="0"/>
      <w:marTop w:val="0"/>
      <w:marBottom w:val="0"/>
      <w:divBdr>
        <w:top w:val="none" w:sz="0" w:space="0" w:color="auto"/>
        <w:left w:val="none" w:sz="0" w:space="0" w:color="auto"/>
        <w:bottom w:val="none" w:sz="0" w:space="0" w:color="auto"/>
        <w:right w:val="none" w:sz="0" w:space="0" w:color="auto"/>
      </w:divBdr>
    </w:div>
    <w:div w:id="699665262">
      <w:marLeft w:val="640"/>
      <w:marRight w:val="0"/>
      <w:marTop w:val="0"/>
      <w:marBottom w:val="0"/>
      <w:divBdr>
        <w:top w:val="none" w:sz="0" w:space="0" w:color="auto"/>
        <w:left w:val="none" w:sz="0" w:space="0" w:color="auto"/>
        <w:bottom w:val="none" w:sz="0" w:space="0" w:color="auto"/>
        <w:right w:val="none" w:sz="0" w:space="0" w:color="auto"/>
      </w:divBdr>
    </w:div>
    <w:div w:id="700395744">
      <w:marLeft w:val="640"/>
      <w:marRight w:val="0"/>
      <w:marTop w:val="0"/>
      <w:marBottom w:val="0"/>
      <w:divBdr>
        <w:top w:val="none" w:sz="0" w:space="0" w:color="auto"/>
        <w:left w:val="none" w:sz="0" w:space="0" w:color="auto"/>
        <w:bottom w:val="none" w:sz="0" w:space="0" w:color="auto"/>
        <w:right w:val="none" w:sz="0" w:space="0" w:color="auto"/>
      </w:divBdr>
    </w:div>
    <w:div w:id="701327124">
      <w:marLeft w:val="640"/>
      <w:marRight w:val="0"/>
      <w:marTop w:val="0"/>
      <w:marBottom w:val="0"/>
      <w:divBdr>
        <w:top w:val="none" w:sz="0" w:space="0" w:color="auto"/>
        <w:left w:val="none" w:sz="0" w:space="0" w:color="auto"/>
        <w:bottom w:val="none" w:sz="0" w:space="0" w:color="auto"/>
        <w:right w:val="none" w:sz="0" w:space="0" w:color="auto"/>
      </w:divBdr>
    </w:div>
    <w:div w:id="701437536">
      <w:marLeft w:val="640"/>
      <w:marRight w:val="0"/>
      <w:marTop w:val="0"/>
      <w:marBottom w:val="0"/>
      <w:divBdr>
        <w:top w:val="none" w:sz="0" w:space="0" w:color="auto"/>
        <w:left w:val="none" w:sz="0" w:space="0" w:color="auto"/>
        <w:bottom w:val="none" w:sz="0" w:space="0" w:color="auto"/>
        <w:right w:val="none" w:sz="0" w:space="0" w:color="auto"/>
      </w:divBdr>
    </w:div>
    <w:div w:id="701563303">
      <w:marLeft w:val="640"/>
      <w:marRight w:val="0"/>
      <w:marTop w:val="0"/>
      <w:marBottom w:val="0"/>
      <w:divBdr>
        <w:top w:val="none" w:sz="0" w:space="0" w:color="auto"/>
        <w:left w:val="none" w:sz="0" w:space="0" w:color="auto"/>
        <w:bottom w:val="none" w:sz="0" w:space="0" w:color="auto"/>
        <w:right w:val="none" w:sz="0" w:space="0" w:color="auto"/>
      </w:divBdr>
    </w:div>
    <w:div w:id="702441335">
      <w:marLeft w:val="640"/>
      <w:marRight w:val="0"/>
      <w:marTop w:val="0"/>
      <w:marBottom w:val="0"/>
      <w:divBdr>
        <w:top w:val="none" w:sz="0" w:space="0" w:color="auto"/>
        <w:left w:val="none" w:sz="0" w:space="0" w:color="auto"/>
        <w:bottom w:val="none" w:sz="0" w:space="0" w:color="auto"/>
        <w:right w:val="none" w:sz="0" w:space="0" w:color="auto"/>
      </w:divBdr>
    </w:div>
    <w:div w:id="703483910">
      <w:marLeft w:val="640"/>
      <w:marRight w:val="0"/>
      <w:marTop w:val="0"/>
      <w:marBottom w:val="0"/>
      <w:divBdr>
        <w:top w:val="none" w:sz="0" w:space="0" w:color="auto"/>
        <w:left w:val="none" w:sz="0" w:space="0" w:color="auto"/>
        <w:bottom w:val="none" w:sz="0" w:space="0" w:color="auto"/>
        <w:right w:val="none" w:sz="0" w:space="0" w:color="auto"/>
      </w:divBdr>
    </w:div>
    <w:div w:id="704134222">
      <w:marLeft w:val="640"/>
      <w:marRight w:val="0"/>
      <w:marTop w:val="0"/>
      <w:marBottom w:val="0"/>
      <w:divBdr>
        <w:top w:val="none" w:sz="0" w:space="0" w:color="auto"/>
        <w:left w:val="none" w:sz="0" w:space="0" w:color="auto"/>
        <w:bottom w:val="none" w:sz="0" w:space="0" w:color="auto"/>
        <w:right w:val="none" w:sz="0" w:space="0" w:color="auto"/>
      </w:divBdr>
    </w:div>
    <w:div w:id="706759771">
      <w:marLeft w:val="640"/>
      <w:marRight w:val="0"/>
      <w:marTop w:val="0"/>
      <w:marBottom w:val="0"/>
      <w:divBdr>
        <w:top w:val="none" w:sz="0" w:space="0" w:color="auto"/>
        <w:left w:val="none" w:sz="0" w:space="0" w:color="auto"/>
        <w:bottom w:val="none" w:sz="0" w:space="0" w:color="auto"/>
        <w:right w:val="none" w:sz="0" w:space="0" w:color="auto"/>
      </w:divBdr>
    </w:div>
    <w:div w:id="707294083">
      <w:marLeft w:val="640"/>
      <w:marRight w:val="0"/>
      <w:marTop w:val="0"/>
      <w:marBottom w:val="0"/>
      <w:divBdr>
        <w:top w:val="none" w:sz="0" w:space="0" w:color="auto"/>
        <w:left w:val="none" w:sz="0" w:space="0" w:color="auto"/>
        <w:bottom w:val="none" w:sz="0" w:space="0" w:color="auto"/>
        <w:right w:val="none" w:sz="0" w:space="0" w:color="auto"/>
      </w:divBdr>
    </w:div>
    <w:div w:id="707341110">
      <w:marLeft w:val="640"/>
      <w:marRight w:val="0"/>
      <w:marTop w:val="0"/>
      <w:marBottom w:val="0"/>
      <w:divBdr>
        <w:top w:val="none" w:sz="0" w:space="0" w:color="auto"/>
        <w:left w:val="none" w:sz="0" w:space="0" w:color="auto"/>
        <w:bottom w:val="none" w:sz="0" w:space="0" w:color="auto"/>
        <w:right w:val="none" w:sz="0" w:space="0" w:color="auto"/>
      </w:divBdr>
    </w:div>
    <w:div w:id="707878288">
      <w:marLeft w:val="640"/>
      <w:marRight w:val="0"/>
      <w:marTop w:val="0"/>
      <w:marBottom w:val="0"/>
      <w:divBdr>
        <w:top w:val="none" w:sz="0" w:space="0" w:color="auto"/>
        <w:left w:val="none" w:sz="0" w:space="0" w:color="auto"/>
        <w:bottom w:val="none" w:sz="0" w:space="0" w:color="auto"/>
        <w:right w:val="none" w:sz="0" w:space="0" w:color="auto"/>
      </w:divBdr>
    </w:div>
    <w:div w:id="711148883">
      <w:marLeft w:val="640"/>
      <w:marRight w:val="0"/>
      <w:marTop w:val="0"/>
      <w:marBottom w:val="0"/>
      <w:divBdr>
        <w:top w:val="none" w:sz="0" w:space="0" w:color="auto"/>
        <w:left w:val="none" w:sz="0" w:space="0" w:color="auto"/>
        <w:bottom w:val="none" w:sz="0" w:space="0" w:color="auto"/>
        <w:right w:val="none" w:sz="0" w:space="0" w:color="auto"/>
      </w:divBdr>
    </w:div>
    <w:div w:id="711154668">
      <w:marLeft w:val="640"/>
      <w:marRight w:val="0"/>
      <w:marTop w:val="0"/>
      <w:marBottom w:val="0"/>
      <w:divBdr>
        <w:top w:val="none" w:sz="0" w:space="0" w:color="auto"/>
        <w:left w:val="none" w:sz="0" w:space="0" w:color="auto"/>
        <w:bottom w:val="none" w:sz="0" w:space="0" w:color="auto"/>
        <w:right w:val="none" w:sz="0" w:space="0" w:color="auto"/>
      </w:divBdr>
    </w:div>
    <w:div w:id="711467435">
      <w:marLeft w:val="640"/>
      <w:marRight w:val="0"/>
      <w:marTop w:val="0"/>
      <w:marBottom w:val="0"/>
      <w:divBdr>
        <w:top w:val="none" w:sz="0" w:space="0" w:color="auto"/>
        <w:left w:val="none" w:sz="0" w:space="0" w:color="auto"/>
        <w:bottom w:val="none" w:sz="0" w:space="0" w:color="auto"/>
        <w:right w:val="none" w:sz="0" w:space="0" w:color="auto"/>
      </w:divBdr>
    </w:div>
    <w:div w:id="711538179">
      <w:marLeft w:val="640"/>
      <w:marRight w:val="0"/>
      <w:marTop w:val="0"/>
      <w:marBottom w:val="0"/>
      <w:divBdr>
        <w:top w:val="none" w:sz="0" w:space="0" w:color="auto"/>
        <w:left w:val="none" w:sz="0" w:space="0" w:color="auto"/>
        <w:bottom w:val="none" w:sz="0" w:space="0" w:color="auto"/>
        <w:right w:val="none" w:sz="0" w:space="0" w:color="auto"/>
      </w:divBdr>
    </w:div>
    <w:div w:id="717314583">
      <w:marLeft w:val="640"/>
      <w:marRight w:val="0"/>
      <w:marTop w:val="0"/>
      <w:marBottom w:val="0"/>
      <w:divBdr>
        <w:top w:val="none" w:sz="0" w:space="0" w:color="auto"/>
        <w:left w:val="none" w:sz="0" w:space="0" w:color="auto"/>
        <w:bottom w:val="none" w:sz="0" w:space="0" w:color="auto"/>
        <w:right w:val="none" w:sz="0" w:space="0" w:color="auto"/>
      </w:divBdr>
    </w:div>
    <w:div w:id="721709908">
      <w:marLeft w:val="640"/>
      <w:marRight w:val="0"/>
      <w:marTop w:val="0"/>
      <w:marBottom w:val="0"/>
      <w:divBdr>
        <w:top w:val="none" w:sz="0" w:space="0" w:color="auto"/>
        <w:left w:val="none" w:sz="0" w:space="0" w:color="auto"/>
        <w:bottom w:val="none" w:sz="0" w:space="0" w:color="auto"/>
        <w:right w:val="none" w:sz="0" w:space="0" w:color="auto"/>
      </w:divBdr>
    </w:div>
    <w:div w:id="721902998">
      <w:marLeft w:val="640"/>
      <w:marRight w:val="0"/>
      <w:marTop w:val="0"/>
      <w:marBottom w:val="0"/>
      <w:divBdr>
        <w:top w:val="none" w:sz="0" w:space="0" w:color="auto"/>
        <w:left w:val="none" w:sz="0" w:space="0" w:color="auto"/>
        <w:bottom w:val="none" w:sz="0" w:space="0" w:color="auto"/>
        <w:right w:val="none" w:sz="0" w:space="0" w:color="auto"/>
      </w:divBdr>
    </w:div>
    <w:div w:id="723262106">
      <w:marLeft w:val="640"/>
      <w:marRight w:val="0"/>
      <w:marTop w:val="0"/>
      <w:marBottom w:val="0"/>
      <w:divBdr>
        <w:top w:val="none" w:sz="0" w:space="0" w:color="auto"/>
        <w:left w:val="none" w:sz="0" w:space="0" w:color="auto"/>
        <w:bottom w:val="none" w:sz="0" w:space="0" w:color="auto"/>
        <w:right w:val="none" w:sz="0" w:space="0" w:color="auto"/>
      </w:divBdr>
    </w:div>
    <w:div w:id="723989593">
      <w:marLeft w:val="640"/>
      <w:marRight w:val="0"/>
      <w:marTop w:val="0"/>
      <w:marBottom w:val="0"/>
      <w:divBdr>
        <w:top w:val="none" w:sz="0" w:space="0" w:color="auto"/>
        <w:left w:val="none" w:sz="0" w:space="0" w:color="auto"/>
        <w:bottom w:val="none" w:sz="0" w:space="0" w:color="auto"/>
        <w:right w:val="none" w:sz="0" w:space="0" w:color="auto"/>
      </w:divBdr>
    </w:div>
    <w:div w:id="725686153">
      <w:marLeft w:val="640"/>
      <w:marRight w:val="0"/>
      <w:marTop w:val="0"/>
      <w:marBottom w:val="0"/>
      <w:divBdr>
        <w:top w:val="none" w:sz="0" w:space="0" w:color="auto"/>
        <w:left w:val="none" w:sz="0" w:space="0" w:color="auto"/>
        <w:bottom w:val="none" w:sz="0" w:space="0" w:color="auto"/>
        <w:right w:val="none" w:sz="0" w:space="0" w:color="auto"/>
      </w:divBdr>
    </w:div>
    <w:div w:id="726421616">
      <w:marLeft w:val="640"/>
      <w:marRight w:val="0"/>
      <w:marTop w:val="0"/>
      <w:marBottom w:val="0"/>
      <w:divBdr>
        <w:top w:val="none" w:sz="0" w:space="0" w:color="auto"/>
        <w:left w:val="none" w:sz="0" w:space="0" w:color="auto"/>
        <w:bottom w:val="none" w:sz="0" w:space="0" w:color="auto"/>
        <w:right w:val="none" w:sz="0" w:space="0" w:color="auto"/>
      </w:divBdr>
    </w:div>
    <w:div w:id="726730294">
      <w:marLeft w:val="640"/>
      <w:marRight w:val="0"/>
      <w:marTop w:val="0"/>
      <w:marBottom w:val="0"/>
      <w:divBdr>
        <w:top w:val="none" w:sz="0" w:space="0" w:color="auto"/>
        <w:left w:val="none" w:sz="0" w:space="0" w:color="auto"/>
        <w:bottom w:val="none" w:sz="0" w:space="0" w:color="auto"/>
        <w:right w:val="none" w:sz="0" w:space="0" w:color="auto"/>
      </w:divBdr>
    </w:div>
    <w:div w:id="726760170">
      <w:marLeft w:val="640"/>
      <w:marRight w:val="0"/>
      <w:marTop w:val="0"/>
      <w:marBottom w:val="0"/>
      <w:divBdr>
        <w:top w:val="none" w:sz="0" w:space="0" w:color="auto"/>
        <w:left w:val="none" w:sz="0" w:space="0" w:color="auto"/>
        <w:bottom w:val="none" w:sz="0" w:space="0" w:color="auto"/>
        <w:right w:val="none" w:sz="0" w:space="0" w:color="auto"/>
      </w:divBdr>
    </w:div>
    <w:div w:id="726881331">
      <w:marLeft w:val="640"/>
      <w:marRight w:val="0"/>
      <w:marTop w:val="0"/>
      <w:marBottom w:val="0"/>
      <w:divBdr>
        <w:top w:val="none" w:sz="0" w:space="0" w:color="auto"/>
        <w:left w:val="none" w:sz="0" w:space="0" w:color="auto"/>
        <w:bottom w:val="none" w:sz="0" w:space="0" w:color="auto"/>
        <w:right w:val="none" w:sz="0" w:space="0" w:color="auto"/>
      </w:divBdr>
    </w:div>
    <w:div w:id="727075079">
      <w:marLeft w:val="640"/>
      <w:marRight w:val="0"/>
      <w:marTop w:val="0"/>
      <w:marBottom w:val="0"/>
      <w:divBdr>
        <w:top w:val="none" w:sz="0" w:space="0" w:color="auto"/>
        <w:left w:val="none" w:sz="0" w:space="0" w:color="auto"/>
        <w:bottom w:val="none" w:sz="0" w:space="0" w:color="auto"/>
        <w:right w:val="none" w:sz="0" w:space="0" w:color="auto"/>
      </w:divBdr>
    </w:div>
    <w:div w:id="727459843">
      <w:marLeft w:val="640"/>
      <w:marRight w:val="0"/>
      <w:marTop w:val="0"/>
      <w:marBottom w:val="0"/>
      <w:divBdr>
        <w:top w:val="none" w:sz="0" w:space="0" w:color="auto"/>
        <w:left w:val="none" w:sz="0" w:space="0" w:color="auto"/>
        <w:bottom w:val="none" w:sz="0" w:space="0" w:color="auto"/>
        <w:right w:val="none" w:sz="0" w:space="0" w:color="auto"/>
      </w:divBdr>
    </w:div>
    <w:div w:id="731081329">
      <w:marLeft w:val="640"/>
      <w:marRight w:val="0"/>
      <w:marTop w:val="0"/>
      <w:marBottom w:val="0"/>
      <w:divBdr>
        <w:top w:val="none" w:sz="0" w:space="0" w:color="auto"/>
        <w:left w:val="none" w:sz="0" w:space="0" w:color="auto"/>
        <w:bottom w:val="none" w:sz="0" w:space="0" w:color="auto"/>
        <w:right w:val="none" w:sz="0" w:space="0" w:color="auto"/>
      </w:divBdr>
    </w:div>
    <w:div w:id="732239252">
      <w:marLeft w:val="640"/>
      <w:marRight w:val="0"/>
      <w:marTop w:val="0"/>
      <w:marBottom w:val="0"/>
      <w:divBdr>
        <w:top w:val="none" w:sz="0" w:space="0" w:color="auto"/>
        <w:left w:val="none" w:sz="0" w:space="0" w:color="auto"/>
        <w:bottom w:val="none" w:sz="0" w:space="0" w:color="auto"/>
        <w:right w:val="none" w:sz="0" w:space="0" w:color="auto"/>
      </w:divBdr>
    </w:div>
    <w:div w:id="734664632">
      <w:marLeft w:val="640"/>
      <w:marRight w:val="0"/>
      <w:marTop w:val="0"/>
      <w:marBottom w:val="0"/>
      <w:divBdr>
        <w:top w:val="none" w:sz="0" w:space="0" w:color="auto"/>
        <w:left w:val="none" w:sz="0" w:space="0" w:color="auto"/>
        <w:bottom w:val="none" w:sz="0" w:space="0" w:color="auto"/>
        <w:right w:val="none" w:sz="0" w:space="0" w:color="auto"/>
      </w:divBdr>
    </w:div>
    <w:div w:id="735978741">
      <w:marLeft w:val="640"/>
      <w:marRight w:val="0"/>
      <w:marTop w:val="0"/>
      <w:marBottom w:val="0"/>
      <w:divBdr>
        <w:top w:val="none" w:sz="0" w:space="0" w:color="auto"/>
        <w:left w:val="none" w:sz="0" w:space="0" w:color="auto"/>
        <w:bottom w:val="none" w:sz="0" w:space="0" w:color="auto"/>
        <w:right w:val="none" w:sz="0" w:space="0" w:color="auto"/>
      </w:divBdr>
    </w:div>
    <w:div w:id="736511447">
      <w:marLeft w:val="640"/>
      <w:marRight w:val="0"/>
      <w:marTop w:val="0"/>
      <w:marBottom w:val="0"/>
      <w:divBdr>
        <w:top w:val="none" w:sz="0" w:space="0" w:color="auto"/>
        <w:left w:val="none" w:sz="0" w:space="0" w:color="auto"/>
        <w:bottom w:val="none" w:sz="0" w:space="0" w:color="auto"/>
        <w:right w:val="none" w:sz="0" w:space="0" w:color="auto"/>
      </w:divBdr>
    </w:div>
    <w:div w:id="737091250">
      <w:marLeft w:val="640"/>
      <w:marRight w:val="0"/>
      <w:marTop w:val="0"/>
      <w:marBottom w:val="0"/>
      <w:divBdr>
        <w:top w:val="none" w:sz="0" w:space="0" w:color="auto"/>
        <w:left w:val="none" w:sz="0" w:space="0" w:color="auto"/>
        <w:bottom w:val="none" w:sz="0" w:space="0" w:color="auto"/>
        <w:right w:val="none" w:sz="0" w:space="0" w:color="auto"/>
      </w:divBdr>
    </w:div>
    <w:div w:id="737871966">
      <w:marLeft w:val="640"/>
      <w:marRight w:val="0"/>
      <w:marTop w:val="0"/>
      <w:marBottom w:val="0"/>
      <w:divBdr>
        <w:top w:val="none" w:sz="0" w:space="0" w:color="auto"/>
        <w:left w:val="none" w:sz="0" w:space="0" w:color="auto"/>
        <w:bottom w:val="none" w:sz="0" w:space="0" w:color="auto"/>
        <w:right w:val="none" w:sz="0" w:space="0" w:color="auto"/>
      </w:divBdr>
    </w:div>
    <w:div w:id="739325343">
      <w:marLeft w:val="640"/>
      <w:marRight w:val="0"/>
      <w:marTop w:val="0"/>
      <w:marBottom w:val="0"/>
      <w:divBdr>
        <w:top w:val="none" w:sz="0" w:space="0" w:color="auto"/>
        <w:left w:val="none" w:sz="0" w:space="0" w:color="auto"/>
        <w:bottom w:val="none" w:sz="0" w:space="0" w:color="auto"/>
        <w:right w:val="none" w:sz="0" w:space="0" w:color="auto"/>
      </w:divBdr>
    </w:div>
    <w:div w:id="741830916">
      <w:marLeft w:val="640"/>
      <w:marRight w:val="0"/>
      <w:marTop w:val="0"/>
      <w:marBottom w:val="0"/>
      <w:divBdr>
        <w:top w:val="none" w:sz="0" w:space="0" w:color="auto"/>
        <w:left w:val="none" w:sz="0" w:space="0" w:color="auto"/>
        <w:bottom w:val="none" w:sz="0" w:space="0" w:color="auto"/>
        <w:right w:val="none" w:sz="0" w:space="0" w:color="auto"/>
      </w:divBdr>
    </w:div>
    <w:div w:id="742525185">
      <w:marLeft w:val="640"/>
      <w:marRight w:val="0"/>
      <w:marTop w:val="0"/>
      <w:marBottom w:val="0"/>
      <w:divBdr>
        <w:top w:val="none" w:sz="0" w:space="0" w:color="auto"/>
        <w:left w:val="none" w:sz="0" w:space="0" w:color="auto"/>
        <w:bottom w:val="none" w:sz="0" w:space="0" w:color="auto"/>
        <w:right w:val="none" w:sz="0" w:space="0" w:color="auto"/>
      </w:divBdr>
    </w:div>
    <w:div w:id="749237184">
      <w:marLeft w:val="640"/>
      <w:marRight w:val="0"/>
      <w:marTop w:val="0"/>
      <w:marBottom w:val="0"/>
      <w:divBdr>
        <w:top w:val="none" w:sz="0" w:space="0" w:color="auto"/>
        <w:left w:val="none" w:sz="0" w:space="0" w:color="auto"/>
        <w:bottom w:val="none" w:sz="0" w:space="0" w:color="auto"/>
        <w:right w:val="none" w:sz="0" w:space="0" w:color="auto"/>
      </w:divBdr>
    </w:div>
    <w:div w:id="751899738">
      <w:marLeft w:val="640"/>
      <w:marRight w:val="0"/>
      <w:marTop w:val="0"/>
      <w:marBottom w:val="0"/>
      <w:divBdr>
        <w:top w:val="none" w:sz="0" w:space="0" w:color="auto"/>
        <w:left w:val="none" w:sz="0" w:space="0" w:color="auto"/>
        <w:bottom w:val="none" w:sz="0" w:space="0" w:color="auto"/>
        <w:right w:val="none" w:sz="0" w:space="0" w:color="auto"/>
      </w:divBdr>
    </w:div>
    <w:div w:id="752553555">
      <w:marLeft w:val="640"/>
      <w:marRight w:val="0"/>
      <w:marTop w:val="0"/>
      <w:marBottom w:val="0"/>
      <w:divBdr>
        <w:top w:val="none" w:sz="0" w:space="0" w:color="auto"/>
        <w:left w:val="none" w:sz="0" w:space="0" w:color="auto"/>
        <w:bottom w:val="none" w:sz="0" w:space="0" w:color="auto"/>
        <w:right w:val="none" w:sz="0" w:space="0" w:color="auto"/>
      </w:divBdr>
    </w:div>
    <w:div w:id="754475937">
      <w:marLeft w:val="640"/>
      <w:marRight w:val="0"/>
      <w:marTop w:val="0"/>
      <w:marBottom w:val="0"/>
      <w:divBdr>
        <w:top w:val="none" w:sz="0" w:space="0" w:color="auto"/>
        <w:left w:val="none" w:sz="0" w:space="0" w:color="auto"/>
        <w:bottom w:val="none" w:sz="0" w:space="0" w:color="auto"/>
        <w:right w:val="none" w:sz="0" w:space="0" w:color="auto"/>
      </w:divBdr>
    </w:div>
    <w:div w:id="754981386">
      <w:marLeft w:val="640"/>
      <w:marRight w:val="0"/>
      <w:marTop w:val="0"/>
      <w:marBottom w:val="0"/>
      <w:divBdr>
        <w:top w:val="none" w:sz="0" w:space="0" w:color="auto"/>
        <w:left w:val="none" w:sz="0" w:space="0" w:color="auto"/>
        <w:bottom w:val="none" w:sz="0" w:space="0" w:color="auto"/>
        <w:right w:val="none" w:sz="0" w:space="0" w:color="auto"/>
      </w:divBdr>
    </w:div>
    <w:div w:id="755787240">
      <w:marLeft w:val="640"/>
      <w:marRight w:val="0"/>
      <w:marTop w:val="0"/>
      <w:marBottom w:val="0"/>
      <w:divBdr>
        <w:top w:val="none" w:sz="0" w:space="0" w:color="auto"/>
        <w:left w:val="none" w:sz="0" w:space="0" w:color="auto"/>
        <w:bottom w:val="none" w:sz="0" w:space="0" w:color="auto"/>
        <w:right w:val="none" w:sz="0" w:space="0" w:color="auto"/>
      </w:divBdr>
    </w:div>
    <w:div w:id="757022400">
      <w:marLeft w:val="640"/>
      <w:marRight w:val="0"/>
      <w:marTop w:val="0"/>
      <w:marBottom w:val="0"/>
      <w:divBdr>
        <w:top w:val="none" w:sz="0" w:space="0" w:color="auto"/>
        <w:left w:val="none" w:sz="0" w:space="0" w:color="auto"/>
        <w:bottom w:val="none" w:sz="0" w:space="0" w:color="auto"/>
        <w:right w:val="none" w:sz="0" w:space="0" w:color="auto"/>
      </w:divBdr>
    </w:div>
    <w:div w:id="758139330">
      <w:marLeft w:val="640"/>
      <w:marRight w:val="0"/>
      <w:marTop w:val="0"/>
      <w:marBottom w:val="0"/>
      <w:divBdr>
        <w:top w:val="none" w:sz="0" w:space="0" w:color="auto"/>
        <w:left w:val="none" w:sz="0" w:space="0" w:color="auto"/>
        <w:bottom w:val="none" w:sz="0" w:space="0" w:color="auto"/>
        <w:right w:val="none" w:sz="0" w:space="0" w:color="auto"/>
      </w:divBdr>
    </w:div>
    <w:div w:id="758718646">
      <w:marLeft w:val="640"/>
      <w:marRight w:val="0"/>
      <w:marTop w:val="0"/>
      <w:marBottom w:val="0"/>
      <w:divBdr>
        <w:top w:val="none" w:sz="0" w:space="0" w:color="auto"/>
        <w:left w:val="none" w:sz="0" w:space="0" w:color="auto"/>
        <w:bottom w:val="none" w:sz="0" w:space="0" w:color="auto"/>
        <w:right w:val="none" w:sz="0" w:space="0" w:color="auto"/>
      </w:divBdr>
    </w:div>
    <w:div w:id="759326388">
      <w:marLeft w:val="640"/>
      <w:marRight w:val="0"/>
      <w:marTop w:val="0"/>
      <w:marBottom w:val="0"/>
      <w:divBdr>
        <w:top w:val="none" w:sz="0" w:space="0" w:color="auto"/>
        <w:left w:val="none" w:sz="0" w:space="0" w:color="auto"/>
        <w:bottom w:val="none" w:sz="0" w:space="0" w:color="auto"/>
        <w:right w:val="none" w:sz="0" w:space="0" w:color="auto"/>
      </w:divBdr>
    </w:div>
    <w:div w:id="762072648">
      <w:marLeft w:val="640"/>
      <w:marRight w:val="0"/>
      <w:marTop w:val="0"/>
      <w:marBottom w:val="0"/>
      <w:divBdr>
        <w:top w:val="none" w:sz="0" w:space="0" w:color="auto"/>
        <w:left w:val="none" w:sz="0" w:space="0" w:color="auto"/>
        <w:bottom w:val="none" w:sz="0" w:space="0" w:color="auto"/>
        <w:right w:val="none" w:sz="0" w:space="0" w:color="auto"/>
      </w:divBdr>
    </w:div>
    <w:div w:id="762915946">
      <w:marLeft w:val="640"/>
      <w:marRight w:val="0"/>
      <w:marTop w:val="0"/>
      <w:marBottom w:val="0"/>
      <w:divBdr>
        <w:top w:val="none" w:sz="0" w:space="0" w:color="auto"/>
        <w:left w:val="none" w:sz="0" w:space="0" w:color="auto"/>
        <w:bottom w:val="none" w:sz="0" w:space="0" w:color="auto"/>
        <w:right w:val="none" w:sz="0" w:space="0" w:color="auto"/>
      </w:divBdr>
    </w:div>
    <w:div w:id="763962034">
      <w:marLeft w:val="640"/>
      <w:marRight w:val="0"/>
      <w:marTop w:val="0"/>
      <w:marBottom w:val="0"/>
      <w:divBdr>
        <w:top w:val="none" w:sz="0" w:space="0" w:color="auto"/>
        <w:left w:val="none" w:sz="0" w:space="0" w:color="auto"/>
        <w:bottom w:val="none" w:sz="0" w:space="0" w:color="auto"/>
        <w:right w:val="none" w:sz="0" w:space="0" w:color="auto"/>
      </w:divBdr>
    </w:div>
    <w:div w:id="768426678">
      <w:marLeft w:val="640"/>
      <w:marRight w:val="0"/>
      <w:marTop w:val="0"/>
      <w:marBottom w:val="0"/>
      <w:divBdr>
        <w:top w:val="none" w:sz="0" w:space="0" w:color="auto"/>
        <w:left w:val="none" w:sz="0" w:space="0" w:color="auto"/>
        <w:bottom w:val="none" w:sz="0" w:space="0" w:color="auto"/>
        <w:right w:val="none" w:sz="0" w:space="0" w:color="auto"/>
      </w:divBdr>
    </w:div>
    <w:div w:id="768550107">
      <w:marLeft w:val="640"/>
      <w:marRight w:val="0"/>
      <w:marTop w:val="0"/>
      <w:marBottom w:val="0"/>
      <w:divBdr>
        <w:top w:val="none" w:sz="0" w:space="0" w:color="auto"/>
        <w:left w:val="none" w:sz="0" w:space="0" w:color="auto"/>
        <w:bottom w:val="none" w:sz="0" w:space="0" w:color="auto"/>
        <w:right w:val="none" w:sz="0" w:space="0" w:color="auto"/>
      </w:divBdr>
    </w:div>
    <w:div w:id="769621081">
      <w:marLeft w:val="640"/>
      <w:marRight w:val="0"/>
      <w:marTop w:val="0"/>
      <w:marBottom w:val="0"/>
      <w:divBdr>
        <w:top w:val="none" w:sz="0" w:space="0" w:color="auto"/>
        <w:left w:val="none" w:sz="0" w:space="0" w:color="auto"/>
        <w:bottom w:val="none" w:sz="0" w:space="0" w:color="auto"/>
        <w:right w:val="none" w:sz="0" w:space="0" w:color="auto"/>
      </w:divBdr>
    </w:div>
    <w:div w:id="772170254">
      <w:marLeft w:val="640"/>
      <w:marRight w:val="0"/>
      <w:marTop w:val="0"/>
      <w:marBottom w:val="0"/>
      <w:divBdr>
        <w:top w:val="none" w:sz="0" w:space="0" w:color="auto"/>
        <w:left w:val="none" w:sz="0" w:space="0" w:color="auto"/>
        <w:bottom w:val="none" w:sz="0" w:space="0" w:color="auto"/>
        <w:right w:val="none" w:sz="0" w:space="0" w:color="auto"/>
      </w:divBdr>
    </w:div>
    <w:div w:id="774635945">
      <w:marLeft w:val="640"/>
      <w:marRight w:val="0"/>
      <w:marTop w:val="0"/>
      <w:marBottom w:val="0"/>
      <w:divBdr>
        <w:top w:val="none" w:sz="0" w:space="0" w:color="auto"/>
        <w:left w:val="none" w:sz="0" w:space="0" w:color="auto"/>
        <w:bottom w:val="none" w:sz="0" w:space="0" w:color="auto"/>
        <w:right w:val="none" w:sz="0" w:space="0" w:color="auto"/>
      </w:divBdr>
    </w:div>
    <w:div w:id="774903201">
      <w:marLeft w:val="640"/>
      <w:marRight w:val="0"/>
      <w:marTop w:val="0"/>
      <w:marBottom w:val="0"/>
      <w:divBdr>
        <w:top w:val="none" w:sz="0" w:space="0" w:color="auto"/>
        <w:left w:val="none" w:sz="0" w:space="0" w:color="auto"/>
        <w:bottom w:val="none" w:sz="0" w:space="0" w:color="auto"/>
        <w:right w:val="none" w:sz="0" w:space="0" w:color="auto"/>
      </w:divBdr>
    </w:div>
    <w:div w:id="775640221">
      <w:marLeft w:val="640"/>
      <w:marRight w:val="0"/>
      <w:marTop w:val="0"/>
      <w:marBottom w:val="0"/>
      <w:divBdr>
        <w:top w:val="none" w:sz="0" w:space="0" w:color="auto"/>
        <w:left w:val="none" w:sz="0" w:space="0" w:color="auto"/>
        <w:bottom w:val="none" w:sz="0" w:space="0" w:color="auto"/>
        <w:right w:val="none" w:sz="0" w:space="0" w:color="auto"/>
      </w:divBdr>
    </w:div>
    <w:div w:id="776414473">
      <w:marLeft w:val="640"/>
      <w:marRight w:val="0"/>
      <w:marTop w:val="0"/>
      <w:marBottom w:val="0"/>
      <w:divBdr>
        <w:top w:val="none" w:sz="0" w:space="0" w:color="auto"/>
        <w:left w:val="none" w:sz="0" w:space="0" w:color="auto"/>
        <w:bottom w:val="none" w:sz="0" w:space="0" w:color="auto"/>
        <w:right w:val="none" w:sz="0" w:space="0" w:color="auto"/>
      </w:divBdr>
    </w:div>
    <w:div w:id="781457510">
      <w:marLeft w:val="640"/>
      <w:marRight w:val="0"/>
      <w:marTop w:val="0"/>
      <w:marBottom w:val="0"/>
      <w:divBdr>
        <w:top w:val="none" w:sz="0" w:space="0" w:color="auto"/>
        <w:left w:val="none" w:sz="0" w:space="0" w:color="auto"/>
        <w:bottom w:val="none" w:sz="0" w:space="0" w:color="auto"/>
        <w:right w:val="none" w:sz="0" w:space="0" w:color="auto"/>
      </w:divBdr>
    </w:div>
    <w:div w:id="787042151">
      <w:marLeft w:val="640"/>
      <w:marRight w:val="0"/>
      <w:marTop w:val="0"/>
      <w:marBottom w:val="0"/>
      <w:divBdr>
        <w:top w:val="none" w:sz="0" w:space="0" w:color="auto"/>
        <w:left w:val="none" w:sz="0" w:space="0" w:color="auto"/>
        <w:bottom w:val="none" w:sz="0" w:space="0" w:color="auto"/>
        <w:right w:val="none" w:sz="0" w:space="0" w:color="auto"/>
      </w:divBdr>
    </w:div>
    <w:div w:id="793597782">
      <w:marLeft w:val="640"/>
      <w:marRight w:val="0"/>
      <w:marTop w:val="0"/>
      <w:marBottom w:val="0"/>
      <w:divBdr>
        <w:top w:val="none" w:sz="0" w:space="0" w:color="auto"/>
        <w:left w:val="none" w:sz="0" w:space="0" w:color="auto"/>
        <w:bottom w:val="none" w:sz="0" w:space="0" w:color="auto"/>
        <w:right w:val="none" w:sz="0" w:space="0" w:color="auto"/>
      </w:divBdr>
    </w:div>
    <w:div w:id="794104873">
      <w:marLeft w:val="640"/>
      <w:marRight w:val="0"/>
      <w:marTop w:val="0"/>
      <w:marBottom w:val="0"/>
      <w:divBdr>
        <w:top w:val="none" w:sz="0" w:space="0" w:color="auto"/>
        <w:left w:val="none" w:sz="0" w:space="0" w:color="auto"/>
        <w:bottom w:val="none" w:sz="0" w:space="0" w:color="auto"/>
        <w:right w:val="none" w:sz="0" w:space="0" w:color="auto"/>
      </w:divBdr>
    </w:div>
    <w:div w:id="799959403">
      <w:marLeft w:val="640"/>
      <w:marRight w:val="0"/>
      <w:marTop w:val="0"/>
      <w:marBottom w:val="0"/>
      <w:divBdr>
        <w:top w:val="none" w:sz="0" w:space="0" w:color="auto"/>
        <w:left w:val="none" w:sz="0" w:space="0" w:color="auto"/>
        <w:bottom w:val="none" w:sz="0" w:space="0" w:color="auto"/>
        <w:right w:val="none" w:sz="0" w:space="0" w:color="auto"/>
      </w:divBdr>
    </w:div>
    <w:div w:id="800998381">
      <w:marLeft w:val="640"/>
      <w:marRight w:val="0"/>
      <w:marTop w:val="0"/>
      <w:marBottom w:val="0"/>
      <w:divBdr>
        <w:top w:val="none" w:sz="0" w:space="0" w:color="auto"/>
        <w:left w:val="none" w:sz="0" w:space="0" w:color="auto"/>
        <w:bottom w:val="none" w:sz="0" w:space="0" w:color="auto"/>
        <w:right w:val="none" w:sz="0" w:space="0" w:color="auto"/>
      </w:divBdr>
    </w:div>
    <w:div w:id="801651585">
      <w:marLeft w:val="640"/>
      <w:marRight w:val="0"/>
      <w:marTop w:val="0"/>
      <w:marBottom w:val="0"/>
      <w:divBdr>
        <w:top w:val="none" w:sz="0" w:space="0" w:color="auto"/>
        <w:left w:val="none" w:sz="0" w:space="0" w:color="auto"/>
        <w:bottom w:val="none" w:sz="0" w:space="0" w:color="auto"/>
        <w:right w:val="none" w:sz="0" w:space="0" w:color="auto"/>
      </w:divBdr>
    </w:div>
    <w:div w:id="802307869">
      <w:marLeft w:val="640"/>
      <w:marRight w:val="0"/>
      <w:marTop w:val="0"/>
      <w:marBottom w:val="0"/>
      <w:divBdr>
        <w:top w:val="none" w:sz="0" w:space="0" w:color="auto"/>
        <w:left w:val="none" w:sz="0" w:space="0" w:color="auto"/>
        <w:bottom w:val="none" w:sz="0" w:space="0" w:color="auto"/>
        <w:right w:val="none" w:sz="0" w:space="0" w:color="auto"/>
      </w:divBdr>
    </w:div>
    <w:div w:id="805052133">
      <w:marLeft w:val="640"/>
      <w:marRight w:val="0"/>
      <w:marTop w:val="0"/>
      <w:marBottom w:val="0"/>
      <w:divBdr>
        <w:top w:val="none" w:sz="0" w:space="0" w:color="auto"/>
        <w:left w:val="none" w:sz="0" w:space="0" w:color="auto"/>
        <w:bottom w:val="none" w:sz="0" w:space="0" w:color="auto"/>
        <w:right w:val="none" w:sz="0" w:space="0" w:color="auto"/>
      </w:divBdr>
    </w:div>
    <w:div w:id="805392440">
      <w:marLeft w:val="640"/>
      <w:marRight w:val="0"/>
      <w:marTop w:val="0"/>
      <w:marBottom w:val="0"/>
      <w:divBdr>
        <w:top w:val="none" w:sz="0" w:space="0" w:color="auto"/>
        <w:left w:val="none" w:sz="0" w:space="0" w:color="auto"/>
        <w:bottom w:val="none" w:sz="0" w:space="0" w:color="auto"/>
        <w:right w:val="none" w:sz="0" w:space="0" w:color="auto"/>
      </w:divBdr>
    </w:div>
    <w:div w:id="807012526">
      <w:marLeft w:val="640"/>
      <w:marRight w:val="0"/>
      <w:marTop w:val="0"/>
      <w:marBottom w:val="0"/>
      <w:divBdr>
        <w:top w:val="none" w:sz="0" w:space="0" w:color="auto"/>
        <w:left w:val="none" w:sz="0" w:space="0" w:color="auto"/>
        <w:bottom w:val="none" w:sz="0" w:space="0" w:color="auto"/>
        <w:right w:val="none" w:sz="0" w:space="0" w:color="auto"/>
      </w:divBdr>
    </w:div>
    <w:div w:id="809127431">
      <w:marLeft w:val="640"/>
      <w:marRight w:val="0"/>
      <w:marTop w:val="0"/>
      <w:marBottom w:val="0"/>
      <w:divBdr>
        <w:top w:val="none" w:sz="0" w:space="0" w:color="auto"/>
        <w:left w:val="none" w:sz="0" w:space="0" w:color="auto"/>
        <w:bottom w:val="none" w:sz="0" w:space="0" w:color="auto"/>
        <w:right w:val="none" w:sz="0" w:space="0" w:color="auto"/>
      </w:divBdr>
    </w:div>
    <w:div w:id="809447376">
      <w:marLeft w:val="640"/>
      <w:marRight w:val="0"/>
      <w:marTop w:val="0"/>
      <w:marBottom w:val="0"/>
      <w:divBdr>
        <w:top w:val="none" w:sz="0" w:space="0" w:color="auto"/>
        <w:left w:val="none" w:sz="0" w:space="0" w:color="auto"/>
        <w:bottom w:val="none" w:sz="0" w:space="0" w:color="auto"/>
        <w:right w:val="none" w:sz="0" w:space="0" w:color="auto"/>
      </w:divBdr>
    </w:div>
    <w:div w:id="810945684">
      <w:marLeft w:val="640"/>
      <w:marRight w:val="0"/>
      <w:marTop w:val="0"/>
      <w:marBottom w:val="0"/>
      <w:divBdr>
        <w:top w:val="none" w:sz="0" w:space="0" w:color="auto"/>
        <w:left w:val="none" w:sz="0" w:space="0" w:color="auto"/>
        <w:bottom w:val="none" w:sz="0" w:space="0" w:color="auto"/>
        <w:right w:val="none" w:sz="0" w:space="0" w:color="auto"/>
      </w:divBdr>
    </w:div>
    <w:div w:id="811098019">
      <w:marLeft w:val="640"/>
      <w:marRight w:val="0"/>
      <w:marTop w:val="0"/>
      <w:marBottom w:val="0"/>
      <w:divBdr>
        <w:top w:val="none" w:sz="0" w:space="0" w:color="auto"/>
        <w:left w:val="none" w:sz="0" w:space="0" w:color="auto"/>
        <w:bottom w:val="none" w:sz="0" w:space="0" w:color="auto"/>
        <w:right w:val="none" w:sz="0" w:space="0" w:color="auto"/>
      </w:divBdr>
    </w:div>
    <w:div w:id="812675019">
      <w:marLeft w:val="640"/>
      <w:marRight w:val="0"/>
      <w:marTop w:val="0"/>
      <w:marBottom w:val="0"/>
      <w:divBdr>
        <w:top w:val="none" w:sz="0" w:space="0" w:color="auto"/>
        <w:left w:val="none" w:sz="0" w:space="0" w:color="auto"/>
        <w:bottom w:val="none" w:sz="0" w:space="0" w:color="auto"/>
        <w:right w:val="none" w:sz="0" w:space="0" w:color="auto"/>
      </w:divBdr>
    </w:div>
    <w:div w:id="814371486">
      <w:marLeft w:val="640"/>
      <w:marRight w:val="0"/>
      <w:marTop w:val="0"/>
      <w:marBottom w:val="0"/>
      <w:divBdr>
        <w:top w:val="none" w:sz="0" w:space="0" w:color="auto"/>
        <w:left w:val="none" w:sz="0" w:space="0" w:color="auto"/>
        <w:bottom w:val="none" w:sz="0" w:space="0" w:color="auto"/>
        <w:right w:val="none" w:sz="0" w:space="0" w:color="auto"/>
      </w:divBdr>
    </w:div>
    <w:div w:id="814491088">
      <w:marLeft w:val="640"/>
      <w:marRight w:val="0"/>
      <w:marTop w:val="0"/>
      <w:marBottom w:val="0"/>
      <w:divBdr>
        <w:top w:val="none" w:sz="0" w:space="0" w:color="auto"/>
        <w:left w:val="none" w:sz="0" w:space="0" w:color="auto"/>
        <w:bottom w:val="none" w:sz="0" w:space="0" w:color="auto"/>
        <w:right w:val="none" w:sz="0" w:space="0" w:color="auto"/>
      </w:divBdr>
    </w:div>
    <w:div w:id="814644209">
      <w:marLeft w:val="640"/>
      <w:marRight w:val="0"/>
      <w:marTop w:val="0"/>
      <w:marBottom w:val="0"/>
      <w:divBdr>
        <w:top w:val="none" w:sz="0" w:space="0" w:color="auto"/>
        <w:left w:val="none" w:sz="0" w:space="0" w:color="auto"/>
        <w:bottom w:val="none" w:sz="0" w:space="0" w:color="auto"/>
        <w:right w:val="none" w:sz="0" w:space="0" w:color="auto"/>
      </w:divBdr>
    </w:div>
    <w:div w:id="817724447">
      <w:marLeft w:val="640"/>
      <w:marRight w:val="0"/>
      <w:marTop w:val="0"/>
      <w:marBottom w:val="0"/>
      <w:divBdr>
        <w:top w:val="none" w:sz="0" w:space="0" w:color="auto"/>
        <w:left w:val="none" w:sz="0" w:space="0" w:color="auto"/>
        <w:bottom w:val="none" w:sz="0" w:space="0" w:color="auto"/>
        <w:right w:val="none" w:sz="0" w:space="0" w:color="auto"/>
      </w:divBdr>
    </w:div>
    <w:div w:id="820386280">
      <w:marLeft w:val="640"/>
      <w:marRight w:val="0"/>
      <w:marTop w:val="0"/>
      <w:marBottom w:val="0"/>
      <w:divBdr>
        <w:top w:val="none" w:sz="0" w:space="0" w:color="auto"/>
        <w:left w:val="none" w:sz="0" w:space="0" w:color="auto"/>
        <w:bottom w:val="none" w:sz="0" w:space="0" w:color="auto"/>
        <w:right w:val="none" w:sz="0" w:space="0" w:color="auto"/>
      </w:divBdr>
    </w:div>
    <w:div w:id="821702252">
      <w:marLeft w:val="640"/>
      <w:marRight w:val="0"/>
      <w:marTop w:val="0"/>
      <w:marBottom w:val="0"/>
      <w:divBdr>
        <w:top w:val="none" w:sz="0" w:space="0" w:color="auto"/>
        <w:left w:val="none" w:sz="0" w:space="0" w:color="auto"/>
        <w:bottom w:val="none" w:sz="0" w:space="0" w:color="auto"/>
        <w:right w:val="none" w:sz="0" w:space="0" w:color="auto"/>
      </w:divBdr>
    </w:div>
    <w:div w:id="827401239">
      <w:marLeft w:val="640"/>
      <w:marRight w:val="0"/>
      <w:marTop w:val="0"/>
      <w:marBottom w:val="0"/>
      <w:divBdr>
        <w:top w:val="none" w:sz="0" w:space="0" w:color="auto"/>
        <w:left w:val="none" w:sz="0" w:space="0" w:color="auto"/>
        <w:bottom w:val="none" w:sz="0" w:space="0" w:color="auto"/>
        <w:right w:val="none" w:sz="0" w:space="0" w:color="auto"/>
      </w:divBdr>
    </w:div>
    <w:div w:id="829441815">
      <w:marLeft w:val="640"/>
      <w:marRight w:val="0"/>
      <w:marTop w:val="0"/>
      <w:marBottom w:val="0"/>
      <w:divBdr>
        <w:top w:val="none" w:sz="0" w:space="0" w:color="auto"/>
        <w:left w:val="none" w:sz="0" w:space="0" w:color="auto"/>
        <w:bottom w:val="none" w:sz="0" w:space="0" w:color="auto"/>
        <w:right w:val="none" w:sz="0" w:space="0" w:color="auto"/>
      </w:divBdr>
    </w:div>
    <w:div w:id="830407862">
      <w:marLeft w:val="640"/>
      <w:marRight w:val="0"/>
      <w:marTop w:val="0"/>
      <w:marBottom w:val="0"/>
      <w:divBdr>
        <w:top w:val="none" w:sz="0" w:space="0" w:color="auto"/>
        <w:left w:val="none" w:sz="0" w:space="0" w:color="auto"/>
        <w:bottom w:val="none" w:sz="0" w:space="0" w:color="auto"/>
        <w:right w:val="none" w:sz="0" w:space="0" w:color="auto"/>
      </w:divBdr>
    </w:div>
    <w:div w:id="830675890">
      <w:marLeft w:val="640"/>
      <w:marRight w:val="0"/>
      <w:marTop w:val="0"/>
      <w:marBottom w:val="0"/>
      <w:divBdr>
        <w:top w:val="none" w:sz="0" w:space="0" w:color="auto"/>
        <w:left w:val="none" w:sz="0" w:space="0" w:color="auto"/>
        <w:bottom w:val="none" w:sz="0" w:space="0" w:color="auto"/>
        <w:right w:val="none" w:sz="0" w:space="0" w:color="auto"/>
      </w:divBdr>
    </w:div>
    <w:div w:id="833106481">
      <w:marLeft w:val="640"/>
      <w:marRight w:val="0"/>
      <w:marTop w:val="0"/>
      <w:marBottom w:val="0"/>
      <w:divBdr>
        <w:top w:val="none" w:sz="0" w:space="0" w:color="auto"/>
        <w:left w:val="none" w:sz="0" w:space="0" w:color="auto"/>
        <w:bottom w:val="none" w:sz="0" w:space="0" w:color="auto"/>
        <w:right w:val="none" w:sz="0" w:space="0" w:color="auto"/>
      </w:divBdr>
    </w:div>
    <w:div w:id="834419142">
      <w:marLeft w:val="640"/>
      <w:marRight w:val="0"/>
      <w:marTop w:val="0"/>
      <w:marBottom w:val="0"/>
      <w:divBdr>
        <w:top w:val="none" w:sz="0" w:space="0" w:color="auto"/>
        <w:left w:val="none" w:sz="0" w:space="0" w:color="auto"/>
        <w:bottom w:val="none" w:sz="0" w:space="0" w:color="auto"/>
        <w:right w:val="none" w:sz="0" w:space="0" w:color="auto"/>
      </w:divBdr>
    </w:div>
    <w:div w:id="835420025">
      <w:marLeft w:val="640"/>
      <w:marRight w:val="0"/>
      <w:marTop w:val="0"/>
      <w:marBottom w:val="0"/>
      <w:divBdr>
        <w:top w:val="none" w:sz="0" w:space="0" w:color="auto"/>
        <w:left w:val="none" w:sz="0" w:space="0" w:color="auto"/>
        <w:bottom w:val="none" w:sz="0" w:space="0" w:color="auto"/>
        <w:right w:val="none" w:sz="0" w:space="0" w:color="auto"/>
      </w:divBdr>
    </w:div>
    <w:div w:id="837499790">
      <w:marLeft w:val="640"/>
      <w:marRight w:val="0"/>
      <w:marTop w:val="0"/>
      <w:marBottom w:val="0"/>
      <w:divBdr>
        <w:top w:val="none" w:sz="0" w:space="0" w:color="auto"/>
        <w:left w:val="none" w:sz="0" w:space="0" w:color="auto"/>
        <w:bottom w:val="none" w:sz="0" w:space="0" w:color="auto"/>
        <w:right w:val="none" w:sz="0" w:space="0" w:color="auto"/>
      </w:divBdr>
    </w:div>
    <w:div w:id="838232446">
      <w:marLeft w:val="640"/>
      <w:marRight w:val="0"/>
      <w:marTop w:val="0"/>
      <w:marBottom w:val="0"/>
      <w:divBdr>
        <w:top w:val="none" w:sz="0" w:space="0" w:color="auto"/>
        <w:left w:val="none" w:sz="0" w:space="0" w:color="auto"/>
        <w:bottom w:val="none" w:sz="0" w:space="0" w:color="auto"/>
        <w:right w:val="none" w:sz="0" w:space="0" w:color="auto"/>
      </w:divBdr>
    </w:div>
    <w:div w:id="838737119">
      <w:marLeft w:val="640"/>
      <w:marRight w:val="0"/>
      <w:marTop w:val="0"/>
      <w:marBottom w:val="0"/>
      <w:divBdr>
        <w:top w:val="none" w:sz="0" w:space="0" w:color="auto"/>
        <w:left w:val="none" w:sz="0" w:space="0" w:color="auto"/>
        <w:bottom w:val="none" w:sz="0" w:space="0" w:color="auto"/>
        <w:right w:val="none" w:sz="0" w:space="0" w:color="auto"/>
      </w:divBdr>
    </w:div>
    <w:div w:id="840392248">
      <w:marLeft w:val="640"/>
      <w:marRight w:val="0"/>
      <w:marTop w:val="0"/>
      <w:marBottom w:val="0"/>
      <w:divBdr>
        <w:top w:val="none" w:sz="0" w:space="0" w:color="auto"/>
        <w:left w:val="none" w:sz="0" w:space="0" w:color="auto"/>
        <w:bottom w:val="none" w:sz="0" w:space="0" w:color="auto"/>
        <w:right w:val="none" w:sz="0" w:space="0" w:color="auto"/>
      </w:divBdr>
    </w:div>
    <w:div w:id="842933100">
      <w:marLeft w:val="640"/>
      <w:marRight w:val="0"/>
      <w:marTop w:val="0"/>
      <w:marBottom w:val="0"/>
      <w:divBdr>
        <w:top w:val="none" w:sz="0" w:space="0" w:color="auto"/>
        <w:left w:val="none" w:sz="0" w:space="0" w:color="auto"/>
        <w:bottom w:val="none" w:sz="0" w:space="0" w:color="auto"/>
        <w:right w:val="none" w:sz="0" w:space="0" w:color="auto"/>
      </w:divBdr>
    </w:div>
    <w:div w:id="843200671">
      <w:marLeft w:val="640"/>
      <w:marRight w:val="0"/>
      <w:marTop w:val="0"/>
      <w:marBottom w:val="0"/>
      <w:divBdr>
        <w:top w:val="none" w:sz="0" w:space="0" w:color="auto"/>
        <w:left w:val="none" w:sz="0" w:space="0" w:color="auto"/>
        <w:bottom w:val="none" w:sz="0" w:space="0" w:color="auto"/>
        <w:right w:val="none" w:sz="0" w:space="0" w:color="auto"/>
      </w:divBdr>
    </w:div>
    <w:div w:id="844396994">
      <w:marLeft w:val="640"/>
      <w:marRight w:val="0"/>
      <w:marTop w:val="0"/>
      <w:marBottom w:val="0"/>
      <w:divBdr>
        <w:top w:val="none" w:sz="0" w:space="0" w:color="auto"/>
        <w:left w:val="none" w:sz="0" w:space="0" w:color="auto"/>
        <w:bottom w:val="none" w:sz="0" w:space="0" w:color="auto"/>
        <w:right w:val="none" w:sz="0" w:space="0" w:color="auto"/>
      </w:divBdr>
    </w:div>
    <w:div w:id="844830017">
      <w:marLeft w:val="640"/>
      <w:marRight w:val="0"/>
      <w:marTop w:val="0"/>
      <w:marBottom w:val="0"/>
      <w:divBdr>
        <w:top w:val="none" w:sz="0" w:space="0" w:color="auto"/>
        <w:left w:val="none" w:sz="0" w:space="0" w:color="auto"/>
        <w:bottom w:val="none" w:sz="0" w:space="0" w:color="auto"/>
        <w:right w:val="none" w:sz="0" w:space="0" w:color="auto"/>
      </w:divBdr>
    </w:div>
    <w:div w:id="845049435">
      <w:marLeft w:val="640"/>
      <w:marRight w:val="0"/>
      <w:marTop w:val="0"/>
      <w:marBottom w:val="0"/>
      <w:divBdr>
        <w:top w:val="none" w:sz="0" w:space="0" w:color="auto"/>
        <w:left w:val="none" w:sz="0" w:space="0" w:color="auto"/>
        <w:bottom w:val="none" w:sz="0" w:space="0" w:color="auto"/>
        <w:right w:val="none" w:sz="0" w:space="0" w:color="auto"/>
      </w:divBdr>
    </w:div>
    <w:div w:id="846948253">
      <w:marLeft w:val="640"/>
      <w:marRight w:val="0"/>
      <w:marTop w:val="0"/>
      <w:marBottom w:val="0"/>
      <w:divBdr>
        <w:top w:val="none" w:sz="0" w:space="0" w:color="auto"/>
        <w:left w:val="none" w:sz="0" w:space="0" w:color="auto"/>
        <w:bottom w:val="none" w:sz="0" w:space="0" w:color="auto"/>
        <w:right w:val="none" w:sz="0" w:space="0" w:color="auto"/>
      </w:divBdr>
    </w:div>
    <w:div w:id="847870543">
      <w:marLeft w:val="640"/>
      <w:marRight w:val="0"/>
      <w:marTop w:val="0"/>
      <w:marBottom w:val="0"/>
      <w:divBdr>
        <w:top w:val="none" w:sz="0" w:space="0" w:color="auto"/>
        <w:left w:val="none" w:sz="0" w:space="0" w:color="auto"/>
        <w:bottom w:val="none" w:sz="0" w:space="0" w:color="auto"/>
        <w:right w:val="none" w:sz="0" w:space="0" w:color="auto"/>
      </w:divBdr>
    </w:div>
    <w:div w:id="850528047">
      <w:marLeft w:val="640"/>
      <w:marRight w:val="0"/>
      <w:marTop w:val="0"/>
      <w:marBottom w:val="0"/>
      <w:divBdr>
        <w:top w:val="none" w:sz="0" w:space="0" w:color="auto"/>
        <w:left w:val="none" w:sz="0" w:space="0" w:color="auto"/>
        <w:bottom w:val="none" w:sz="0" w:space="0" w:color="auto"/>
        <w:right w:val="none" w:sz="0" w:space="0" w:color="auto"/>
      </w:divBdr>
    </w:div>
    <w:div w:id="851652686">
      <w:marLeft w:val="640"/>
      <w:marRight w:val="0"/>
      <w:marTop w:val="0"/>
      <w:marBottom w:val="0"/>
      <w:divBdr>
        <w:top w:val="none" w:sz="0" w:space="0" w:color="auto"/>
        <w:left w:val="none" w:sz="0" w:space="0" w:color="auto"/>
        <w:bottom w:val="none" w:sz="0" w:space="0" w:color="auto"/>
        <w:right w:val="none" w:sz="0" w:space="0" w:color="auto"/>
      </w:divBdr>
    </w:div>
    <w:div w:id="852381864">
      <w:marLeft w:val="640"/>
      <w:marRight w:val="0"/>
      <w:marTop w:val="0"/>
      <w:marBottom w:val="0"/>
      <w:divBdr>
        <w:top w:val="none" w:sz="0" w:space="0" w:color="auto"/>
        <w:left w:val="none" w:sz="0" w:space="0" w:color="auto"/>
        <w:bottom w:val="none" w:sz="0" w:space="0" w:color="auto"/>
        <w:right w:val="none" w:sz="0" w:space="0" w:color="auto"/>
      </w:divBdr>
    </w:div>
    <w:div w:id="852571469">
      <w:marLeft w:val="640"/>
      <w:marRight w:val="0"/>
      <w:marTop w:val="0"/>
      <w:marBottom w:val="0"/>
      <w:divBdr>
        <w:top w:val="none" w:sz="0" w:space="0" w:color="auto"/>
        <w:left w:val="none" w:sz="0" w:space="0" w:color="auto"/>
        <w:bottom w:val="none" w:sz="0" w:space="0" w:color="auto"/>
        <w:right w:val="none" w:sz="0" w:space="0" w:color="auto"/>
      </w:divBdr>
    </w:div>
    <w:div w:id="853108912">
      <w:marLeft w:val="640"/>
      <w:marRight w:val="0"/>
      <w:marTop w:val="0"/>
      <w:marBottom w:val="0"/>
      <w:divBdr>
        <w:top w:val="none" w:sz="0" w:space="0" w:color="auto"/>
        <w:left w:val="none" w:sz="0" w:space="0" w:color="auto"/>
        <w:bottom w:val="none" w:sz="0" w:space="0" w:color="auto"/>
        <w:right w:val="none" w:sz="0" w:space="0" w:color="auto"/>
      </w:divBdr>
    </w:div>
    <w:div w:id="853691975">
      <w:marLeft w:val="640"/>
      <w:marRight w:val="0"/>
      <w:marTop w:val="0"/>
      <w:marBottom w:val="0"/>
      <w:divBdr>
        <w:top w:val="none" w:sz="0" w:space="0" w:color="auto"/>
        <w:left w:val="none" w:sz="0" w:space="0" w:color="auto"/>
        <w:bottom w:val="none" w:sz="0" w:space="0" w:color="auto"/>
        <w:right w:val="none" w:sz="0" w:space="0" w:color="auto"/>
      </w:divBdr>
    </w:div>
    <w:div w:id="854658921">
      <w:marLeft w:val="640"/>
      <w:marRight w:val="0"/>
      <w:marTop w:val="0"/>
      <w:marBottom w:val="0"/>
      <w:divBdr>
        <w:top w:val="none" w:sz="0" w:space="0" w:color="auto"/>
        <w:left w:val="none" w:sz="0" w:space="0" w:color="auto"/>
        <w:bottom w:val="none" w:sz="0" w:space="0" w:color="auto"/>
        <w:right w:val="none" w:sz="0" w:space="0" w:color="auto"/>
      </w:divBdr>
    </w:div>
    <w:div w:id="856234914">
      <w:marLeft w:val="640"/>
      <w:marRight w:val="0"/>
      <w:marTop w:val="0"/>
      <w:marBottom w:val="0"/>
      <w:divBdr>
        <w:top w:val="none" w:sz="0" w:space="0" w:color="auto"/>
        <w:left w:val="none" w:sz="0" w:space="0" w:color="auto"/>
        <w:bottom w:val="none" w:sz="0" w:space="0" w:color="auto"/>
        <w:right w:val="none" w:sz="0" w:space="0" w:color="auto"/>
      </w:divBdr>
    </w:div>
    <w:div w:id="857088125">
      <w:marLeft w:val="640"/>
      <w:marRight w:val="0"/>
      <w:marTop w:val="0"/>
      <w:marBottom w:val="0"/>
      <w:divBdr>
        <w:top w:val="none" w:sz="0" w:space="0" w:color="auto"/>
        <w:left w:val="none" w:sz="0" w:space="0" w:color="auto"/>
        <w:bottom w:val="none" w:sz="0" w:space="0" w:color="auto"/>
        <w:right w:val="none" w:sz="0" w:space="0" w:color="auto"/>
      </w:divBdr>
    </w:div>
    <w:div w:id="857550082">
      <w:marLeft w:val="640"/>
      <w:marRight w:val="0"/>
      <w:marTop w:val="0"/>
      <w:marBottom w:val="0"/>
      <w:divBdr>
        <w:top w:val="none" w:sz="0" w:space="0" w:color="auto"/>
        <w:left w:val="none" w:sz="0" w:space="0" w:color="auto"/>
        <w:bottom w:val="none" w:sz="0" w:space="0" w:color="auto"/>
        <w:right w:val="none" w:sz="0" w:space="0" w:color="auto"/>
      </w:divBdr>
    </w:div>
    <w:div w:id="857695982">
      <w:marLeft w:val="640"/>
      <w:marRight w:val="0"/>
      <w:marTop w:val="0"/>
      <w:marBottom w:val="0"/>
      <w:divBdr>
        <w:top w:val="none" w:sz="0" w:space="0" w:color="auto"/>
        <w:left w:val="none" w:sz="0" w:space="0" w:color="auto"/>
        <w:bottom w:val="none" w:sz="0" w:space="0" w:color="auto"/>
        <w:right w:val="none" w:sz="0" w:space="0" w:color="auto"/>
      </w:divBdr>
    </w:div>
    <w:div w:id="859049554">
      <w:marLeft w:val="640"/>
      <w:marRight w:val="0"/>
      <w:marTop w:val="0"/>
      <w:marBottom w:val="0"/>
      <w:divBdr>
        <w:top w:val="none" w:sz="0" w:space="0" w:color="auto"/>
        <w:left w:val="none" w:sz="0" w:space="0" w:color="auto"/>
        <w:bottom w:val="none" w:sz="0" w:space="0" w:color="auto"/>
        <w:right w:val="none" w:sz="0" w:space="0" w:color="auto"/>
      </w:divBdr>
    </w:div>
    <w:div w:id="859120789">
      <w:marLeft w:val="640"/>
      <w:marRight w:val="0"/>
      <w:marTop w:val="0"/>
      <w:marBottom w:val="0"/>
      <w:divBdr>
        <w:top w:val="none" w:sz="0" w:space="0" w:color="auto"/>
        <w:left w:val="none" w:sz="0" w:space="0" w:color="auto"/>
        <w:bottom w:val="none" w:sz="0" w:space="0" w:color="auto"/>
        <w:right w:val="none" w:sz="0" w:space="0" w:color="auto"/>
      </w:divBdr>
    </w:div>
    <w:div w:id="862549711">
      <w:marLeft w:val="640"/>
      <w:marRight w:val="0"/>
      <w:marTop w:val="0"/>
      <w:marBottom w:val="0"/>
      <w:divBdr>
        <w:top w:val="none" w:sz="0" w:space="0" w:color="auto"/>
        <w:left w:val="none" w:sz="0" w:space="0" w:color="auto"/>
        <w:bottom w:val="none" w:sz="0" w:space="0" w:color="auto"/>
        <w:right w:val="none" w:sz="0" w:space="0" w:color="auto"/>
      </w:divBdr>
    </w:div>
    <w:div w:id="863178280">
      <w:marLeft w:val="640"/>
      <w:marRight w:val="0"/>
      <w:marTop w:val="0"/>
      <w:marBottom w:val="0"/>
      <w:divBdr>
        <w:top w:val="none" w:sz="0" w:space="0" w:color="auto"/>
        <w:left w:val="none" w:sz="0" w:space="0" w:color="auto"/>
        <w:bottom w:val="none" w:sz="0" w:space="0" w:color="auto"/>
        <w:right w:val="none" w:sz="0" w:space="0" w:color="auto"/>
      </w:divBdr>
    </w:div>
    <w:div w:id="863905487">
      <w:marLeft w:val="640"/>
      <w:marRight w:val="0"/>
      <w:marTop w:val="0"/>
      <w:marBottom w:val="0"/>
      <w:divBdr>
        <w:top w:val="none" w:sz="0" w:space="0" w:color="auto"/>
        <w:left w:val="none" w:sz="0" w:space="0" w:color="auto"/>
        <w:bottom w:val="none" w:sz="0" w:space="0" w:color="auto"/>
        <w:right w:val="none" w:sz="0" w:space="0" w:color="auto"/>
      </w:divBdr>
    </w:div>
    <w:div w:id="864176076">
      <w:marLeft w:val="640"/>
      <w:marRight w:val="0"/>
      <w:marTop w:val="0"/>
      <w:marBottom w:val="0"/>
      <w:divBdr>
        <w:top w:val="none" w:sz="0" w:space="0" w:color="auto"/>
        <w:left w:val="none" w:sz="0" w:space="0" w:color="auto"/>
        <w:bottom w:val="none" w:sz="0" w:space="0" w:color="auto"/>
        <w:right w:val="none" w:sz="0" w:space="0" w:color="auto"/>
      </w:divBdr>
    </w:div>
    <w:div w:id="864291047">
      <w:marLeft w:val="640"/>
      <w:marRight w:val="0"/>
      <w:marTop w:val="0"/>
      <w:marBottom w:val="0"/>
      <w:divBdr>
        <w:top w:val="none" w:sz="0" w:space="0" w:color="auto"/>
        <w:left w:val="none" w:sz="0" w:space="0" w:color="auto"/>
        <w:bottom w:val="none" w:sz="0" w:space="0" w:color="auto"/>
        <w:right w:val="none" w:sz="0" w:space="0" w:color="auto"/>
      </w:divBdr>
    </w:div>
    <w:div w:id="868376378">
      <w:marLeft w:val="640"/>
      <w:marRight w:val="0"/>
      <w:marTop w:val="0"/>
      <w:marBottom w:val="0"/>
      <w:divBdr>
        <w:top w:val="none" w:sz="0" w:space="0" w:color="auto"/>
        <w:left w:val="none" w:sz="0" w:space="0" w:color="auto"/>
        <w:bottom w:val="none" w:sz="0" w:space="0" w:color="auto"/>
        <w:right w:val="none" w:sz="0" w:space="0" w:color="auto"/>
      </w:divBdr>
    </w:div>
    <w:div w:id="868446642">
      <w:marLeft w:val="640"/>
      <w:marRight w:val="0"/>
      <w:marTop w:val="0"/>
      <w:marBottom w:val="0"/>
      <w:divBdr>
        <w:top w:val="none" w:sz="0" w:space="0" w:color="auto"/>
        <w:left w:val="none" w:sz="0" w:space="0" w:color="auto"/>
        <w:bottom w:val="none" w:sz="0" w:space="0" w:color="auto"/>
        <w:right w:val="none" w:sz="0" w:space="0" w:color="auto"/>
      </w:divBdr>
    </w:div>
    <w:div w:id="871846398">
      <w:marLeft w:val="640"/>
      <w:marRight w:val="0"/>
      <w:marTop w:val="0"/>
      <w:marBottom w:val="0"/>
      <w:divBdr>
        <w:top w:val="none" w:sz="0" w:space="0" w:color="auto"/>
        <w:left w:val="none" w:sz="0" w:space="0" w:color="auto"/>
        <w:bottom w:val="none" w:sz="0" w:space="0" w:color="auto"/>
        <w:right w:val="none" w:sz="0" w:space="0" w:color="auto"/>
      </w:divBdr>
    </w:div>
    <w:div w:id="872159733">
      <w:marLeft w:val="640"/>
      <w:marRight w:val="0"/>
      <w:marTop w:val="0"/>
      <w:marBottom w:val="0"/>
      <w:divBdr>
        <w:top w:val="none" w:sz="0" w:space="0" w:color="auto"/>
        <w:left w:val="none" w:sz="0" w:space="0" w:color="auto"/>
        <w:bottom w:val="none" w:sz="0" w:space="0" w:color="auto"/>
        <w:right w:val="none" w:sz="0" w:space="0" w:color="auto"/>
      </w:divBdr>
    </w:div>
    <w:div w:id="876282603">
      <w:marLeft w:val="640"/>
      <w:marRight w:val="0"/>
      <w:marTop w:val="0"/>
      <w:marBottom w:val="0"/>
      <w:divBdr>
        <w:top w:val="none" w:sz="0" w:space="0" w:color="auto"/>
        <w:left w:val="none" w:sz="0" w:space="0" w:color="auto"/>
        <w:bottom w:val="none" w:sz="0" w:space="0" w:color="auto"/>
        <w:right w:val="none" w:sz="0" w:space="0" w:color="auto"/>
      </w:divBdr>
    </w:div>
    <w:div w:id="879974928">
      <w:marLeft w:val="640"/>
      <w:marRight w:val="0"/>
      <w:marTop w:val="0"/>
      <w:marBottom w:val="0"/>
      <w:divBdr>
        <w:top w:val="none" w:sz="0" w:space="0" w:color="auto"/>
        <w:left w:val="none" w:sz="0" w:space="0" w:color="auto"/>
        <w:bottom w:val="none" w:sz="0" w:space="0" w:color="auto"/>
        <w:right w:val="none" w:sz="0" w:space="0" w:color="auto"/>
      </w:divBdr>
    </w:div>
    <w:div w:id="880095070">
      <w:marLeft w:val="640"/>
      <w:marRight w:val="0"/>
      <w:marTop w:val="0"/>
      <w:marBottom w:val="0"/>
      <w:divBdr>
        <w:top w:val="none" w:sz="0" w:space="0" w:color="auto"/>
        <w:left w:val="none" w:sz="0" w:space="0" w:color="auto"/>
        <w:bottom w:val="none" w:sz="0" w:space="0" w:color="auto"/>
        <w:right w:val="none" w:sz="0" w:space="0" w:color="auto"/>
      </w:divBdr>
    </w:div>
    <w:div w:id="880288933">
      <w:marLeft w:val="640"/>
      <w:marRight w:val="0"/>
      <w:marTop w:val="0"/>
      <w:marBottom w:val="0"/>
      <w:divBdr>
        <w:top w:val="none" w:sz="0" w:space="0" w:color="auto"/>
        <w:left w:val="none" w:sz="0" w:space="0" w:color="auto"/>
        <w:bottom w:val="none" w:sz="0" w:space="0" w:color="auto"/>
        <w:right w:val="none" w:sz="0" w:space="0" w:color="auto"/>
      </w:divBdr>
    </w:div>
    <w:div w:id="880555346">
      <w:marLeft w:val="640"/>
      <w:marRight w:val="0"/>
      <w:marTop w:val="0"/>
      <w:marBottom w:val="0"/>
      <w:divBdr>
        <w:top w:val="none" w:sz="0" w:space="0" w:color="auto"/>
        <w:left w:val="none" w:sz="0" w:space="0" w:color="auto"/>
        <w:bottom w:val="none" w:sz="0" w:space="0" w:color="auto"/>
        <w:right w:val="none" w:sz="0" w:space="0" w:color="auto"/>
      </w:divBdr>
    </w:div>
    <w:div w:id="881406932">
      <w:marLeft w:val="640"/>
      <w:marRight w:val="0"/>
      <w:marTop w:val="0"/>
      <w:marBottom w:val="0"/>
      <w:divBdr>
        <w:top w:val="none" w:sz="0" w:space="0" w:color="auto"/>
        <w:left w:val="none" w:sz="0" w:space="0" w:color="auto"/>
        <w:bottom w:val="none" w:sz="0" w:space="0" w:color="auto"/>
        <w:right w:val="none" w:sz="0" w:space="0" w:color="auto"/>
      </w:divBdr>
    </w:div>
    <w:div w:id="883833651">
      <w:marLeft w:val="640"/>
      <w:marRight w:val="0"/>
      <w:marTop w:val="0"/>
      <w:marBottom w:val="0"/>
      <w:divBdr>
        <w:top w:val="none" w:sz="0" w:space="0" w:color="auto"/>
        <w:left w:val="none" w:sz="0" w:space="0" w:color="auto"/>
        <w:bottom w:val="none" w:sz="0" w:space="0" w:color="auto"/>
        <w:right w:val="none" w:sz="0" w:space="0" w:color="auto"/>
      </w:divBdr>
    </w:div>
    <w:div w:id="884567214">
      <w:marLeft w:val="640"/>
      <w:marRight w:val="0"/>
      <w:marTop w:val="0"/>
      <w:marBottom w:val="0"/>
      <w:divBdr>
        <w:top w:val="none" w:sz="0" w:space="0" w:color="auto"/>
        <w:left w:val="none" w:sz="0" w:space="0" w:color="auto"/>
        <w:bottom w:val="none" w:sz="0" w:space="0" w:color="auto"/>
        <w:right w:val="none" w:sz="0" w:space="0" w:color="auto"/>
      </w:divBdr>
    </w:div>
    <w:div w:id="887037687">
      <w:marLeft w:val="640"/>
      <w:marRight w:val="0"/>
      <w:marTop w:val="0"/>
      <w:marBottom w:val="0"/>
      <w:divBdr>
        <w:top w:val="none" w:sz="0" w:space="0" w:color="auto"/>
        <w:left w:val="none" w:sz="0" w:space="0" w:color="auto"/>
        <w:bottom w:val="none" w:sz="0" w:space="0" w:color="auto"/>
        <w:right w:val="none" w:sz="0" w:space="0" w:color="auto"/>
      </w:divBdr>
    </w:div>
    <w:div w:id="889144961">
      <w:marLeft w:val="640"/>
      <w:marRight w:val="0"/>
      <w:marTop w:val="0"/>
      <w:marBottom w:val="0"/>
      <w:divBdr>
        <w:top w:val="none" w:sz="0" w:space="0" w:color="auto"/>
        <w:left w:val="none" w:sz="0" w:space="0" w:color="auto"/>
        <w:bottom w:val="none" w:sz="0" w:space="0" w:color="auto"/>
        <w:right w:val="none" w:sz="0" w:space="0" w:color="auto"/>
      </w:divBdr>
    </w:div>
    <w:div w:id="889264748">
      <w:marLeft w:val="640"/>
      <w:marRight w:val="0"/>
      <w:marTop w:val="0"/>
      <w:marBottom w:val="0"/>
      <w:divBdr>
        <w:top w:val="none" w:sz="0" w:space="0" w:color="auto"/>
        <w:left w:val="none" w:sz="0" w:space="0" w:color="auto"/>
        <w:bottom w:val="none" w:sz="0" w:space="0" w:color="auto"/>
        <w:right w:val="none" w:sz="0" w:space="0" w:color="auto"/>
      </w:divBdr>
    </w:div>
    <w:div w:id="890308675">
      <w:marLeft w:val="640"/>
      <w:marRight w:val="0"/>
      <w:marTop w:val="0"/>
      <w:marBottom w:val="0"/>
      <w:divBdr>
        <w:top w:val="none" w:sz="0" w:space="0" w:color="auto"/>
        <w:left w:val="none" w:sz="0" w:space="0" w:color="auto"/>
        <w:bottom w:val="none" w:sz="0" w:space="0" w:color="auto"/>
        <w:right w:val="none" w:sz="0" w:space="0" w:color="auto"/>
      </w:divBdr>
    </w:div>
    <w:div w:id="890850354">
      <w:marLeft w:val="640"/>
      <w:marRight w:val="0"/>
      <w:marTop w:val="0"/>
      <w:marBottom w:val="0"/>
      <w:divBdr>
        <w:top w:val="none" w:sz="0" w:space="0" w:color="auto"/>
        <w:left w:val="none" w:sz="0" w:space="0" w:color="auto"/>
        <w:bottom w:val="none" w:sz="0" w:space="0" w:color="auto"/>
        <w:right w:val="none" w:sz="0" w:space="0" w:color="auto"/>
      </w:divBdr>
    </w:div>
    <w:div w:id="894705732">
      <w:marLeft w:val="640"/>
      <w:marRight w:val="0"/>
      <w:marTop w:val="0"/>
      <w:marBottom w:val="0"/>
      <w:divBdr>
        <w:top w:val="none" w:sz="0" w:space="0" w:color="auto"/>
        <w:left w:val="none" w:sz="0" w:space="0" w:color="auto"/>
        <w:bottom w:val="none" w:sz="0" w:space="0" w:color="auto"/>
        <w:right w:val="none" w:sz="0" w:space="0" w:color="auto"/>
      </w:divBdr>
    </w:div>
    <w:div w:id="894778035">
      <w:marLeft w:val="640"/>
      <w:marRight w:val="0"/>
      <w:marTop w:val="0"/>
      <w:marBottom w:val="0"/>
      <w:divBdr>
        <w:top w:val="none" w:sz="0" w:space="0" w:color="auto"/>
        <w:left w:val="none" w:sz="0" w:space="0" w:color="auto"/>
        <w:bottom w:val="none" w:sz="0" w:space="0" w:color="auto"/>
        <w:right w:val="none" w:sz="0" w:space="0" w:color="auto"/>
      </w:divBdr>
    </w:div>
    <w:div w:id="896161950">
      <w:marLeft w:val="640"/>
      <w:marRight w:val="0"/>
      <w:marTop w:val="0"/>
      <w:marBottom w:val="0"/>
      <w:divBdr>
        <w:top w:val="none" w:sz="0" w:space="0" w:color="auto"/>
        <w:left w:val="none" w:sz="0" w:space="0" w:color="auto"/>
        <w:bottom w:val="none" w:sz="0" w:space="0" w:color="auto"/>
        <w:right w:val="none" w:sz="0" w:space="0" w:color="auto"/>
      </w:divBdr>
    </w:div>
    <w:div w:id="896551227">
      <w:marLeft w:val="640"/>
      <w:marRight w:val="0"/>
      <w:marTop w:val="0"/>
      <w:marBottom w:val="0"/>
      <w:divBdr>
        <w:top w:val="none" w:sz="0" w:space="0" w:color="auto"/>
        <w:left w:val="none" w:sz="0" w:space="0" w:color="auto"/>
        <w:bottom w:val="none" w:sz="0" w:space="0" w:color="auto"/>
        <w:right w:val="none" w:sz="0" w:space="0" w:color="auto"/>
      </w:divBdr>
    </w:div>
    <w:div w:id="896941155">
      <w:marLeft w:val="640"/>
      <w:marRight w:val="0"/>
      <w:marTop w:val="0"/>
      <w:marBottom w:val="0"/>
      <w:divBdr>
        <w:top w:val="none" w:sz="0" w:space="0" w:color="auto"/>
        <w:left w:val="none" w:sz="0" w:space="0" w:color="auto"/>
        <w:bottom w:val="none" w:sz="0" w:space="0" w:color="auto"/>
        <w:right w:val="none" w:sz="0" w:space="0" w:color="auto"/>
      </w:divBdr>
    </w:div>
    <w:div w:id="900942281">
      <w:marLeft w:val="640"/>
      <w:marRight w:val="0"/>
      <w:marTop w:val="0"/>
      <w:marBottom w:val="0"/>
      <w:divBdr>
        <w:top w:val="none" w:sz="0" w:space="0" w:color="auto"/>
        <w:left w:val="none" w:sz="0" w:space="0" w:color="auto"/>
        <w:bottom w:val="none" w:sz="0" w:space="0" w:color="auto"/>
        <w:right w:val="none" w:sz="0" w:space="0" w:color="auto"/>
      </w:divBdr>
    </w:div>
    <w:div w:id="901599109">
      <w:marLeft w:val="640"/>
      <w:marRight w:val="0"/>
      <w:marTop w:val="0"/>
      <w:marBottom w:val="0"/>
      <w:divBdr>
        <w:top w:val="none" w:sz="0" w:space="0" w:color="auto"/>
        <w:left w:val="none" w:sz="0" w:space="0" w:color="auto"/>
        <w:bottom w:val="none" w:sz="0" w:space="0" w:color="auto"/>
        <w:right w:val="none" w:sz="0" w:space="0" w:color="auto"/>
      </w:divBdr>
    </w:div>
    <w:div w:id="902453146">
      <w:marLeft w:val="640"/>
      <w:marRight w:val="0"/>
      <w:marTop w:val="0"/>
      <w:marBottom w:val="0"/>
      <w:divBdr>
        <w:top w:val="none" w:sz="0" w:space="0" w:color="auto"/>
        <w:left w:val="none" w:sz="0" w:space="0" w:color="auto"/>
        <w:bottom w:val="none" w:sz="0" w:space="0" w:color="auto"/>
        <w:right w:val="none" w:sz="0" w:space="0" w:color="auto"/>
      </w:divBdr>
    </w:div>
    <w:div w:id="904534096">
      <w:marLeft w:val="640"/>
      <w:marRight w:val="0"/>
      <w:marTop w:val="0"/>
      <w:marBottom w:val="0"/>
      <w:divBdr>
        <w:top w:val="none" w:sz="0" w:space="0" w:color="auto"/>
        <w:left w:val="none" w:sz="0" w:space="0" w:color="auto"/>
        <w:bottom w:val="none" w:sz="0" w:space="0" w:color="auto"/>
        <w:right w:val="none" w:sz="0" w:space="0" w:color="auto"/>
      </w:divBdr>
    </w:div>
    <w:div w:id="907614569">
      <w:marLeft w:val="640"/>
      <w:marRight w:val="0"/>
      <w:marTop w:val="0"/>
      <w:marBottom w:val="0"/>
      <w:divBdr>
        <w:top w:val="none" w:sz="0" w:space="0" w:color="auto"/>
        <w:left w:val="none" w:sz="0" w:space="0" w:color="auto"/>
        <w:bottom w:val="none" w:sz="0" w:space="0" w:color="auto"/>
        <w:right w:val="none" w:sz="0" w:space="0" w:color="auto"/>
      </w:divBdr>
    </w:div>
    <w:div w:id="908344653">
      <w:marLeft w:val="640"/>
      <w:marRight w:val="0"/>
      <w:marTop w:val="0"/>
      <w:marBottom w:val="0"/>
      <w:divBdr>
        <w:top w:val="none" w:sz="0" w:space="0" w:color="auto"/>
        <w:left w:val="none" w:sz="0" w:space="0" w:color="auto"/>
        <w:bottom w:val="none" w:sz="0" w:space="0" w:color="auto"/>
        <w:right w:val="none" w:sz="0" w:space="0" w:color="auto"/>
      </w:divBdr>
    </w:div>
    <w:div w:id="910509285">
      <w:marLeft w:val="640"/>
      <w:marRight w:val="0"/>
      <w:marTop w:val="0"/>
      <w:marBottom w:val="0"/>
      <w:divBdr>
        <w:top w:val="none" w:sz="0" w:space="0" w:color="auto"/>
        <w:left w:val="none" w:sz="0" w:space="0" w:color="auto"/>
        <w:bottom w:val="none" w:sz="0" w:space="0" w:color="auto"/>
        <w:right w:val="none" w:sz="0" w:space="0" w:color="auto"/>
      </w:divBdr>
    </w:div>
    <w:div w:id="910777278">
      <w:marLeft w:val="640"/>
      <w:marRight w:val="0"/>
      <w:marTop w:val="0"/>
      <w:marBottom w:val="0"/>
      <w:divBdr>
        <w:top w:val="none" w:sz="0" w:space="0" w:color="auto"/>
        <w:left w:val="none" w:sz="0" w:space="0" w:color="auto"/>
        <w:bottom w:val="none" w:sz="0" w:space="0" w:color="auto"/>
        <w:right w:val="none" w:sz="0" w:space="0" w:color="auto"/>
      </w:divBdr>
    </w:div>
    <w:div w:id="911045451">
      <w:marLeft w:val="640"/>
      <w:marRight w:val="0"/>
      <w:marTop w:val="0"/>
      <w:marBottom w:val="0"/>
      <w:divBdr>
        <w:top w:val="none" w:sz="0" w:space="0" w:color="auto"/>
        <w:left w:val="none" w:sz="0" w:space="0" w:color="auto"/>
        <w:bottom w:val="none" w:sz="0" w:space="0" w:color="auto"/>
        <w:right w:val="none" w:sz="0" w:space="0" w:color="auto"/>
      </w:divBdr>
    </w:div>
    <w:div w:id="911503116">
      <w:marLeft w:val="640"/>
      <w:marRight w:val="0"/>
      <w:marTop w:val="0"/>
      <w:marBottom w:val="0"/>
      <w:divBdr>
        <w:top w:val="none" w:sz="0" w:space="0" w:color="auto"/>
        <w:left w:val="none" w:sz="0" w:space="0" w:color="auto"/>
        <w:bottom w:val="none" w:sz="0" w:space="0" w:color="auto"/>
        <w:right w:val="none" w:sz="0" w:space="0" w:color="auto"/>
      </w:divBdr>
    </w:div>
    <w:div w:id="912858025">
      <w:marLeft w:val="640"/>
      <w:marRight w:val="0"/>
      <w:marTop w:val="0"/>
      <w:marBottom w:val="0"/>
      <w:divBdr>
        <w:top w:val="none" w:sz="0" w:space="0" w:color="auto"/>
        <w:left w:val="none" w:sz="0" w:space="0" w:color="auto"/>
        <w:bottom w:val="none" w:sz="0" w:space="0" w:color="auto"/>
        <w:right w:val="none" w:sz="0" w:space="0" w:color="auto"/>
      </w:divBdr>
    </w:div>
    <w:div w:id="913047728">
      <w:marLeft w:val="640"/>
      <w:marRight w:val="0"/>
      <w:marTop w:val="0"/>
      <w:marBottom w:val="0"/>
      <w:divBdr>
        <w:top w:val="none" w:sz="0" w:space="0" w:color="auto"/>
        <w:left w:val="none" w:sz="0" w:space="0" w:color="auto"/>
        <w:bottom w:val="none" w:sz="0" w:space="0" w:color="auto"/>
        <w:right w:val="none" w:sz="0" w:space="0" w:color="auto"/>
      </w:divBdr>
    </w:div>
    <w:div w:id="914048198">
      <w:marLeft w:val="640"/>
      <w:marRight w:val="0"/>
      <w:marTop w:val="0"/>
      <w:marBottom w:val="0"/>
      <w:divBdr>
        <w:top w:val="none" w:sz="0" w:space="0" w:color="auto"/>
        <w:left w:val="none" w:sz="0" w:space="0" w:color="auto"/>
        <w:bottom w:val="none" w:sz="0" w:space="0" w:color="auto"/>
        <w:right w:val="none" w:sz="0" w:space="0" w:color="auto"/>
      </w:divBdr>
    </w:div>
    <w:div w:id="915556128">
      <w:marLeft w:val="640"/>
      <w:marRight w:val="0"/>
      <w:marTop w:val="0"/>
      <w:marBottom w:val="0"/>
      <w:divBdr>
        <w:top w:val="none" w:sz="0" w:space="0" w:color="auto"/>
        <w:left w:val="none" w:sz="0" w:space="0" w:color="auto"/>
        <w:bottom w:val="none" w:sz="0" w:space="0" w:color="auto"/>
        <w:right w:val="none" w:sz="0" w:space="0" w:color="auto"/>
      </w:divBdr>
    </w:div>
    <w:div w:id="915866602">
      <w:marLeft w:val="640"/>
      <w:marRight w:val="0"/>
      <w:marTop w:val="0"/>
      <w:marBottom w:val="0"/>
      <w:divBdr>
        <w:top w:val="none" w:sz="0" w:space="0" w:color="auto"/>
        <w:left w:val="none" w:sz="0" w:space="0" w:color="auto"/>
        <w:bottom w:val="none" w:sz="0" w:space="0" w:color="auto"/>
        <w:right w:val="none" w:sz="0" w:space="0" w:color="auto"/>
      </w:divBdr>
    </w:div>
    <w:div w:id="916750304">
      <w:marLeft w:val="640"/>
      <w:marRight w:val="0"/>
      <w:marTop w:val="0"/>
      <w:marBottom w:val="0"/>
      <w:divBdr>
        <w:top w:val="none" w:sz="0" w:space="0" w:color="auto"/>
        <w:left w:val="none" w:sz="0" w:space="0" w:color="auto"/>
        <w:bottom w:val="none" w:sz="0" w:space="0" w:color="auto"/>
        <w:right w:val="none" w:sz="0" w:space="0" w:color="auto"/>
      </w:divBdr>
    </w:div>
    <w:div w:id="917985877">
      <w:marLeft w:val="640"/>
      <w:marRight w:val="0"/>
      <w:marTop w:val="0"/>
      <w:marBottom w:val="0"/>
      <w:divBdr>
        <w:top w:val="none" w:sz="0" w:space="0" w:color="auto"/>
        <w:left w:val="none" w:sz="0" w:space="0" w:color="auto"/>
        <w:bottom w:val="none" w:sz="0" w:space="0" w:color="auto"/>
        <w:right w:val="none" w:sz="0" w:space="0" w:color="auto"/>
      </w:divBdr>
    </w:div>
    <w:div w:id="920483981">
      <w:marLeft w:val="640"/>
      <w:marRight w:val="0"/>
      <w:marTop w:val="0"/>
      <w:marBottom w:val="0"/>
      <w:divBdr>
        <w:top w:val="none" w:sz="0" w:space="0" w:color="auto"/>
        <w:left w:val="none" w:sz="0" w:space="0" w:color="auto"/>
        <w:bottom w:val="none" w:sz="0" w:space="0" w:color="auto"/>
        <w:right w:val="none" w:sz="0" w:space="0" w:color="auto"/>
      </w:divBdr>
    </w:div>
    <w:div w:id="921141157">
      <w:marLeft w:val="640"/>
      <w:marRight w:val="0"/>
      <w:marTop w:val="0"/>
      <w:marBottom w:val="0"/>
      <w:divBdr>
        <w:top w:val="none" w:sz="0" w:space="0" w:color="auto"/>
        <w:left w:val="none" w:sz="0" w:space="0" w:color="auto"/>
        <w:bottom w:val="none" w:sz="0" w:space="0" w:color="auto"/>
        <w:right w:val="none" w:sz="0" w:space="0" w:color="auto"/>
      </w:divBdr>
    </w:div>
    <w:div w:id="921448391">
      <w:marLeft w:val="640"/>
      <w:marRight w:val="0"/>
      <w:marTop w:val="0"/>
      <w:marBottom w:val="0"/>
      <w:divBdr>
        <w:top w:val="none" w:sz="0" w:space="0" w:color="auto"/>
        <w:left w:val="none" w:sz="0" w:space="0" w:color="auto"/>
        <w:bottom w:val="none" w:sz="0" w:space="0" w:color="auto"/>
        <w:right w:val="none" w:sz="0" w:space="0" w:color="auto"/>
      </w:divBdr>
    </w:div>
    <w:div w:id="926502398">
      <w:marLeft w:val="640"/>
      <w:marRight w:val="0"/>
      <w:marTop w:val="0"/>
      <w:marBottom w:val="0"/>
      <w:divBdr>
        <w:top w:val="none" w:sz="0" w:space="0" w:color="auto"/>
        <w:left w:val="none" w:sz="0" w:space="0" w:color="auto"/>
        <w:bottom w:val="none" w:sz="0" w:space="0" w:color="auto"/>
        <w:right w:val="none" w:sz="0" w:space="0" w:color="auto"/>
      </w:divBdr>
    </w:div>
    <w:div w:id="926692829">
      <w:marLeft w:val="640"/>
      <w:marRight w:val="0"/>
      <w:marTop w:val="0"/>
      <w:marBottom w:val="0"/>
      <w:divBdr>
        <w:top w:val="none" w:sz="0" w:space="0" w:color="auto"/>
        <w:left w:val="none" w:sz="0" w:space="0" w:color="auto"/>
        <w:bottom w:val="none" w:sz="0" w:space="0" w:color="auto"/>
        <w:right w:val="none" w:sz="0" w:space="0" w:color="auto"/>
      </w:divBdr>
    </w:div>
    <w:div w:id="927082056">
      <w:marLeft w:val="640"/>
      <w:marRight w:val="0"/>
      <w:marTop w:val="0"/>
      <w:marBottom w:val="0"/>
      <w:divBdr>
        <w:top w:val="none" w:sz="0" w:space="0" w:color="auto"/>
        <w:left w:val="none" w:sz="0" w:space="0" w:color="auto"/>
        <w:bottom w:val="none" w:sz="0" w:space="0" w:color="auto"/>
        <w:right w:val="none" w:sz="0" w:space="0" w:color="auto"/>
      </w:divBdr>
    </w:div>
    <w:div w:id="928197980">
      <w:marLeft w:val="640"/>
      <w:marRight w:val="0"/>
      <w:marTop w:val="0"/>
      <w:marBottom w:val="0"/>
      <w:divBdr>
        <w:top w:val="none" w:sz="0" w:space="0" w:color="auto"/>
        <w:left w:val="none" w:sz="0" w:space="0" w:color="auto"/>
        <w:bottom w:val="none" w:sz="0" w:space="0" w:color="auto"/>
        <w:right w:val="none" w:sz="0" w:space="0" w:color="auto"/>
      </w:divBdr>
    </w:div>
    <w:div w:id="928543535">
      <w:marLeft w:val="640"/>
      <w:marRight w:val="0"/>
      <w:marTop w:val="0"/>
      <w:marBottom w:val="0"/>
      <w:divBdr>
        <w:top w:val="none" w:sz="0" w:space="0" w:color="auto"/>
        <w:left w:val="none" w:sz="0" w:space="0" w:color="auto"/>
        <w:bottom w:val="none" w:sz="0" w:space="0" w:color="auto"/>
        <w:right w:val="none" w:sz="0" w:space="0" w:color="auto"/>
      </w:divBdr>
    </w:div>
    <w:div w:id="931082886">
      <w:marLeft w:val="640"/>
      <w:marRight w:val="0"/>
      <w:marTop w:val="0"/>
      <w:marBottom w:val="0"/>
      <w:divBdr>
        <w:top w:val="none" w:sz="0" w:space="0" w:color="auto"/>
        <w:left w:val="none" w:sz="0" w:space="0" w:color="auto"/>
        <w:bottom w:val="none" w:sz="0" w:space="0" w:color="auto"/>
        <w:right w:val="none" w:sz="0" w:space="0" w:color="auto"/>
      </w:divBdr>
    </w:div>
    <w:div w:id="932279007">
      <w:marLeft w:val="640"/>
      <w:marRight w:val="0"/>
      <w:marTop w:val="0"/>
      <w:marBottom w:val="0"/>
      <w:divBdr>
        <w:top w:val="none" w:sz="0" w:space="0" w:color="auto"/>
        <w:left w:val="none" w:sz="0" w:space="0" w:color="auto"/>
        <w:bottom w:val="none" w:sz="0" w:space="0" w:color="auto"/>
        <w:right w:val="none" w:sz="0" w:space="0" w:color="auto"/>
      </w:divBdr>
    </w:div>
    <w:div w:id="932470027">
      <w:marLeft w:val="640"/>
      <w:marRight w:val="0"/>
      <w:marTop w:val="0"/>
      <w:marBottom w:val="0"/>
      <w:divBdr>
        <w:top w:val="none" w:sz="0" w:space="0" w:color="auto"/>
        <w:left w:val="none" w:sz="0" w:space="0" w:color="auto"/>
        <w:bottom w:val="none" w:sz="0" w:space="0" w:color="auto"/>
        <w:right w:val="none" w:sz="0" w:space="0" w:color="auto"/>
      </w:divBdr>
    </w:div>
    <w:div w:id="935482244">
      <w:marLeft w:val="640"/>
      <w:marRight w:val="0"/>
      <w:marTop w:val="0"/>
      <w:marBottom w:val="0"/>
      <w:divBdr>
        <w:top w:val="none" w:sz="0" w:space="0" w:color="auto"/>
        <w:left w:val="none" w:sz="0" w:space="0" w:color="auto"/>
        <w:bottom w:val="none" w:sz="0" w:space="0" w:color="auto"/>
        <w:right w:val="none" w:sz="0" w:space="0" w:color="auto"/>
      </w:divBdr>
    </w:div>
    <w:div w:id="935670053">
      <w:marLeft w:val="640"/>
      <w:marRight w:val="0"/>
      <w:marTop w:val="0"/>
      <w:marBottom w:val="0"/>
      <w:divBdr>
        <w:top w:val="none" w:sz="0" w:space="0" w:color="auto"/>
        <w:left w:val="none" w:sz="0" w:space="0" w:color="auto"/>
        <w:bottom w:val="none" w:sz="0" w:space="0" w:color="auto"/>
        <w:right w:val="none" w:sz="0" w:space="0" w:color="auto"/>
      </w:divBdr>
    </w:div>
    <w:div w:id="936794094">
      <w:marLeft w:val="640"/>
      <w:marRight w:val="0"/>
      <w:marTop w:val="0"/>
      <w:marBottom w:val="0"/>
      <w:divBdr>
        <w:top w:val="none" w:sz="0" w:space="0" w:color="auto"/>
        <w:left w:val="none" w:sz="0" w:space="0" w:color="auto"/>
        <w:bottom w:val="none" w:sz="0" w:space="0" w:color="auto"/>
        <w:right w:val="none" w:sz="0" w:space="0" w:color="auto"/>
      </w:divBdr>
    </w:div>
    <w:div w:id="937367580">
      <w:marLeft w:val="640"/>
      <w:marRight w:val="0"/>
      <w:marTop w:val="0"/>
      <w:marBottom w:val="0"/>
      <w:divBdr>
        <w:top w:val="none" w:sz="0" w:space="0" w:color="auto"/>
        <w:left w:val="none" w:sz="0" w:space="0" w:color="auto"/>
        <w:bottom w:val="none" w:sz="0" w:space="0" w:color="auto"/>
        <w:right w:val="none" w:sz="0" w:space="0" w:color="auto"/>
      </w:divBdr>
    </w:div>
    <w:div w:id="937373881">
      <w:marLeft w:val="640"/>
      <w:marRight w:val="0"/>
      <w:marTop w:val="0"/>
      <w:marBottom w:val="0"/>
      <w:divBdr>
        <w:top w:val="none" w:sz="0" w:space="0" w:color="auto"/>
        <w:left w:val="none" w:sz="0" w:space="0" w:color="auto"/>
        <w:bottom w:val="none" w:sz="0" w:space="0" w:color="auto"/>
        <w:right w:val="none" w:sz="0" w:space="0" w:color="auto"/>
      </w:divBdr>
    </w:div>
    <w:div w:id="937833487">
      <w:marLeft w:val="640"/>
      <w:marRight w:val="0"/>
      <w:marTop w:val="0"/>
      <w:marBottom w:val="0"/>
      <w:divBdr>
        <w:top w:val="none" w:sz="0" w:space="0" w:color="auto"/>
        <w:left w:val="none" w:sz="0" w:space="0" w:color="auto"/>
        <w:bottom w:val="none" w:sz="0" w:space="0" w:color="auto"/>
        <w:right w:val="none" w:sz="0" w:space="0" w:color="auto"/>
      </w:divBdr>
    </w:div>
    <w:div w:id="938486292">
      <w:marLeft w:val="640"/>
      <w:marRight w:val="0"/>
      <w:marTop w:val="0"/>
      <w:marBottom w:val="0"/>
      <w:divBdr>
        <w:top w:val="none" w:sz="0" w:space="0" w:color="auto"/>
        <w:left w:val="none" w:sz="0" w:space="0" w:color="auto"/>
        <w:bottom w:val="none" w:sz="0" w:space="0" w:color="auto"/>
        <w:right w:val="none" w:sz="0" w:space="0" w:color="auto"/>
      </w:divBdr>
    </w:div>
    <w:div w:id="940071943">
      <w:marLeft w:val="640"/>
      <w:marRight w:val="0"/>
      <w:marTop w:val="0"/>
      <w:marBottom w:val="0"/>
      <w:divBdr>
        <w:top w:val="none" w:sz="0" w:space="0" w:color="auto"/>
        <w:left w:val="none" w:sz="0" w:space="0" w:color="auto"/>
        <w:bottom w:val="none" w:sz="0" w:space="0" w:color="auto"/>
        <w:right w:val="none" w:sz="0" w:space="0" w:color="auto"/>
      </w:divBdr>
    </w:div>
    <w:div w:id="940724354">
      <w:marLeft w:val="640"/>
      <w:marRight w:val="0"/>
      <w:marTop w:val="0"/>
      <w:marBottom w:val="0"/>
      <w:divBdr>
        <w:top w:val="none" w:sz="0" w:space="0" w:color="auto"/>
        <w:left w:val="none" w:sz="0" w:space="0" w:color="auto"/>
        <w:bottom w:val="none" w:sz="0" w:space="0" w:color="auto"/>
        <w:right w:val="none" w:sz="0" w:space="0" w:color="auto"/>
      </w:divBdr>
    </w:div>
    <w:div w:id="942032838">
      <w:marLeft w:val="640"/>
      <w:marRight w:val="0"/>
      <w:marTop w:val="0"/>
      <w:marBottom w:val="0"/>
      <w:divBdr>
        <w:top w:val="none" w:sz="0" w:space="0" w:color="auto"/>
        <w:left w:val="none" w:sz="0" w:space="0" w:color="auto"/>
        <w:bottom w:val="none" w:sz="0" w:space="0" w:color="auto"/>
        <w:right w:val="none" w:sz="0" w:space="0" w:color="auto"/>
      </w:divBdr>
    </w:div>
    <w:div w:id="942496720">
      <w:marLeft w:val="640"/>
      <w:marRight w:val="0"/>
      <w:marTop w:val="0"/>
      <w:marBottom w:val="0"/>
      <w:divBdr>
        <w:top w:val="none" w:sz="0" w:space="0" w:color="auto"/>
        <w:left w:val="none" w:sz="0" w:space="0" w:color="auto"/>
        <w:bottom w:val="none" w:sz="0" w:space="0" w:color="auto"/>
        <w:right w:val="none" w:sz="0" w:space="0" w:color="auto"/>
      </w:divBdr>
    </w:div>
    <w:div w:id="945577879">
      <w:marLeft w:val="640"/>
      <w:marRight w:val="0"/>
      <w:marTop w:val="0"/>
      <w:marBottom w:val="0"/>
      <w:divBdr>
        <w:top w:val="none" w:sz="0" w:space="0" w:color="auto"/>
        <w:left w:val="none" w:sz="0" w:space="0" w:color="auto"/>
        <w:bottom w:val="none" w:sz="0" w:space="0" w:color="auto"/>
        <w:right w:val="none" w:sz="0" w:space="0" w:color="auto"/>
      </w:divBdr>
    </w:div>
    <w:div w:id="948590647">
      <w:marLeft w:val="640"/>
      <w:marRight w:val="0"/>
      <w:marTop w:val="0"/>
      <w:marBottom w:val="0"/>
      <w:divBdr>
        <w:top w:val="none" w:sz="0" w:space="0" w:color="auto"/>
        <w:left w:val="none" w:sz="0" w:space="0" w:color="auto"/>
        <w:bottom w:val="none" w:sz="0" w:space="0" w:color="auto"/>
        <w:right w:val="none" w:sz="0" w:space="0" w:color="auto"/>
      </w:divBdr>
    </w:div>
    <w:div w:id="951325915">
      <w:marLeft w:val="640"/>
      <w:marRight w:val="0"/>
      <w:marTop w:val="0"/>
      <w:marBottom w:val="0"/>
      <w:divBdr>
        <w:top w:val="none" w:sz="0" w:space="0" w:color="auto"/>
        <w:left w:val="none" w:sz="0" w:space="0" w:color="auto"/>
        <w:bottom w:val="none" w:sz="0" w:space="0" w:color="auto"/>
        <w:right w:val="none" w:sz="0" w:space="0" w:color="auto"/>
      </w:divBdr>
    </w:div>
    <w:div w:id="951548943">
      <w:marLeft w:val="640"/>
      <w:marRight w:val="0"/>
      <w:marTop w:val="0"/>
      <w:marBottom w:val="0"/>
      <w:divBdr>
        <w:top w:val="none" w:sz="0" w:space="0" w:color="auto"/>
        <w:left w:val="none" w:sz="0" w:space="0" w:color="auto"/>
        <w:bottom w:val="none" w:sz="0" w:space="0" w:color="auto"/>
        <w:right w:val="none" w:sz="0" w:space="0" w:color="auto"/>
      </w:divBdr>
    </w:div>
    <w:div w:id="953558278">
      <w:marLeft w:val="640"/>
      <w:marRight w:val="0"/>
      <w:marTop w:val="0"/>
      <w:marBottom w:val="0"/>
      <w:divBdr>
        <w:top w:val="none" w:sz="0" w:space="0" w:color="auto"/>
        <w:left w:val="none" w:sz="0" w:space="0" w:color="auto"/>
        <w:bottom w:val="none" w:sz="0" w:space="0" w:color="auto"/>
        <w:right w:val="none" w:sz="0" w:space="0" w:color="auto"/>
      </w:divBdr>
    </w:div>
    <w:div w:id="957181794">
      <w:marLeft w:val="640"/>
      <w:marRight w:val="0"/>
      <w:marTop w:val="0"/>
      <w:marBottom w:val="0"/>
      <w:divBdr>
        <w:top w:val="none" w:sz="0" w:space="0" w:color="auto"/>
        <w:left w:val="none" w:sz="0" w:space="0" w:color="auto"/>
        <w:bottom w:val="none" w:sz="0" w:space="0" w:color="auto"/>
        <w:right w:val="none" w:sz="0" w:space="0" w:color="auto"/>
      </w:divBdr>
    </w:div>
    <w:div w:id="957762881">
      <w:marLeft w:val="640"/>
      <w:marRight w:val="0"/>
      <w:marTop w:val="0"/>
      <w:marBottom w:val="0"/>
      <w:divBdr>
        <w:top w:val="none" w:sz="0" w:space="0" w:color="auto"/>
        <w:left w:val="none" w:sz="0" w:space="0" w:color="auto"/>
        <w:bottom w:val="none" w:sz="0" w:space="0" w:color="auto"/>
        <w:right w:val="none" w:sz="0" w:space="0" w:color="auto"/>
      </w:divBdr>
    </w:div>
    <w:div w:id="960502031">
      <w:marLeft w:val="640"/>
      <w:marRight w:val="0"/>
      <w:marTop w:val="0"/>
      <w:marBottom w:val="0"/>
      <w:divBdr>
        <w:top w:val="none" w:sz="0" w:space="0" w:color="auto"/>
        <w:left w:val="none" w:sz="0" w:space="0" w:color="auto"/>
        <w:bottom w:val="none" w:sz="0" w:space="0" w:color="auto"/>
        <w:right w:val="none" w:sz="0" w:space="0" w:color="auto"/>
      </w:divBdr>
    </w:div>
    <w:div w:id="960575583">
      <w:marLeft w:val="640"/>
      <w:marRight w:val="0"/>
      <w:marTop w:val="0"/>
      <w:marBottom w:val="0"/>
      <w:divBdr>
        <w:top w:val="none" w:sz="0" w:space="0" w:color="auto"/>
        <w:left w:val="none" w:sz="0" w:space="0" w:color="auto"/>
        <w:bottom w:val="none" w:sz="0" w:space="0" w:color="auto"/>
        <w:right w:val="none" w:sz="0" w:space="0" w:color="auto"/>
      </w:divBdr>
    </w:div>
    <w:div w:id="961308026">
      <w:marLeft w:val="640"/>
      <w:marRight w:val="0"/>
      <w:marTop w:val="0"/>
      <w:marBottom w:val="0"/>
      <w:divBdr>
        <w:top w:val="none" w:sz="0" w:space="0" w:color="auto"/>
        <w:left w:val="none" w:sz="0" w:space="0" w:color="auto"/>
        <w:bottom w:val="none" w:sz="0" w:space="0" w:color="auto"/>
        <w:right w:val="none" w:sz="0" w:space="0" w:color="auto"/>
      </w:divBdr>
    </w:div>
    <w:div w:id="961573228">
      <w:marLeft w:val="640"/>
      <w:marRight w:val="0"/>
      <w:marTop w:val="0"/>
      <w:marBottom w:val="0"/>
      <w:divBdr>
        <w:top w:val="none" w:sz="0" w:space="0" w:color="auto"/>
        <w:left w:val="none" w:sz="0" w:space="0" w:color="auto"/>
        <w:bottom w:val="none" w:sz="0" w:space="0" w:color="auto"/>
        <w:right w:val="none" w:sz="0" w:space="0" w:color="auto"/>
      </w:divBdr>
    </w:div>
    <w:div w:id="961807715">
      <w:marLeft w:val="640"/>
      <w:marRight w:val="0"/>
      <w:marTop w:val="0"/>
      <w:marBottom w:val="0"/>
      <w:divBdr>
        <w:top w:val="none" w:sz="0" w:space="0" w:color="auto"/>
        <w:left w:val="none" w:sz="0" w:space="0" w:color="auto"/>
        <w:bottom w:val="none" w:sz="0" w:space="0" w:color="auto"/>
        <w:right w:val="none" w:sz="0" w:space="0" w:color="auto"/>
      </w:divBdr>
    </w:div>
    <w:div w:id="964047173">
      <w:marLeft w:val="640"/>
      <w:marRight w:val="0"/>
      <w:marTop w:val="0"/>
      <w:marBottom w:val="0"/>
      <w:divBdr>
        <w:top w:val="none" w:sz="0" w:space="0" w:color="auto"/>
        <w:left w:val="none" w:sz="0" w:space="0" w:color="auto"/>
        <w:bottom w:val="none" w:sz="0" w:space="0" w:color="auto"/>
        <w:right w:val="none" w:sz="0" w:space="0" w:color="auto"/>
      </w:divBdr>
    </w:div>
    <w:div w:id="964777557">
      <w:marLeft w:val="640"/>
      <w:marRight w:val="0"/>
      <w:marTop w:val="0"/>
      <w:marBottom w:val="0"/>
      <w:divBdr>
        <w:top w:val="none" w:sz="0" w:space="0" w:color="auto"/>
        <w:left w:val="none" w:sz="0" w:space="0" w:color="auto"/>
        <w:bottom w:val="none" w:sz="0" w:space="0" w:color="auto"/>
        <w:right w:val="none" w:sz="0" w:space="0" w:color="auto"/>
      </w:divBdr>
    </w:div>
    <w:div w:id="967129688">
      <w:marLeft w:val="640"/>
      <w:marRight w:val="0"/>
      <w:marTop w:val="0"/>
      <w:marBottom w:val="0"/>
      <w:divBdr>
        <w:top w:val="none" w:sz="0" w:space="0" w:color="auto"/>
        <w:left w:val="none" w:sz="0" w:space="0" w:color="auto"/>
        <w:bottom w:val="none" w:sz="0" w:space="0" w:color="auto"/>
        <w:right w:val="none" w:sz="0" w:space="0" w:color="auto"/>
      </w:divBdr>
    </w:div>
    <w:div w:id="968436945">
      <w:marLeft w:val="640"/>
      <w:marRight w:val="0"/>
      <w:marTop w:val="0"/>
      <w:marBottom w:val="0"/>
      <w:divBdr>
        <w:top w:val="none" w:sz="0" w:space="0" w:color="auto"/>
        <w:left w:val="none" w:sz="0" w:space="0" w:color="auto"/>
        <w:bottom w:val="none" w:sz="0" w:space="0" w:color="auto"/>
        <w:right w:val="none" w:sz="0" w:space="0" w:color="auto"/>
      </w:divBdr>
    </w:div>
    <w:div w:id="968513127">
      <w:marLeft w:val="640"/>
      <w:marRight w:val="0"/>
      <w:marTop w:val="0"/>
      <w:marBottom w:val="0"/>
      <w:divBdr>
        <w:top w:val="none" w:sz="0" w:space="0" w:color="auto"/>
        <w:left w:val="none" w:sz="0" w:space="0" w:color="auto"/>
        <w:bottom w:val="none" w:sz="0" w:space="0" w:color="auto"/>
        <w:right w:val="none" w:sz="0" w:space="0" w:color="auto"/>
      </w:divBdr>
    </w:div>
    <w:div w:id="968630223">
      <w:marLeft w:val="640"/>
      <w:marRight w:val="0"/>
      <w:marTop w:val="0"/>
      <w:marBottom w:val="0"/>
      <w:divBdr>
        <w:top w:val="none" w:sz="0" w:space="0" w:color="auto"/>
        <w:left w:val="none" w:sz="0" w:space="0" w:color="auto"/>
        <w:bottom w:val="none" w:sz="0" w:space="0" w:color="auto"/>
        <w:right w:val="none" w:sz="0" w:space="0" w:color="auto"/>
      </w:divBdr>
    </w:div>
    <w:div w:id="969821861">
      <w:marLeft w:val="640"/>
      <w:marRight w:val="0"/>
      <w:marTop w:val="0"/>
      <w:marBottom w:val="0"/>
      <w:divBdr>
        <w:top w:val="none" w:sz="0" w:space="0" w:color="auto"/>
        <w:left w:val="none" w:sz="0" w:space="0" w:color="auto"/>
        <w:bottom w:val="none" w:sz="0" w:space="0" w:color="auto"/>
        <w:right w:val="none" w:sz="0" w:space="0" w:color="auto"/>
      </w:divBdr>
    </w:div>
    <w:div w:id="971910093">
      <w:marLeft w:val="640"/>
      <w:marRight w:val="0"/>
      <w:marTop w:val="0"/>
      <w:marBottom w:val="0"/>
      <w:divBdr>
        <w:top w:val="none" w:sz="0" w:space="0" w:color="auto"/>
        <w:left w:val="none" w:sz="0" w:space="0" w:color="auto"/>
        <w:bottom w:val="none" w:sz="0" w:space="0" w:color="auto"/>
        <w:right w:val="none" w:sz="0" w:space="0" w:color="auto"/>
      </w:divBdr>
    </w:div>
    <w:div w:id="974483711">
      <w:marLeft w:val="640"/>
      <w:marRight w:val="0"/>
      <w:marTop w:val="0"/>
      <w:marBottom w:val="0"/>
      <w:divBdr>
        <w:top w:val="none" w:sz="0" w:space="0" w:color="auto"/>
        <w:left w:val="none" w:sz="0" w:space="0" w:color="auto"/>
        <w:bottom w:val="none" w:sz="0" w:space="0" w:color="auto"/>
        <w:right w:val="none" w:sz="0" w:space="0" w:color="auto"/>
      </w:divBdr>
    </w:div>
    <w:div w:id="975181166">
      <w:marLeft w:val="640"/>
      <w:marRight w:val="0"/>
      <w:marTop w:val="0"/>
      <w:marBottom w:val="0"/>
      <w:divBdr>
        <w:top w:val="none" w:sz="0" w:space="0" w:color="auto"/>
        <w:left w:val="none" w:sz="0" w:space="0" w:color="auto"/>
        <w:bottom w:val="none" w:sz="0" w:space="0" w:color="auto"/>
        <w:right w:val="none" w:sz="0" w:space="0" w:color="auto"/>
      </w:divBdr>
    </w:div>
    <w:div w:id="976184052">
      <w:marLeft w:val="640"/>
      <w:marRight w:val="0"/>
      <w:marTop w:val="0"/>
      <w:marBottom w:val="0"/>
      <w:divBdr>
        <w:top w:val="none" w:sz="0" w:space="0" w:color="auto"/>
        <w:left w:val="none" w:sz="0" w:space="0" w:color="auto"/>
        <w:bottom w:val="none" w:sz="0" w:space="0" w:color="auto"/>
        <w:right w:val="none" w:sz="0" w:space="0" w:color="auto"/>
      </w:divBdr>
    </w:div>
    <w:div w:id="976765425">
      <w:marLeft w:val="640"/>
      <w:marRight w:val="0"/>
      <w:marTop w:val="0"/>
      <w:marBottom w:val="0"/>
      <w:divBdr>
        <w:top w:val="none" w:sz="0" w:space="0" w:color="auto"/>
        <w:left w:val="none" w:sz="0" w:space="0" w:color="auto"/>
        <w:bottom w:val="none" w:sz="0" w:space="0" w:color="auto"/>
        <w:right w:val="none" w:sz="0" w:space="0" w:color="auto"/>
      </w:divBdr>
    </w:div>
    <w:div w:id="980188793">
      <w:marLeft w:val="640"/>
      <w:marRight w:val="0"/>
      <w:marTop w:val="0"/>
      <w:marBottom w:val="0"/>
      <w:divBdr>
        <w:top w:val="none" w:sz="0" w:space="0" w:color="auto"/>
        <w:left w:val="none" w:sz="0" w:space="0" w:color="auto"/>
        <w:bottom w:val="none" w:sz="0" w:space="0" w:color="auto"/>
        <w:right w:val="none" w:sz="0" w:space="0" w:color="auto"/>
      </w:divBdr>
    </w:div>
    <w:div w:id="980234404">
      <w:marLeft w:val="640"/>
      <w:marRight w:val="0"/>
      <w:marTop w:val="0"/>
      <w:marBottom w:val="0"/>
      <w:divBdr>
        <w:top w:val="none" w:sz="0" w:space="0" w:color="auto"/>
        <w:left w:val="none" w:sz="0" w:space="0" w:color="auto"/>
        <w:bottom w:val="none" w:sz="0" w:space="0" w:color="auto"/>
        <w:right w:val="none" w:sz="0" w:space="0" w:color="auto"/>
      </w:divBdr>
    </w:div>
    <w:div w:id="981429464">
      <w:marLeft w:val="640"/>
      <w:marRight w:val="0"/>
      <w:marTop w:val="0"/>
      <w:marBottom w:val="0"/>
      <w:divBdr>
        <w:top w:val="none" w:sz="0" w:space="0" w:color="auto"/>
        <w:left w:val="none" w:sz="0" w:space="0" w:color="auto"/>
        <w:bottom w:val="none" w:sz="0" w:space="0" w:color="auto"/>
        <w:right w:val="none" w:sz="0" w:space="0" w:color="auto"/>
      </w:divBdr>
    </w:div>
    <w:div w:id="982074994">
      <w:marLeft w:val="640"/>
      <w:marRight w:val="0"/>
      <w:marTop w:val="0"/>
      <w:marBottom w:val="0"/>
      <w:divBdr>
        <w:top w:val="none" w:sz="0" w:space="0" w:color="auto"/>
        <w:left w:val="none" w:sz="0" w:space="0" w:color="auto"/>
        <w:bottom w:val="none" w:sz="0" w:space="0" w:color="auto"/>
        <w:right w:val="none" w:sz="0" w:space="0" w:color="auto"/>
      </w:divBdr>
    </w:div>
    <w:div w:id="982613902">
      <w:marLeft w:val="640"/>
      <w:marRight w:val="0"/>
      <w:marTop w:val="0"/>
      <w:marBottom w:val="0"/>
      <w:divBdr>
        <w:top w:val="none" w:sz="0" w:space="0" w:color="auto"/>
        <w:left w:val="none" w:sz="0" w:space="0" w:color="auto"/>
        <w:bottom w:val="none" w:sz="0" w:space="0" w:color="auto"/>
        <w:right w:val="none" w:sz="0" w:space="0" w:color="auto"/>
      </w:divBdr>
    </w:div>
    <w:div w:id="985092219">
      <w:marLeft w:val="640"/>
      <w:marRight w:val="0"/>
      <w:marTop w:val="0"/>
      <w:marBottom w:val="0"/>
      <w:divBdr>
        <w:top w:val="none" w:sz="0" w:space="0" w:color="auto"/>
        <w:left w:val="none" w:sz="0" w:space="0" w:color="auto"/>
        <w:bottom w:val="none" w:sz="0" w:space="0" w:color="auto"/>
        <w:right w:val="none" w:sz="0" w:space="0" w:color="auto"/>
      </w:divBdr>
    </w:div>
    <w:div w:id="988099169">
      <w:marLeft w:val="640"/>
      <w:marRight w:val="0"/>
      <w:marTop w:val="0"/>
      <w:marBottom w:val="0"/>
      <w:divBdr>
        <w:top w:val="none" w:sz="0" w:space="0" w:color="auto"/>
        <w:left w:val="none" w:sz="0" w:space="0" w:color="auto"/>
        <w:bottom w:val="none" w:sz="0" w:space="0" w:color="auto"/>
        <w:right w:val="none" w:sz="0" w:space="0" w:color="auto"/>
      </w:divBdr>
    </w:div>
    <w:div w:id="989211171">
      <w:marLeft w:val="640"/>
      <w:marRight w:val="0"/>
      <w:marTop w:val="0"/>
      <w:marBottom w:val="0"/>
      <w:divBdr>
        <w:top w:val="none" w:sz="0" w:space="0" w:color="auto"/>
        <w:left w:val="none" w:sz="0" w:space="0" w:color="auto"/>
        <w:bottom w:val="none" w:sz="0" w:space="0" w:color="auto"/>
        <w:right w:val="none" w:sz="0" w:space="0" w:color="auto"/>
      </w:divBdr>
    </w:div>
    <w:div w:id="990207242">
      <w:marLeft w:val="640"/>
      <w:marRight w:val="0"/>
      <w:marTop w:val="0"/>
      <w:marBottom w:val="0"/>
      <w:divBdr>
        <w:top w:val="none" w:sz="0" w:space="0" w:color="auto"/>
        <w:left w:val="none" w:sz="0" w:space="0" w:color="auto"/>
        <w:bottom w:val="none" w:sz="0" w:space="0" w:color="auto"/>
        <w:right w:val="none" w:sz="0" w:space="0" w:color="auto"/>
      </w:divBdr>
    </w:div>
    <w:div w:id="991102296">
      <w:marLeft w:val="640"/>
      <w:marRight w:val="0"/>
      <w:marTop w:val="0"/>
      <w:marBottom w:val="0"/>
      <w:divBdr>
        <w:top w:val="none" w:sz="0" w:space="0" w:color="auto"/>
        <w:left w:val="none" w:sz="0" w:space="0" w:color="auto"/>
        <w:bottom w:val="none" w:sz="0" w:space="0" w:color="auto"/>
        <w:right w:val="none" w:sz="0" w:space="0" w:color="auto"/>
      </w:divBdr>
    </w:div>
    <w:div w:id="994724350">
      <w:marLeft w:val="640"/>
      <w:marRight w:val="0"/>
      <w:marTop w:val="0"/>
      <w:marBottom w:val="0"/>
      <w:divBdr>
        <w:top w:val="none" w:sz="0" w:space="0" w:color="auto"/>
        <w:left w:val="none" w:sz="0" w:space="0" w:color="auto"/>
        <w:bottom w:val="none" w:sz="0" w:space="0" w:color="auto"/>
        <w:right w:val="none" w:sz="0" w:space="0" w:color="auto"/>
      </w:divBdr>
    </w:div>
    <w:div w:id="995839861">
      <w:marLeft w:val="640"/>
      <w:marRight w:val="0"/>
      <w:marTop w:val="0"/>
      <w:marBottom w:val="0"/>
      <w:divBdr>
        <w:top w:val="none" w:sz="0" w:space="0" w:color="auto"/>
        <w:left w:val="none" w:sz="0" w:space="0" w:color="auto"/>
        <w:bottom w:val="none" w:sz="0" w:space="0" w:color="auto"/>
        <w:right w:val="none" w:sz="0" w:space="0" w:color="auto"/>
      </w:divBdr>
    </w:div>
    <w:div w:id="997265238">
      <w:marLeft w:val="640"/>
      <w:marRight w:val="0"/>
      <w:marTop w:val="0"/>
      <w:marBottom w:val="0"/>
      <w:divBdr>
        <w:top w:val="none" w:sz="0" w:space="0" w:color="auto"/>
        <w:left w:val="none" w:sz="0" w:space="0" w:color="auto"/>
        <w:bottom w:val="none" w:sz="0" w:space="0" w:color="auto"/>
        <w:right w:val="none" w:sz="0" w:space="0" w:color="auto"/>
      </w:divBdr>
    </w:div>
    <w:div w:id="997616519">
      <w:marLeft w:val="640"/>
      <w:marRight w:val="0"/>
      <w:marTop w:val="0"/>
      <w:marBottom w:val="0"/>
      <w:divBdr>
        <w:top w:val="none" w:sz="0" w:space="0" w:color="auto"/>
        <w:left w:val="none" w:sz="0" w:space="0" w:color="auto"/>
        <w:bottom w:val="none" w:sz="0" w:space="0" w:color="auto"/>
        <w:right w:val="none" w:sz="0" w:space="0" w:color="auto"/>
      </w:divBdr>
    </w:div>
    <w:div w:id="997924042">
      <w:marLeft w:val="640"/>
      <w:marRight w:val="0"/>
      <w:marTop w:val="0"/>
      <w:marBottom w:val="0"/>
      <w:divBdr>
        <w:top w:val="none" w:sz="0" w:space="0" w:color="auto"/>
        <w:left w:val="none" w:sz="0" w:space="0" w:color="auto"/>
        <w:bottom w:val="none" w:sz="0" w:space="0" w:color="auto"/>
        <w:right w:val="none" w:sz="0" w:space="0" w:color="auto"/>
      </w:divBdr>
    </w:div>
    <w:div w:id="998845448">
      <w:marLeft w:val="640"/>
      <w:marRight w:val="0"/>
      <w:marTop w:val="0"/>
      <w:marBottom w:val="0"/>
      <w:divBdr>
        <w:top w:val="none" w:sz="0" w:space="0" w:color="auto"/>
        <w:left w:val="none" w:sz="0" w:space="0" w:color="auto"/>
        <w:bottom w:val="none" w:sz="0" w:space="0" w:color="auto"/>
        <w:right w:val="none" w:sz="0" w:space="0" w:color="auto"/>
      </w:divBdr>
    </w:div>
    <w:div w:id="999114407">
      <w:marLeft w:val="640"/>
      <w:marRight w:val="0"/>
      <w:marTop w:val="0"/>
      <w:marBottom w:val="0"/>
      <w:divBdr>
        <w:top w:val="none" w:sz="0" w:space="0" w:color="auto"/>
        <w:left w:val="none" w:sz="0" w:space="0" w:color="auto"/>
        <w:bottom w:val="none" w:sz="0" w:space="0" w:color="auto"/>
        <w:right w:val="none" w:sz="0" w:space="0" w:color="auto"/>
      </w:divBdr>
    </w:div>
    <w:div w:id="1000617592">
      <w:marLeft w:val="640"/>
      <w:marRight w:val="0"/>
      <w:marTop w:val="0"/>
      <w:marBottom w:val="0"/>
      <w:divBdr>
        <w:top w:val="none" w:sz="0" w:space="0" w:color="auto"/>
        <w:left w:val="none" w:sz="0" w:space="0" w:color="auto"/>
        <w:bottom w:val="none" w:sz="0" w:space="0" w:color="auto"/>
        <w:right w:val="none" w:sz="0" w:space="0" w:color="auto"/>
      </w:divBdr>
    </w:div>
    <w:div w:id="1001156377">
      <w:marLeft w:val="640"/>
      <w:marRight w:val="0"/>
      <w:marTop w:val="0"/>
      <w:marBottom w:val="0"/>
      <w:divBdr>
        <w:top w:val="none" w:sz="0" w:space="0" w:color="auto"/>
        <w:left w:val="none" w:sz="0" w:space="0" w:color="auto"/>
        <w:bottom w:val="none" w:sz="0" w:space="0" w:color="auto"/>
        <w:right w:val="none" w:sz="0" w:space="0" w:color="auto"/>
      </w:divBdr>
    </w:div>
    <w:div w:id="1003051201">
      <w:marLeft w:val="640"/>
      <w:marRight w:val="0"/>
      <w:marTop w:val="0"/>
      <w:marBottom w:val="0"/>
      <w:divBdr>
        <w:top w:val="none" w:sz="0" w:space="0" w:color="auto"/>
        <w:left w:val="none" w:sz="0" w:space="0" w:color="auto"/>
        <w:bottom w:val="none" w:sz="0" w:space="0" w:color="auto"/>
        <w:right w:val="none" w:sz="0" w:space="0" w:color="auto"/>
      </w:divBdr>
    </w:div>
    <w:div w:id="1003121682">
      <w:marLeft w:val="640"/>
      <w:marRight w:val="0"/>
      <w:marTop w:val="0"/>
      <w:marBottom w:val="0"/>
      <w:divBdr>
        <w:top w:val="none" w:sz="0" w:space="0" w:color="auto"/>
        <w:left w:val="none" w:sz="0" w:space="0" w:color="auto"/>
        <w:bottom w:val="none" w:sz="0" w:space="0" w:color="auto"/>
        <w:right w:val="none" w:sz="0" w:space="0" w:color="auto"/>
      </w:divBdr>
    </w:div>
    <w:div w:id="1003822124">
      <w:marLeft w:val="640"/>
      <w:marRight w:val="0"/>
      <w:marTop w:val="0"/>
      <w:marBottom w:val="0"/>
      <w:divBdr>
        <w:top w:val="none" w:sz="0" w:space="0" w:color="auto"/>
        <w:left w:val="none" w:sz="0" w:space="0" w:color="auto"/>
        <w:bottom w:val="none" w:sz="0" w:space="0" w:color="auto"/>
        <w:right w:val="none" w:sz="0" w:space="0" w:color="auto"/>
      </w:divBdr>
    </w:div>
    <w:div w:id="1004359753">
      <w:marLeft w:val="640"/>
      <w:marRight w:val="0"/>
      <w:marTop w:val="0"/>
      <w:marBottom w:val="0"/>
      <w:divBdr>
        <w:top w:val="none" w:sz="0" w:space="0" w:color="auto"/>
        <w:left w:val="none" w:sz="0" w:space="0" w:color="auto"/>
        <w:bottom w:val="none" w:sz="0" w:space="0" w:color="auto"/>
        <w:right w:val="none" w:sz="0" w:space="0" w:color="auto"/>
      </w:divBdr>
    </w:div>
    <w:div w:id="1006633089">
      <w:marLeft w:val="640"/>
      <w:marRight w:val="0"/>
      <w:marTop w:val="0"/>
      <w:marBottom w:val="0"/>
      <w:divBdr>
        <w:top w:val="none" w:sz="0" w:space="0" w:color="auto"/>
        <w:left w:val="none" w:sz="0" w:space="0" w:color="auto"/>
        <w:bottom w:val="none" w:sz="0" w:space="0" w:color="auto"/>
        <w:right w:val="none" w:sz="0" w:space="0" w:color="auto"/>
      </w:divBdr>
    </w:div>
    <w:div w:id="1006708317">
      <w:marLeft w:val="640"/>
      <w:marRight w:val="0"/>
      <w:marTop w:val="0"/>
      <w:marBottom w:val="0"/>
      <w:divBdr>
        <w:top w:val="none" w:sz="0" w:space="0" w:color="auto"/>
        <w:left w:val="none" w:sz="0" w:space="0" w:color="auto"/>
        <w:bottom w:val="none" w:sz="0" w:space="0" w:color="auto"/>
        <w:right w:val="none" w:sz="0" w:space="0" w:color="auto"/>
      </w:divBdr>
    </w:div>
    <w:div w:id="1007172619">
      <w:marLeft w:val="640"/>
      <w:marRight w:val="0"/>
      <w:marTop w:val="0"/>
      <w:marBottom w:val="0"/>
      <w:divBdr>
        <w:top w:val="none" w:sz="0" w:space="0" w:color="auto"/>
        <w:left w:val="none" w:sz="0" w:space="0" w:color="auto"/>
        <w:bottom w:val="none" w:sz="0" w:space="0" w:color="auto"/>
        <w:right w:val="none" w:sz="0" w:space="0" w:color="auto"/>
      </w:divBdr>
    </w:div>
    <w:div w:id="1008093303">
      <w:marLeft w:val="640"/>
      <w:marRight w:val="0"/>
      <w:marTop w:val="0"/>
      <w:marBottom w:val="0"/>
      <w:divBdr>
        <w:top w:val="none" w:sz="0" w:space="0" w:color="auto"/>
        <w:left w:val="none" w:sz="0" w:space="0" w:color="auto"/>
        <w:bottom w:val="none" w:sz="0" w:space="0" w:color="auto"/>
        <w:right w:val="none" w:sz="0" w:space="0" w:color="auto"/>
      </w:divBdr>
    </w:div>
    <w:div w:id="1008679374">
      <w:marLeft w:val="640"/>
      <w:marRight w:val="0"/>
      <w:marTop w:val="0"/>
      <w:marBottom w:val="0"/>
      <w:divBdr>
        <w:top w:val="none" w:sz="0" w:space="0" w:color="auto"/>
        <w:left w:val="none" w:sz="0" w:space="0" w:color="auto"/>
        <w:bottom w:val="none" w:sz="0" w:space="0" w:color="auto"/>
        <w:right w:val="none" w:sz="0" w:space="0" w:color="auto"/>
      </w:divBdr>
    </w:div>
    <w:div w:id="1008825197">
      <w:marLeft w:val="640"/>
      <w:marRight w:val="0"/>
      <w:marTop w:val="0"/>
      <w:marBottom w:val="0"/>
      <w:divBdr>
        <w:top w:val="none" w:sz="0" w:space="0" w:color="auto"/>
        <w:left w:val="none" w:sz="0" w:space="0" w:color="auto"/>
        <w:bottom w:val="none" w:sz="0" w:space="0" w:color="auto"/>
        <w:right w:val="none" w:sz="0" w:space="0" w:color="auto"/>
      </w:divBdr>
    </w:div>
    <w:div w:id="1009721635">
      <w:marLeft w:val="640"/>
      <w:marRight w:val="0"/>
      <w:marTop w:val="0"/>
      <w:marBottom w:val="0"/>
      <w:divBdr>
        <w:top w:val="none" w:sz="0" w:space="0" w:color="auto"/>
        <w:left w:val="none" w:sz="0" w:space="0" w:color="auto"/>
        <w:bottom w:val="none" w:sz="0" w:space="0" w:color="auto"/>
        <w:right w:val="none" w:sz="0" w:space="0" w:color="auto"/>
      </w:divBdr>
    </w:div>
    <w:div w:id="1011688095">
      <w:marLeft w:val="640"/>
      <w:marRight w:val="0"/>
      <w:marTop w:val="0"/>
      <w:marBottom w:val="0"/>
      <w:divBdr>
        <w:top w:val="none" w:sz="0" w:space="0" w:color="auto"/>
        <w:left w:val="none" w:sz="0" w:space="0" w:color="auto"/>
        <w:bottom w:val="none" w:sz="0" w:space="0" w:color="auto"/>
        <w:right w:val="none" w:sz="0" w:space="0" w:color="auto"/>
      </w:divBdr>
    </w:div>
    <w:div w:id="1014188168">
      <w:marLeft w:val="640"/>
      <w:marRight w:val="0"/>
      <w:marTop w:val="0"/>
      <w:marBottom w:val="0"/>
      <w:divBdr>
        <w:top w:val="none" w:sz="0" w:space="0" w:color="auto"/>
        <w:left w:val="none" w:sz="0" w:space="0" w:color="auto"/>
        <w:bottom w:val="none" w:sz="0" w:space="0" w:color="auto"/>
        <w:right w:val="none" w:sz="0" w:space="0" w:color="auto"/>
      </w:divBdr>
    </w:div>
    <w:div w:id="1014839719">
      <w:marLeft w:val="640"/>
      <w:marRight w:val="0"/>
      <w:marTop w:val="0"/>
      <w:marBottom w:val="0"/>
      <w:divBdr>
        <w:top w:val="none" w:sz="0" w:space="0" w:color="auto"/>
        <w:left w:val="none" w:sz="0" w:space="0" w:color="auto"/>
        <w:bottom w:val="none" w:sz="0" w:space="0" w:color="auto"/>
        <w:right w:val="none" w:sz="0" w:space="0" w:color="auto"/>
      </w:divBdr>
    </w:div>
    <w:div w:id="1016495075">
      <w:marLeft w:val="640"/>
      <w:marRight w:val="0"/>
      <w:marTop w:val="0"/>
      <w:marBottom w:val="0"/>
      <w:divBdr>
        <w:top w:val="none" w:sz="0" w:space="0" w:color="auto"/>
        <w:left w:val="none" w:sz="0" w:space="0" w:color="auto"/>
        <w:bottom w:val="none" w:sz="0" w:space="0" w:color="auto"/>
        <w:right w:val="none" w:sz="0" w:space="0" w:color="auto"/>
      </w:divBdr>
    </w:div>
    <w:div w:id="1020814570">
      <w:marLeft w:val="640"/>
      <w:marRight w:val="0"/>
      <w:marTop w:val="0"/>
      <w:marBottom w:val="0"/>
      <w:divBdr>
        <w:top w:val="none" w:sz="0" w:space="0" w:color="auto"/>
        <w:left w:val="none" w:sz="0" w:space="0" w:color="auto"/>
        <w:bottom w:val="none" w:sz="0" w:space="0" w:color="auto"/>
        <w:right w:val="none" w:sz="0" w:space="0" w:color="auto"/>
      </w:divBdr>
    </w:div>
    <w:div w:id="1023285815">
      <w:marLeft w:val="640"/>
      <w:marRight w:val="0"/>
      <w:marTop w:val="0"/>
      <w:marBottom w:val="0"/>
      <w:divBdr>
        <w:top w:val="none" w:sz="0" w:space="0" w:color="auto"/>
        <w:left w:val="none" w:sz="0" w:space="0" w:color="auto"/>
        <w:bottom w:val="none" w:sz="0" w:space="0" w:color="auto"/>
        <w:right w:val="none" w:sz="0" w:space="0" w:color="auto"/>
      </w:divBdr>
    </w:div>
    <w:div w:id="1026101497">
      <w:marLeft w:val="640"/>
      <w:marRight w:val="0"/>
      <w:marTop w:val="0"/>
      <w:marBottom w:val="0"/>
      <w:divBdr>
        <w:top w:val="none" w:sz="0" w:space="0" w:color="auto"/>
        <w:left w:val="none" w:sz="0" w:space="0" w:color="auto"/>
        <w:bottom w:val="none" w:sz="0" w:space="0" w:color="auto"/>
        <w:right w:val="none" w:sz="0" w:space="0" w:color="auto"/>
      </w:divBdr>
    </w:div>
    <w:div w:id="1028331052">
      <w:marLeft w:val="640"/>
      <w:marRight w:val="0"/>
      <w:marTop w:val="0"/>
      <w:marBottom w:val="0"/>
      <w:divBdr>
        <w:top w:val="none" w:sz="0" w:space="0" w:color="auto"/>
        <w:left w:val="none" w:sz="0" w:space="0" w:color="auto"/>
        <w:bottom w:val="none" w:sz="0" w:space="0" w:color="auto"/>
        <w:right w:val="none" w:sz="0" w:space="0" w:color="auto"/>
      </w:divBdr>
    </w:div>
    <w:div w:id="1029525786">
      <w:marLeft w:val="640"/>
      <w:marRight w:val="0"/>
      <w:marTop w:val="0"/>
      <w:marBottom w:val="0"/>
      <w:divBdr>
        <w:top w:val="none" w:sz="0" w:space="0" w:color="auto"/>
        <w:left w:val="none" w:sz="0" w:space="0" w:color="auto"/>
        <w:bottom w:val="none" w:sz="0" w:space="0" w:color="auto"/>
        <w:right w:val="none" w:sz="0" w:space="0" w:color="auto"/>
      </w:divBdr>
    </w:div>
    <w:div w:id="1032265656">
      <w:marLeft w:val="640"/>
      <w:marRight w:val="0"/>
      <w:marTop w:val="0"/>
      <w:marBottom w:val="0"/>
      <w:divBdr>
        <w:top w:val="none" w:sz="0" w:space="0" w:color="auto"/>
        <w:left w:val="none" w:sz="0" w:space="0" w:color="auto"/>
        <w:bottom w:val="none" w:sz="0" w:space="0" w:color="auto"/>
        <w:right w:val="none" w:sz="0" w:space="0" w:color="auto"/>
      </w:divBdr>
    </w:div>
    <w:div w:id="1034112550">
      <w:marLeft w:val="640"/>
      <w:marRight w:val="0"/>
      <w:marTop w:val="0"/>
      <w:marBottom w:val="0"/>
      <w:divBdr>
        <w:top w:val="none" w:sz="0" w:space="0" w:color="auto"/>
        <w:left w:val="none" w:sz="0" w:space="0" w:color="auto"/>
        <w:bottom w:val="none" w:sz="0" w:space="0" w:color="auto"/>
        <w:right w:val="none" w:sz="0" w:space="0" w:color="auto"/>
      </w:divBdr>
    </w:div>
    <w:div w:id="1034382666">
      <w:marLeft w:val="640"/>
      <w:marRight w:val="0"/>
      <w:marTop w:val="0"/>
      <w:marBottom w:val="0"/>
      <w:divBdr>
        <w:top w:val="none" w:sz="0" w:space="0" w:color="auto"/>
        <w:left w:val="none" w:sz="0" w:space="0" w:color="auto"/>
        <w:bottom w:val="none" w:sz="0" w:space="0" w:color="auto"/>
        <w:right w:val="none" w:sz="0" w:space="0" w:color="auto"/>
      </w:divBdr>
    </w:div>
    <w:div w:id="1034697682">
      <w:marLeft w:val="640"/>
      <w:marRight w:val="0"/>
      <w:marTop w:val="0"/>
      <w:marBottom w:val="0"/>
      <w:divBdr>
        <w:top w:val="none" w:sz="0" w:space="0" w:color="auto"/>
        <w:left w:val="none" w:sz="0" w:space="0" w:color="auto"/>
        <w:bottom w:val="none" w:sz="0" w:space="0" w:color="auto"/>
        <w:right w:val="none" w:sz="0" w:space="0" w:color="auto"/>
      </w:divBdr>
    </w:div>
    <w:div w:id="1035813289">
      <w:marLeft w:val="640"/>
      <w:marRight w:val="0"/>
      <w:marTop w:val="0"/>
      <w:marBottom w:val="0"/>
      <w:divBdr>
        <w:top w:val="none" w:sz="0" w:space="0" w:color="auto"/>
        <w:left w:val="none" w:sz="0" w:space="0" w:color="auto"/>
        <w:bottom w:val="none" w:sz="0" w:space="0" w:color="auto"/>
        <w:right w:val="none" w:sz="0" w:space="0" w:color="auto"/>
      </w:divBdr>
    </w:div>
    <w:div w:id="1037126745">
      <w:marLeft w:val="640"/>
      <w:marRight w:val="0"/>
      <w:marTop w:val="0"/>
      <w:marBottom w:val="0"/>
      <w:divBdr>
        <w:top w:val="none" w:sz="0" w:space="0" w:color="auto"/>
        <w:left w:val="none" w:sz="0" w:space="0" w:color="auto"/>
        <w:bottom w:val="none" w:sz="0" w:space="0" w:color="auto"/>
        <w:right w:val="none" w:sz="0" w:space="0" w:color="auto"/>
      </w:divBdr>
    </w:div>
    <w:div w:id="1039476144">
      <w:marLeft w:val="640"/>
      <w:marRight w:val="0"/>
      <w:marTop w:val="0"/>
      <w:marBottom w:val="0"/>
      <w:divBdr>
        <w:top w:val="none" w:sz="0" w:space="0" w:color="auto"/>
        <w:left w:val="none" w:sz="0" w:space="0" w:color="auto"/>
        <w:bottom w:val="none" w:sz="0" w:space="0" w:color="auto"/>
        <w:right w:val="none" w:sz="0" w:space="0" w:color="auto"/>
      </w:divBdr>
    </w:div>
    <w:div w:id="1043291094">
      <w:marLeft w:val="640"/>
      <w:marRight w:val="0"/>
      <w:marTop w:val="0"/>
      <w:marBottom w:val="0"/>
      <w:divBdr>
        <w:top w:val="none" w:sz="0" w:space="0" w:color="auto"/>
        <w:left w:val="none" w:sz="0" w:space="0" w:color="auto"/>
        <w:bottom w:val="none" w:sz="0" w:space="0" w:color="auto"/>
        <w:right w:val="none" w:sz="0" w:space="0" w:color="auto"/>
      </w:divBdr>
    </w:div>
    <w:div w:id="1045790037">
      <w:marLeft w:val="640"/>
      <w:marRight w:val="0"/>
      <w:marTop w:val="0"/>
      <w:marBottom w:val="0"/>
      <w:divBdr>
        <w:top w:val="none" w:sz="0" w:space="0" w:color="auto"/>
        <w:left w:val="none" w:sz="0" w:space="0" w:color="auto"/>
        <w:bottom w:val="none" w:sz="0" w:space="0" w:color="auto"/>
        <w:right w:val="none" w:sz="0" w:space="0" w:color="auto"/>
      </w:divBdr>
    </w:div>
    <w:div w:id="1047023059">
      <w:marLeft w:val="640"/>
      <w:marRight w:val="0"/>
      <w:marTop w:val="0"/>
      <w:marBottom w:val="0"/>
      <w:divBdr>
        <w:top w:val="none" w:sz="0" w:space="0" w:color="auto"/>
        <w:left w:val="none" w:sz="0" w:space="0" w:color="auto"/>
        <w:bottom w:val="none" w:sz="0" w:space="0" w:color="auto"/>
        <w:right w:val="none" w:sz="0" w:space="0" w:color="auto"/>
      </w:divBdr>
    </w:div>
    <w:div w:id="1049766044">
      <w:marLeft w:val="640"/>
      <w:marRight w:val="0"/>
      <w:marTop w:val="0"/>
      <w:marBottom w:val="0"/>
      <w:divBdr>
        <w:top w:val="none" w:sz="0" w:space="0" w:color="auto"/>
        <w:left w:val="none" w:sz="0" w:space="0" w:color="auto"/>
        <w:bottom w:val="none" w:sz="0" w:space="0" w:color="auto"/>
        <w:right w:val="none" w:sz="0" w:space="0" w:color="auto"/>
      </w:divBdr>
    </w:div>
    <w:div w:id="1055855591">
      <w:marLeft w:val="640"/>
      <w:marRight w:val="0"/>
      <w:marTop w:val="0"/>
      <w:marBottom w:val="0"/>
      <w:divBdr>
        <w:top w:val="none" w:sz="0" w:space="0" w:color="auto"/>
        <w:left w:val="none" w:sz="0" w:space="0" w:color="auto"/>
        <w:bottom w:val="none" w:sz="0" w:space="0" w:color="auto"/>
        <w:right w:val="none" w:sz="0" w:space="0" w:color="auto"/>
      </w:divBdr>
    </w:div>
    <w:div w:id="1056051128">
      <w:marLeft w:val="640"/>
      <w:marRight w:val="0"/>
      <w:marTop w:val="0"/>
      <w:marBottom w:val="0"/>
      <w:divBdr>
        <w:top w:val="none" w:sz="0" w:space="0" w:color="auto"/>
        <w:left w:val="none" w:sz="0" w:space="0" w:color="auto"/>
        <w:bottom w:val="none" w:sz="0" w:space="0" w:color="auto"/>
        <w:right w:val="none" w:sz="0" w:space="0" w:color="auto"/>
      </w:divBdr>
    </w:div>
    <w:div w:id="1056973226">
      <w:marLeft w:val="640"/>
      <w:marRight w:val="0"/>
      <w:marTop w:val="0"/>
      <w:marBottom w:val="0"/>
      <w:divBdr>
        <w:top w:val="none" w:sz="0" w:space="0" w:color="auto"/>
        <w:left w:val="none" w:sz="0" w:space="0" w:color="auto"/>
        <w:bottom w:val="none" w:sz="0" w:space="0" w:color="auto"/>
        <w:right w:val="none" w:sz="0" w:space="0" w:color="auto"/>
      </w:divBdr>
    </w:div>
    <w:div w:id="1058700522">
      <w:marLeft w:val="640"/>
      <w:marRight w:val="0"/>
      <w:marTop w:val="0"/>
      <w:marBottom w:val="0"/>
      <w:divBdr>
        <w:top w:val="none" w:sz="0" w:space="0" w:color="auto"/>
        <w:left w:val="none" w:sz="0" w:space="0" w:color="auto"/>
        <w:bottom w:val="none" w:sz="0" w:space="0" w:color="auto"/>
        <w:right w:val="none" w:sz="0" w:space="0" w:color="auto"/>
      </w:divBdr>
    </w:div>
    <w:div w:id="1060784940">
      <w:marLeft w:val="640"/>
      <w:marRight w:val="0"/>
      <w:marTop w:val="0"/>
      <w:marBottom w:val="0"/>
      <w:divBdr>
        <w:top w:val="none" w:sz="0" w:space="0" w:color="auto"/>
        <w:left w:val="none" w:sz="0" w:space="0" w:color="auto"/>
        <w:bottom w:val="none" w:sz="0" w:space="0" w:color="auto"/>
        <w:right w:val="none" w:sz="0" w:space="0" w:color="auto"/>
      </w:divBdr>
    </w:div>
    <w:div w:id="1061296231">
      <w:marLeft w:val="640"/>
      <w:marRight w:val="0"/>
      <w:marTop w:val="0"/>
      <w:marBottom w:val="0"/>
      <w:divBdr>
        <w:top w:val="none" w:sz="0" w:space="0" w:color="auto"/>
        <w:left w:val="none" w:sz="0" w:space="0" w:color="auto"/>
        <w:bottom w:val="none" w:sz="0" w:space="0" w:color="auto"/>
        <w:right w:val="none" w:sz="0" w:space="0" w:color="auto"/>
      </w:divBdr>
    </w:div>
    <w:div w:id="1061904427">
      <w:marLeft w:val="640"/>
      <w:marRight w:val="0"/>
      <w:marTop w:val="0"/>
      <w:marBottom w:val="0"/>
      <w:divBdr>
        <w:top w:val="none" w:sz="0" w:space="0" w:color="auto"/>
        <w:left w:val="none" w:sz="0" w:space="0" w:color="auto"/>
        <w:bottom w:val="none" w:sz="0" w:space="0" w:color="auto"/>
        <w:right w:val="none" w:sz="0" w:space="0" w:color="auto"/>
      </w:divBdr>
    </w:div>
    <w:div w:id="1064177646">
      <w:marLeft w:val="640"/>
      <w:marRight w:val="0"/>
      <w:marTop w:val="0"/>
      <w:marBottom w:val="0"/>
      <w:divBdr>
        <w:top w:val="none" w:sz="0" w:space="0" w:color="auto"/>
        <w:left w:val="none" w:sz="0" w:space="0" w:color="auto"/>
        <w:bottom w:val="none" w:sz="0" w:space="0" w:color="auto"/>
        <w:right w:val="none" w:sz="0" w:space="0" w:color="auto"/>
      </w:divBdr>
    </w:div>
    <w:div w:id="1064912440">
      <w:marLeft w:val="640"/>
      <w:marRight w:val="0"/>
      <w:marTop w:val="0"/>
      <w:marBottom w:val="0"/>
      <w:divBdr>
        <w:top w:val="none" w:sz="0" w:space="0" w:color="auto"/>
        <w:left w:val="none" w:sz="0" w:space="0" w:color="auto"/>
        <w:bottom w:val="none" w:sz="0" w:space="0" w:color="auto"/>
        <w:right w:val="none" w:sz="0" w:space="0" w:color="auto"/>
      </w:divBdr>
    </w:div>
    <w:div w:id="1066225836">
      <w:marLeft w:val="640"/>
      <w:marRight w:val="0"/>
      <w:marTop w:val="0"/>
      <w:marBottom w:val="0"/>
      <w:divBdr>
        <w:top w:val="none" w:sz="0" w:space="0" w:color="auto"/>
        <w:left w:val="none" w:sz="0" w:space="0" w:color="auto"/>
        <w:bottom w:val="none" w:sz="0" w:space="0" w:color="auto"/>
        <w:right w:val="none" w:sz="0" w:space="0" w:color="auto"/>
      </w:divBdr>
    </w:div>
    <w:div w:id="1066993563">
      <w:marLeft w:val="640"/>
      <w:marRight w:val="0"/>
      <w:marTop w:val="0"/>
      <w:marBottom w:val="0"/>
      <w:divBdr>
        <w:top w:val="none" w:sz="0" w:space="0" w:color="auto"/>
        <w:left w:val="none" w:sz="0" w:space="0" w:color="auto"/>
        <w:bottom w:val="none" w:sz="0" w:space="0" w:color="auto"/>
        <w:right w:val="none" w:sz="0" w:space="0" w:color="auto"/>
      </w:divBdr>
    </w:div>
    <w:div w:id="1068767548">
      <w:marLeft w:val="640"/>
      <w:marRight w:val="0"/>
      <w:marTop w:val="0"/>
      <w:marBottom w:val="0"/>
      <w:divBdr>
        <w:top w:val="none" w:sz="0" w:space="0" w:color="auto"/>
        <w:left w:val="none" w:sz="0" w:space="0" w:color="auto"/>
        <w:bottom w:val="none" w:sz="0" w:space="0" w:color="auto"/>
        <w:right w:val="none" w:sz="0" w:space="0" w:color="auto"/>
      </w:divBdr>
    </w:div>
    <w:div w:id="1069419754">
      <w:marLeft w:val="640"/>
      <w:marRight w:val="0"/>
      <w:marTop w:val="0"/>
      <w:marBottom w:val="0"/>
      <w:divBdr>
        <w:top w:val="none" w:sz="0" w:space="0" w:color="auto"/>
        <w:left w:val="none" w:sz="0" w:space="0" w:color="auto"/>
        <w:bottom w:val="none" w:sz="0" w:space="0" w:color="auto"/>
        <w:right w:val="none" w:sz="0" w:space="0" w:color="auto"/>
      </w:divBdr>
    </w:div>
    <w:div w:id="1069614617">
      <w:marLeft w:val="640"/>
      <w:marRight w:val="0"/>
      <w:marTop w:val="0"/>
      <w:marBottom w:val="0"/>
      <w:divBdr>
        <w:top w:val="none" w:sz="0" w:space="0" w:color="auto"/>
        <w:left w:val="none" w:sz="0" w:space="0" w:color="auto"/>
        <w:bottom w:val="none" w:sz="0" w:space="0" w:color="auto"/>
        <w:right w:val="none" w:sz="0" w:space="0" w:color="auto"/>
      </w:divBdr>
    </w:div>
    <w:div w:id="1070037425">
      <w:marLeft w:val="640"/>
      <w:marRight w:val="0"/>
      <w:marTop w:val="0"/>
      <w:marBottom w:val="0"/>
      <w:divBdr>
        <w:top w:val="none" w:sz="0" w:space="0" w:color="auto"/>
        <w:left w:val="none" w:sz="0" w:space="0" w:color="auto"/>
        <w:bottom w:val="none" w:sz="0" w:space="0" w:color="auto"/>
        <w:right w:val="none" w:sz="0" w:space="0" w:color="auto"/>
      </w:divBdr>
    </w:div>
    <w:div w:id="1070351187">
      <w:marLeft w:val="640"/>
      <w:marRight w:val="0"/>
      <w:marTop w:val="0"/>
      <w:marBottom w:val="0"/>
      <w:divBdr>
        <w:top w:val="none" w:sz="0" w:space="0" w:color="auto"/>
        <w:left w:val="none" w:sz="0" w:space="0" w:color="auto"/>
        <w:bottom w:val="none" w:sz="0" w:space="0" w:color="auto"/>
        <w:right w:val="none" w:sz="0" w:space="0" w:color="auto"/>
      </w:divBdr>
    </w:div>
    <w:div w:id="1071151585">
      <w:marLeft w:val="640"/>
      <w:marRight w:val="0"/>
      <w:marTop w:val="0"/>
      <w:marBottom w:val="0"/>
      <w:divBdr>
        <w:top w:val="none" w:sz="0" w:space="0" w:color="auto"/>
        <w:left w:val="none" w:sz="0" w:space="0" w:color="auto"/>
        <w:bottom w:val="none" w:sz="0" w:space="0" w:color="auto"/>
        <w:right w:val="none" w:sz="0" w:space="0" w:color="auto"/>
      </w:divBdr>
    </w:div>
    <w:div w:id="1071271854">
      <w:marLeft w:val="640"/>
      <w:marRight w:val="0"/>
      <w:marTop w:val="0"/>
      <w:marBottom w:val="0"/>
      <w:divBdr>
        <w:top w:val="none" w:sz="0" w:space="0" w:color="auto"/>
        <w:left w:val="none" w:sz="0" w:space="0" w:color="auto"/>
        <w:bottom w:val="none" w:sz="0" w:space="0" w:color="auto"/>
        <w:right w:val="none" w:sz="0" w:space="0" w:color="auto"/>
      </w:divBdr>
    </w:div>
    <w:div w:id="1071393042">
      <w:marLeft w:val="640"/>
      <w:marRight w:val="0"/>
      <w:marTop w:val="0"/>
      <w:marBottom w:val="0"/>
      <w:divBdr>
        <w:top w:val="none" w:sz="0" w:space="0" w:color="auto"/>
        <w:left w:val="none" w:sz="0" w:space="0" w:color="auto"/>
        <w:bottom w:val="none" w:sz="0" w:space="0" w:color="auto"/>
        <w:right w:val="none" w:sz="0" w:space="0" w:color="auto"/>
      </w:divBdr>
    </w:div>
    <w:div w:id="1072000148">
      <w:marLeft w:val="640"/>
      <w:marRight w:val="0"/>
      <w:marTop w:val="0"/>
      <w:marBottom w:val="0"/>
      <w:divBdr>
        <w:top w:val="none" w:sz="0" w:space="0" w:color="auto"/>
        <w:left w:val="none" w:sz="0" w:space="0" w:color="auto"/>
        <w:bottom w:val="none" w:sz="0" w:space="0" w:color="auto"/>
        <w:right w:val="none" w:sz="0" w:space="0" w:color="auto"/>
      </w:divBdr>
    </w:div>
    <w:div w:id="1072192099">
      <w:marLeft w:val="640"/>
      <w:marRight w:val="0"/>
      <w:marTop w:val="0"/>
      <w:marBottom w:val="0"/>
      <w:divBdr>
        <w:top w:val="none" w:sz="0" w:space="0" w:color="auto"/>
        <w:left w:val="none" w:sz="0" w:space="0" w:color="auto"/>
        <w:bottom w:val="none" w:sz="0" w:space="0" w:color="auto"/>
        <w:right w:val="none" w:sz="0" w:space="0" w:color="auto"/>
      </w:divBdr>
    </w:div>
    <w:div w:id="1072310048">
      <w:marLeft w:val="640"/>
      <w:marRight w:val="0"/>
      <w:marTop w:val="0"/>
      <w:marBottom w:val="0"/>
      <w:divBdr>
        <w:top w:val="none" w:sz="0" w:space="0" w:color="auto"/>
        <w:left w:val="none" w:sz="0" w:space="0" w:color="auto"/>
        <w:bottom w:val="none" w:sz="0" w:space="0" w:color="auto"/>
        <w:right w:val="none" w:sz="0" w:space="0" w:color="auto"/>
      </w:divBdr>
    </w:div>
    <w:div w:id="1072312773">
      <w:marLeft w:val="640"/>
      <w:marRight w:val="0"/>
      <w:marTop w:val="0"/>
      <w:marBottom w:val="0"/>
      <w:divBdr>
        <w:top w:val="none" w:sz="0" w:space="0" w:color="auto"/>
        <w:left w:val="none" w:sz="0" w:space="0" w:color="auto"/>
        <w:bottom w:val="none" w:sz="0" w:space="0" w:color="auto"/>
        <w:right w:val="none" w:sz="0" w:space="0" w:color="auto"/>
      </w:divBdr>
    </w:div>
    <w:div w:id="1075929561">
      <w:marLeft w:val="640"/>
      <w:marRight w:val="0"/>
      <w:marTop w:val="0"/>
      <w:marBottom w:val="0"/>
      <w:divBdr>
        <w:top w:val="none" w:sz="0" w:space="0" w:color="auto"/>
        <w:left w:val="none" w:sz="0" w:space="0" w:color="auto"/>
        <w:bottom w:val="none" w:sz="0" w:space="0" w:color="auto"/>
        <w:right w:val="none" w:sz="0" w:space="0" w:color="auto"/>
      </w:divBdr>
    </w:div>
    <w:div w:id="1076513998">
      <w:marLeft w:val="640"/>
      <w:marRight w:val="0"/>
      <w:marTop w:val="0"/>
      <w:marBottom w:val="0"/>
      <w:divBdr>
        <w:top w:val="none" w:sz="0" w:space="0" w:color="auto"/>
        <w:left w:val="none" w:sz="0" w:space="0" w:color="auto"/>
        <w:bottom w:val="none" w:sz="0" w:space="0" w:color="auto"/>
        <w:right w:val="none" w:sz="0" w:space="0" w:color="auto"/>
      </w:divBdr>
    </w:div>
    <w:div w:id="1076560542">
      <w:marLeft w:val="640"/>
      <w:marRight w:val="0"/>
      <w:marTop w:val="0"/>
      <w:marBottom w:val="0"/>
      <w:divBdr>
        <w:top w:val="none" w:sz="0" w:space="0" w:color="auto"/>
        <w:left w:val="none" w:sz="0" w:space="0" w:color="auto"/>
        <w:bottom w:val="none" w:sz="0" w:space="0" w:color="auto"/>
        <w:right w:val="none" w:sz="0" w:space="0" w:color="auto"/>
      </w:divBdr>
    </w:div>
    <w:div w:id="1080951155">
      <w:marLeft w:val="640"/>
      <w:marRight w:val="0"/>
      <w:marTop w:val="0"/>
      <w:marBottom w:val="0"/>
      <w:divBdr>
        <w:top w:val="none" w:sz="0" w:space="0" w:color="auto"/>
        <w:left w:val="none" w:sz="0" w:space="0" w:color="auto"/>
        <w:bottom w:val="none" w:sz="0" w:space="0" w:color="auto"/>
        <w:right w:val="none" w:sz="0" w:space="0" w:color="auto"/>
      </w:divBdr>
    </w:div>
    <w:div w:id="1081758491">
      <w:marLeft w:val="640"/>
      <w:marRight w:val="0"/>
      <w:marTop w:val="0"/>
      <w:marBottom w:val="0"/>
      <w:divBdr>
        <w:top w:val="none" w:sz="0" w:space="0" w:color="auto"/>
        <w:left w:val="none" w:sz="0" w:space="0" w:color="auto"/>
        <w:bottom w:val="none" w:sz="0" w:space="0" w:color="auto"/>
        <w:right w:val="none" w:sz="0" w:space="0" w:color="auto"/>
      </w:divBdr>
    </w:div>
    <w:div w:id="1084258628">
      <w:marLeft w:val="640"/>
      <w:marRight w:val="0"/>
      <w:marTop w:val="0"/>
      <w:marBottom w:val="0"/>
      <w:divBdr>
        <w:top w:val="none" w:sz="0" w:space="0" w:color="auto"/>
        <w:left w:val="none" w:sz="0" w:space="0" w:color="auto"/>
        <w:bottom w:val="none" w:sz="0" w:space="0" w:color="auto"/>
        <w:right w:val="none" w:sz="0" w:space="0" w:color="auto"/>
      </w:divBdr>
    </w:div>
    <w:div w:id="1084570291">
      <w:marLeft w:val="640"/>
      <w:marRight w:val="0"/>
      <w:marTop w:val="0"/>
      <w:marBottom w:val="0"/>
      <w:divBdr>
        <w:top w:val="none" w:sz="0" w:space="0" w:color="auto"/>
        <w:left w:val="none" w:sz="0" w:space="0" w:color="auto"/>
        <w:bottom w:val="none" w:sz="0" w:space="0" w:color="auto"/>
        <w:right w:val="none" w:sz="0" w:space="0" w:color="auto"/>
      </w:divBdr>
    </w:div>
    <w:div w:id="1084883260">
      <w:marLeft w:val="640"/>
      <w:marRight w:val="0"/>
      <w:marTop w:val="0"/>
      <w:marBottom w:val="0"/>
      <w:divBdr>
        <w:top w:val="none" w:sz="0" w:space="0" w:color="auto"/>
        <w:left w:val="none" w:sz="0" w:space="0" w:color="auto"/>
        <w:bottom w:val="none" w:sz="0" w:space="0" w:color="auto"/>
        <w:right w:val="none" w:sz="0" w:space="0" w:color="auto"/>
      </w:divBdr>
    </w:div>
    <w:div w:id="1086078160">
      <w:marLeft w:val="640"/>
      <w:marRight w:val="0"/>
      <w:marTop w:val="0"/>
      <w:marBottom w:val="0"/>
      <w:divBdr>
        <w:top w:val="none" w:sz="0" w:space="0" w:color="auto"/>
        <w:left w:val="none" w:sz="0" w:space="0" w:color="auto"/>
        <w:bottom w:val="none" w:sz="0" w:space="0" w:color="auto"/>
        <w:right w:val="none" w:sz="0" w:space="0" w:color="auto"/>
      </w:divBdr>
    </w:div>
    <w:div w:id="1086458334">
      <w:marLeft w:val="640"/>
      <w:marRight w:val="0"/>
      <w:marTop w:val="0"/>
      <w:marBottom w:val="0"/>
      <w:divBdr>
        <w:top w:val="none" w:sz="0" w:space="0" w:color="auto"/>
        <w:left w:val="none" w:sz="0" w:space="0" w:color="auto"/>
        <w:bottom w:val="none" w:sz="0" w:space="0" w:color="auto"/>
        <w:right w:val="none" w:sz="0" w:space="0" w:color="auto"/>
      </w:divBdr>
    </w:div>
    <w:div w:id="1088383045">
      <w:marLeft w:val="640"/>
      <w:marRight w:val="0"/>
      <w:marTop w:val="0"/>
      <w:marBottom w:val="0"/>
      <w:divBdr>
        <w:top w:val="none" w:sz="0" w:space="0" w:color="auto"/>
        <w:left w:val="none" w:sz="0" w:space="0" w:color="auto"/>
        <w:bottom w:val="none" w:sz="0" w:space="0" w:color="auto"/>
        <w:right w:val="none" w:sz="0" w:space="0" w:color="auto"/>
      </w:divBdr>
    </w:div>
    <w:div w:id="1091122715">
      <w:marLeft w:val="640"/>
      <w:marRight w:val="0"/>
      <w:marTop w:val="0"/>
      <w:marBottom w:val="0"/>
      <w:divBdr>
        <w:top w:val="none" w:sz="0" w:space="0" w:color="auto"/>
        <w:left w:val="none" w:sz="0" w:space="0" w:color="auto"/>
        <w:bottom w:val="none" w:sz="0" w:space="0" w:color="auto"/>
        <w:right w:val="none" w:sz="0" w:space="0" w:color="auto"/>
      </w:divBdr>
    </w:div>
    <w:div w:id="1092627857">
      <w:marLeft w:val="640"/>
      <w:marRight w:val="0"/>
      <w:marTop w:val="0"/>
      <w:marBottom w:val="0"/>
      <w:divBdr>
        <w:top w:val="none" w:sz="0" w:space="0" w:color="auto"/>
        <w:left w:val="none" w:sz="0" w:space="0" w:color="auto"/>
        <w:bottom w:val="none" w:sz="0" w:space="0" w:color="auto"/>
        <w:right w:val="none" w:sz="0" w:space="0" w:color="auto"/>
      </w:divBdr>
    </w:div>
    <w:div w:id="1092819674">
      <w:marLeft w:val="640"/>
      <w:marRight w:val="0"/>
      <w:marTop w:val="0"/>
      <w:marBottom w:val="0"/>
      <w:divBdr>
        <w:top w:val="none" w:sz="0" w:space="0" w:color="auto"/>
        <w:left w:val="none" w:sz="0" w:space="0" w:color="auto"/>
        <w:bottom w:val="none" w:sz="0" w:space="0" w:color="auto"/>
        <w:right w:val="none" w:sz="0" w:space="0" w:color="auto"/>
      </w:divBdr>
    </w:div>
    <w:div w:id="1093010549">
      <w:marLeft w:val="640"/>
      <w:marRight w:val="0"/>
      <w:marTop w:val="0"/>
      <w:marBottom w:val="0"/>
      <w:divBdr>
        <w:top w:val="none" w:sz="0" w:space="0" w:color="auto"/>
        <w:left w:val="none" w:sz="0" w:space="0" w:color="auto"/>
        <w:bottom w:val="none" w:sz="0" w:space="0" w:color="auto"/>
        <w:right w:val="none" w:sz="0" w:space="0" w:color="auto"/>
      </w:divBdr>
    </w:div>
    <w:div w:id="1094857563">
      <w:marLeft w:val="640"/>
      <w:marRight w:val="0"/>
      <w:marTop w:val="0"/>
      <w:marBottom w:val="0"/>
      <w:divBdr>
        <w:top w:val="none" w:sz="0" w:space="0" w:color="auto"/>
        <w:left w:val="none" w:sz="0" w:space="0" w:color="auto"/>
        <w:bottom w:val="none" w:sz="0" w:space="0" w:color="auto"/>
        <w:right w:val="none" w:sz="0" w:space="0" w:color="auto"/>
      </w:divBdr>
    </w:div>
    <w:div w:id="1095369173">
      <w:marLeft w:val="640"/>
      <w:marRight w:val="0"/>
      <w:marTop w:val="0"/>
      <w:marBottom w:val="0"/>
      <w:divBdr>
        <w:top w:val="none" w:sz="0" w:space="0" w:color="auto"/>
        <w:left w:val="none" w:sz="0" w:space="0" w:color="auto"/>
        <w:bottom w:val="none" w:sz="0" w:space="0" w:color="auto"/>
        <w:right w:val="none" w:sz="0" w:space="0" w:color="auto"/>
      </w:divBdr>
    </w:div>
    <w:div w:id="1095781040">
      <w:marLeft w:val="640"/>
      <w:marRight w:val="0"/>
      <w:marTop w:val="0"/>
      <w:marBottom w:val="0"/>
      <w:divBdr>
        <w:top w:val="none" w:sz="0" w:space="0" w:color="auto"/>
        <w:left w:val="none" w:sz="0" w:space="0" w:color="auto"/>
        <w:bottom w:val="none" w:sz="0" w:space="0" w:color="auto"/>
        <w:right w:val="none" w:sz="0" w:space="0" w:color="auto"/>
      </w:divBdr>
    </w:div>
    <w:div w:id="1096831406">
      <w:marLeft w:val="640"/>
      <w:marRight w:val="0"/>
      <w:marTop w:val="0"/>
      <w:marBottom w:val="0"/>
      <w:divBdr>
        <w:top w:val="none" w:sz="0" w:space="0" w:color="auto"/>
        <w:left w:val="none" w:sz="0" w:space="0" w:color="auto"/>
        <w:bottom w:val="none" w:sz="0" w:space="0" w:color="auto"/>
        <w:right w:val="none" w:sz="0" w:space="0" w:color="auto"/>
      </w:divBdr>
    </w:div>
    <w:div w:id="1098407172">
      <w:marLeft w:val="640"/>
      <w:marRight w:val="0"/>
      <w:marTop w:val="0"/>
      <w:marBottom w:val="0"/>
      <w:divBdr>
        <w:top w:val="none" w:sz="0" w:space="0" w:color="auto"/>
        <w:left w:val="none" w:sz="0" w:space="0" w:color="auto"/>
        <w:bottom w:val="none" w:sz="0" w:space="0" w:color="auto"/>
        <w:right w:val="none" w:sz="0" w:space="0" w:color="auto"/>
      </w:divBdr>
    </w:div>
    <w:div w:id="1099181791">
      <w:marLeft w:val="640"/>
      <w:marRight w:val="0"/>
      <w:marTop w:val="0"/>
      <w:marBottom w:val="0"/>
      <w:divBdr>
        <w:top w:val="none" w:sz="0" w:space="0" w:color="auto"/>
        <w:left w:val="none" w:sz="0" w:space="0" w:color="auto"/>
        <w:bottom w:val="none" w:sz="0" w:space="0" w:color="auto"/>
        <w:right w:val="none" w:sz="0" w:space="0" w:color="auto"/>
      </w:divBdr>
    </w:div>
    <w:div w:id="1101800480">
      <w:marLeft w:val="640"/>
      <w:marRight w:val="0"/>
      <w:marTop w:val="0"/>
      <w:marBottom w:val="0"/>
      <w:divBdr>
        <w:top w:val="none" w:sz="0" w:space="0" w:color="auto"/>
        <w:left w:val="none" w:sz="0" w:space="0" w:color="auto"/>
        <w:bottom w:val="none" w:sz="0" w:space="0" w:color="auto"/>
        <w:right w:val="none" w:sz="0" w:space="0" w:color="auto"/>
      </w:divBdr>
    </w:div>
    <w:div w:id="1102609107">
      <w:marLeft w:val="640"/>
      <w:marRight w:val="0"/>
      <w:marTop w:val="0"/>
      <w:marBottom w:val="0"/>
      <w:divBdr>
        <w:top w:val="none" w:sz="0" w:space="0" w:color="auto"/>
        <w:left w:val="none" w:sz="0" w:space="0" w:color="auto"/>
        <w:bottom w:val="none" w:sz="0" w:space="0" w:color="auto"/>
        <w:right w:val="none" w:sz="0" w:space="0" w:color="auto"/>
      </w:divBdr>
    </w:div>
    <w:div w:id="1103036709">
      <w:marLeft w:val="640"/>
      <w:marRight w:val="0"/>
      <w:marTop w:val="0"/>
      <w:marBottom w:val="0"/>
      <w:divBdr>
        <w:top w:val="none" w:sz="0" w:space="0" w:color="auto"/>
        <w:left w:val="none" w:sz="0" w:space="0" w:color="auto"/>
        <w:bottom w:val="none" w:sz="0" w:space="0" w:color="auto"/>
        <w:right w:val="none" w:sz="0" w:space="0" w:color="auto"/>
      </w:divBdr>
    </w:div>
    <w:div w:id="1103917106">
      <w:marLeft w:val="640"/>
      <w:marRight w:val="0"/>
      <w:marTop w:val="0"/>
      <w:marBottom w:val="0"/>
      <w:divBdr>
        <w:top w:val="none" w:sz="0" w:space="0" w:color="auto"/>
        <w:left w:val="none" w:sz="0" w:space="0" w:color="auto"/>
        <w:bottom w:val="none" w:sz="0" w:space="0" w:color="auto"/>
        <w:right w:val="none" w:sz="0" w:space="0" w:color="auto"/>
      </w:divBdr>
    </w:div>
    <w:div w:id="1104033344">
      <w:marLeft w:val="640"/>
      <w:marRight w:val="0"/>
      <w:marTop w:val="0"/>
      <w:marBottom w:val="0"/>
      <w:divBdr>
        <w:top w:val="none" w:sz="0" w:space="0" w:color="auto"/>
        <w:left w:val="none" w:sz="0" w:space="0" w:color="auto"/>
        <w:bottom w:val="none" w:sz="0" w:space="0" w:color="auto"/>
        <w:right w:val="none" w:sz="0" w:space="0" w:color="auto"/>
      </w:divBdr>
    </w:div>
    <w:div w:id="1106851986">
      <w:marLeft w:val="640"/>
      <w:marRight w:val="0"/>
      <w:marTop w:val="0"/>
      <w:marBottom w:val="0"/>
      <w:divBdr>
        <w:top w:val="none" w:sz="0" w:space="0" w:color="auto"/>
        <w:left w:val="none" w:sz="0" w:space="0" w:color="auto"/>
        <w:bottom w:val="none" w:sz="0" w:space="0" w:color="auto"/>
        <w:right w:val="none" w:sz="0" w:space="0" w:color="auto"/>
      </w:divBdr>
    </w:div>
    <w:div w:id="1107122860">
      <w:marLeft w:val="640"/>
      <w:marRight w:val="0"/>
      <w:marTop w:val="0"/>
      <w:marBottom w:val="0"/>
      <w:divBdr>
        <w:top w:val="none" w:sz="0" w:space="0" w:color="auto"/>
        <w:left w:val="none" w:sz="0" w:space="0" w:color="auto"/>
        <w:bottom w:val="none" w:sz="0" w:space="0" w:color="auto"/>
        <w:right w:val="none" w:sz="0" w:space="0" w:color="auto"/>
      </w:divBdr>
    </w:div>
    <w:div w:id="1109470149">
      <w:marLeft w:val="640"/>
      <w:marRight w:val="0"/>
      <w:marTop w:val="0"/>
      <w:marBottom w:val="0"/>
      <w:divBdr>
        <w:top w:val="none" w:sz="0" w:space="0" w:color="auto"/>
        <w:left w:val="none" w:sz="0" w:space="0" w:color="auto"/>
        <w:bottom w:val="none" w:sz="0" w:space="0" w:color="auto"/>
        <w:right w:val="none" w:sz="0" w:space="0" w:color="auto"/>
      </w:divBdr>
    </w:div>
    <w:div w:id="1110273784">
      <w:marLeft w:val="640"/>
      <w:marRight w:val="0"/>
      <w:marTop w:val="0"/>
      <w:marBottom w:val="0"/>
      <w:divBdr>
        <w:top w:val="none" w:sz="0" w:space="0" w:color="auto"/>
        <w:left w:val="none" w:sz="0" w:space="0" w:color="auto"/>
        <w:bottom w:val="none" w:sz="0" w:space="0" w:color="auto"/>
        <w:right w:val="none" w:sz="0" w:space="0" w:color="auto"/>
      </w:divBdr>
    </w:div>
    <w:div w:id="1113669540">
      <w:marLeft w:val="640"/>
      <w:marRight w:val="0"/>
      <w:marTop w:val="0"/>
      <w:marBottom w:val="0"/>
      <w:divBdr>
        <w:top w:val="none" w:sz="0" w:space="0" w:color="auto"/>
        <w:left w:val="none" w:sz="0" w:space="0" w:color="auto"/>
        <w:bottom w:val="none" w:sz="0" w:space="0" w:color="auto"/>
        <w:right w:val="none" w:sz="0" w:space="0" w:color="auto"/>
      </w:divBdr>
    </w:div>
    <w:div w:id="1115755525">
      <w:marLeft w:val="640"/>
      <w:marRight w:val="0"/>
      <w:marTop w:val="0"/>
      <w:marBottom w:val="0"/>
      <w:divBdr>
        <w:top w:val="none" w:sz="0" w:space="0" w:color="auto"/>
        <w:left w:val="none" w:sz="0" w:space="0" w:color="auto"/>
        <w:bottom w:val="none" w:sz="0" w:space="0" w:color="auto"/>
        <w:right w:val="none" w:sz="0" w:space="0" w:color="auto"/>
      </w:divBdr>
    </w:div>
    <w:div w:id="1117219638">
      <w:marLeft w:val="640"/>
      <w:marRight w:val="0"/>
      <w:marTop w:val="0"/>
      <w:marBottom w:val="0"/>
      <w:divBdr>
        <w:top w:val="none" w:sz="0" w:space="0" w:color="auto"/>
        <w:left w:val="none" w:sz="0" w:space="0" w:color="auto"/>
        <w:bottom w:val="none" w:sz="0" w:space="0" w:color="auto"/>
        <w:right w:val="none" w:sz="0" w:space="0" w:color="auto"/>
      </w:divBdr>
    </w:div>
    <w:div w:id="1117405099">
      <w:marLeft w:val="640"/>
      <w:marRight w:val="0"/>
      <w:marTop w:val="0"/>
      <w:marBottom w:val="0"/>
      <w:divBdr>
        <w:top w:val="none" w:sz="0" w:space="0" w:color="auto"/>
        <w:left w:val="none" w:sz="0" w:space="0" w:color="auto"/>
        <w:bottom w:val="none" w:sz="0" w:space="0" w:color="auto"/>
        <w:right w:val="none" w:sz="0" w:space="0" w:color="auto"/>
      </w:divBdr>
    </w:div>
    <w:div w:id="1118912721">
      <w:marLeft w:val="640"/>
      <w:marRight w:val="0"/>
      <w:marTop w:val="0"/>
      <w:marBottom w:val="0"/>
      <w:divBdr>
        <w:top w:val="none" w:sz="0" w:space="0" w:color="auto"/>
        <w:left w:val="none" w:sz="0" w:space="0" w:color="auto"/>
        <w:bottom w:val="none" w:sz="0" w:space="0" w:color="auto"/>
        <w:right w:val="none" w:sz="0" w:space="0" w:color="auto"/>
      </w:divBdr>
    </w:div>
    <w:div w:id="1121726329">
      <w:marLeft w:val="640"/>
      <w:marRight w:val="0"/>
      <w:marTop w:val="0"/>
      <w:marBottom w:val="0"/>
      <w:divBdr>
        <w:top w:val="none" w:sz="0" w:space="0" w:color="auto"/>
        <w:left w:val="none" w:sz="0" w:space="0" w:color="auto"/>
        <w:bottom w:val="none" w:sz="0" w:space="0" w:color="auto"/>
        <w:right w:val="none" w:sz="0" w:space="0" w:color="auto"/>
      </w:divBdr>
    </w:div>
    <w:div w:id="1123425054">
      <w:marLeft w:val="640"/>
      <w:marRight w:val="0"/>
      <w:marTop w:val="0"/>
      <w:marBottom w:val="0"/>
      <w:divBdr>
        <w:top w:val="none" w:sz="0" w:space="0" w:color="auto"/>
        <w:left w:val="none" w:sz="0" w:space="0" w:color="auto"/>
        <w:bottom w:val="none" w:sz="0" w:space="0" w:color="auto"/>
        <w:right w:val="none" w:sz="0" w:space="0" w:color="auto"/>
      </w:divBdr>
    </w:div>
    <w:div w:id="1124231503">
      <w:marLeft w:val="640"/>
      <w:marRight w:val="0"/>
      <w:marTop w:val="0"/>
      <w:marBottom w:val="0"/>
      <w:divBdr>
        <w:top w:val="none" w:sz="0" w:space="0" w:color="auto"/>
        <w:left w:val="none" w:sz="0" w:space="0" w:color="auto"/>
        <w:bottom w:val="none" w:sz="0" w:space="0" w:color="auto"/>
        <w:right w:val="none" w:sz="0" w:space="0" w:color="auto"/>
      </w:divBdr>
    </w:div>
    <w:div w:id="1125196719">
      <w:marLeft w:val="640"/>
      <w:marRight w:val="0"/>
      <w:marTop w:val="0"/>
      <w:marBottom w:val="0"/>
      <w:divBdr>
        <w:top w:val="none" w:sz="0" w:space="0" w:color="auto"/>
        <w:left w:val="none" w:sz="0" w:space="0" w:color="auto"/>
        <w:bottom w:val="none" w:sz="0" w:space="0" w:color="auto"/>
        <w:right w:val="none" w:sz="0" w:space="0" w:color="auto"/>
      </w:divBdr>
    </w:div>
    <w:div w:id="1126047804">
      <w:marLeft w:val="640"/>
      <w:marRight w:val="0"/>
      <w:marTop w:val="0"/>
      <w:marBottom w:val="0"/>
      <w:divBdr>
        <w:top w:val="none" w:sz="0" w:space="0" w:color="auto"/>
        <w:left w:val="none" w:sz="0" w:space="0" w:color="auto"/>
        <w:bottom w:val="none" w:sz="0" w:space="0" w:color="auto"/>
        <w:right w:val="none" w:sz="0" w:space="0" w:color="auto"/>
      </w:divBdr>
    </w:div>
    <w:div w:id="1129126592">
      <w:marLeft w:val="640"/>
      <w:marRight w:val="0"/>
      <w:marTop w:val="0"/>
      <w:marBottom w:val="0"/>
      <w:divBdr>
        <w:top w:val="none" w:sz="0" w:space="0" w:color="auto"/>
        <w:left w:val="none" w:sz="0" w:space="0" w:color="auto"/>
        <w:bottom w:val="none" w:sz="0" w:space="0" w:color="auto"/>
        <w:right w:val="none" w:sz="0" w:space="0" w:color="auto"/>
      </w:divBdr>
    </w:div>
    <w:div w:id="1129592540">
      <w:marLeft w:val="640"/>
      <w:marRight w:val="0"/>
      <w:marTop w:val="0"/>
      <w:marBottom w:val="0"/>
      <w:divBdr>
        <w:top w:val="none" w:sz="0" w:space="0" w:color="auto"/>
        <w:left w:val="none" w:sz="0" w:space="0" w:color="auto"/>
        <w:bottom w:val="none" w:sz="0" w:space="0" w:color="auto"/>
        <w:right w:val="none" w:sz="0" w:space="0" w:color="auto"/>
      </w:divBdr>
    </w:div>
    <w:div w:id="1132332939">
      <w:marLeft w:val="640"/>
      <w:marRight w:val="0"/>
      <w:marTop w:val="0"/>
      <w:marBottom w:val="0"/>
      <w:divBdr>
        <w:top w:val="none" w:sz="0" w:space="0" w:color="auto"/>
        <w:left w:val="none" w:sz="0" w:space="0" w:color="auto"/>
        <w:bottom w:val="none" w:sz="0" w:space="0" w:color="auto"/>
        <w:right w:val="none" w:sz="0" w:space="0" w:color="auto"/>
      </w:divBdr>
    </w:div>
    <w:div w:id="1132748274">
      <w:marLeft w:val="640"/>
      <w:marRight w:val="0"/>
      <w:marTop w:val="0"/>
      <w:marBottom w:val="0"/>
      <w:divBdr>
        <w:top w:val="none" w:sz="0" w:space="0" w:color="auto"/>
        <w:left w:val="none" w:sz="0" w:space="0" w:color="auto"/>
        <w:bottom w:val="none" w:sz="0" w:space="0" w:color="auto"/>
        <w:right w:val="none" w:sz="0" w:space="0" w:color="auto"/>
      </w:divBdr>
    </w:div>
    <w:div w:id="1134103342">
      <w:marLeft w:val="640"/>
      <w:marRight w:val="0"/>
      <w:marTop w:val="0"/>
      <w:marBottom w:val="0"/>
      <w:divBdr>
        <w:top w:val="none" w:sz="0" w:space="0" w:color="auto"/>
        <w:left w:val="none" w:sz="0" w:space="0" w:color="auto"/>
        <w:bottom w:val="none" w:sz="0" w:space="0" w:color="auto"/>
        <w:right w:val="none" w:sz="0" w:space="0" w:color="auto"/>
      </w:divBdr>
    </w:div>
    <w:div w:id="1138574702">
      <w:marLeft w:val="640"/>
      <w:marRight w:val="0"/>
      <w:marTop w:val="0"/>
      <w:marBottom w:val="0"/>
      <w:divBdr>
        <w:top w:val="none" w:sz="0" w:space="0" w:color="auto"/>
        <w:left w:val="none" w:sz="0" w:space="0" w:color="auto"/>
        <w:bottom w:val="none" w:sz="0" w:space="0" w:color="auto"/>
        <w:right w:val="none" w:sz="0" w:space="0" w:color="auto"/>
      </w:divBdr>
    </w:div>
    <w:div w:id="1139112225">
      <w:marLeft w:val="640"/>
      <w:marRight w:val="0"/>
      <w:marTop w:val="0"/>
      <w:marBottom w:val="0"/>
      <w:divBdr>
        <w:top w:val="none" w:sz="0" w:space="0" w:color="auto"/>
        <w:left w:val="none" w:sz="0" w:space="0" w:color="auto"/>
        <w:bottom w:val="none" w:sz="0" w:space="0" w:color="auto"/>
        <w:right w:val="none" w:sz="0" w:space="0" w:color="auto"/>
      </w:divBdr>
    </w:div>
    <w:div w:id="1140001142">
      <w:marLeft w:val="640"/>
      <w:marRight w:val="0"/>
      <w:marTop w:val="0"/>
      <w:marBottom w:val="0"/>
      <w:divBdr>
        <w:top w:val="none" w:sz="0" w:space="0" w:color="auto"/>
        <w:left w:val="none" w:sz="0" w:space="0" w:color="auto"/>
        <w:bottom w:val="none" w:sz="0" w:space="0" w:color="auto"/>
        <w:right w:val="none" w:sz="0" w:space="0" w:color="auto"/>
      </w:divBdr>
    </w:div>
    <w:div w:id="1140533894">
      <w:marLeft w:val="640"/>
      <w:marRight w:val="0"/>
      <w:marTop w:val="0"/>
      <w:marBottom w:val="0"/>
      <w:divBdr>
        <w:top w:val="none" w:sz="0" w:space="0" w:color="auto"/>
        <w:left w:val="none" w:sz="0" w:space="0" w:color="auto"/>
        <w:bottom w:val="none" w:sz="0" w:space="0" w:color="auto"/>
        <w:right w:val="none" w:sz="0" w:space="0" w:color="auto"/>
      </w:divBdr>
    </w:div>
    <w:div w:id="1146361017">
      <w:marLeft w:val="640"/>
      <w:marRight w:val="0"/>
      <w:marTop w:val="0"/>
      <w:marBottom w:val="0"/>
      <w:divBdr>
        <w:top w:val="none" w:sz="0" w:space="0" w:color="auto"/>
        <w:left w:val="none" w:sz="0" w:space="0" w:color="auto"/>
        <w:bottom w:val="none" w:sz="0" w:space="0" w:color="auto"/>
        <w:right w:val="none" w:sz="0" w:space="0" w:color="auto"/>
      </w:divBdr>
    </w:div>
    <w:div w:id="1146435902">
      <w:marLeft w:val="640"/>
      <w:marRight w:val="0"/>
      <w:marTop w:val="0"/>
      <w:marBottom w:val="0"/>
      <w:divBdr>
        <w:top w:val="none" w:sz="0" w:space="0" w:color="auto"/>
        <w:left w:val="none" w:sz="0" w:space="0" w:color="auto"/>
        <w:bottom w:val="none" w:sz="0" w:space="0" w:color="auto"/>
        <w:right w:val="none" w:sz="0" w:space="0" w:color="auto"/>
      </w:divBdr>
    </w:div>
    <w:div w:id="1148090322">
      <w:marLeft w:val="640"/>
      <w:marRight w:val="0"/>
      <w:marTop w:val="0"/>
      <w:marBottom w:val="0"/>
      <w:divBdr>
        <w:top w:val="none" w:sz="0" w:space="0" w:color="auto"/>
        <w:left w:val="none" w:sz="0" w:space="0" w:color="auto"/>
        <w:bottom w:val="none" w:sz="0" w:space="0" w:color="auto"/>
        <w:right w:val="none" w:sz="0" w:space="0" w:color="auto"/>
      </w:divBdr>
    </w:div>
    <w:div w:id="1149052525">
      <w:marLeft w:val="640"/>
      <w:marRight w:val="0"/>
      <w:marTop w:val="0"/>
      <w:marBottom w:val="0"/>
      <w:divBdr>
        <w:top w:val="none" w:sz="0" w:space="0" w:color="auto"/>
        <w:left w:val="none" w:sz="0" w:space="0" w:color="auto"/>
        <w:bottom w:val="none" w:sz="0" w:space="0" w:color="auto"/>
        <w:right w:val="none" w:sz="0" w:space="0" w:color="auto"/>
      </w:divBdr>
    </w:div>
    <w:div w:id="1149589685">
      <w:marLeft w:val="640"/>
      <w:marRight w:val="0"/>
      <w:marTop w:val="0"/>
      <w:marBottom w:val="0"/>
      <w:divBdr>
        <w:top w:val="none" w:sz="0" w:space="0" w:color="auto"/>
        <w:left w:val="none" w:sz="0" w:space="0" w:color="auto"/>
        <w:bottom w:val="none" w:sz="0" w:space="0" w:color="auto"/>
        <w:right w:val="none" w:sz="0" w:space="0" w:color="auto"/>
      </w:divBdr>
    </w:div>
    <w:div w:id="1150946853">
      <w:marLeft w:val="640"/>
      <w:marRight w:val="0"/>
      <w:marTop w:val="0"/>
      <w:marBottom w:val="0"/>
      <w:divBdr>
        <w:top w:val="none" w:sz="0" w:space="0" w:color="auto"/>
        <w:left w:val="none" w:sz="0" w:space="0" w:color="auto"/>
        <w:bottom w:val="none" w:sz="0" w:space="0" w:color="auto"/>
        <w:right w:val="none" w:sz="0" w:space="0" w:color="auto"/>
      </w:divBdr>
    </w:div>
    <w:div w:id="1151822790">
      <w:marLeft w:val="640"/>
      <w:marRight w:val="0"/>
      <w:marTop w:val="0"/>
      <w:marBottom w:val="0"/>
      <w:divBdr>
        <w:top w:val="none" w:sz="0" w:space="0" w:color="auto"/>
        <w:left w:val="none" w:sz="0" w:space="0" w:color="auto"/>
        <w:bottom w:val="none" w:sz="0" w:space="0" w:color="auto"/>
        <w:right w:val="none" w:sz="0" w:space="0" w:color="auto"/>
      </w:divBdr>
    </w:div>
    <w:div w:id="1153375142">
      <w:marLeft w:val="640"/>
      <w:marRight w:val="0"/>
      <w:marTop w:val="0"/>
      <w:marBottom w:val="0"/>
      <w:divBdr>
        <w:top w:val="none" w:sz="0" w:space="0" w:color="auto"/>
        <w:left w:val="none" w:sz="0" w:space="0" w:color="auto"/>
        <w:bottom w:val="none" w:sz="0" w:space="0" w:color="auto"/>
        <w:right w:val="none" w:sz="0" w:space="0" w:color="auto"/>
      </w:divBdr>
    </w:div>
    <w:div w:id="1153907789">
      <w:marLeft w:val="640"/>
      <w:marRight w:val="0"/>
      <w:marTop w:val="0"/>
      <w:marBottom w:val="0"/>
      <w:divBdr>
        <w:top w:val="none" w:sz="0" w:space="0" w:color="auto"/>
        <w:left w:val="none" w:sz="0" w:space="0" w:color="auto"/>
        <w:bottom w:val="none" w:sz="0" w:space="0" w:color="auto"/>
        <w:right w:val="none" w:sz="0" w:space="0" w:color="auto"/>
      </w:divBdr>
    </w:div>
    <w:div w:id="1156602617">
      <w:marLeft w:val="640"/>
      <w:marRight w:val="0"/>
      <w:marTop w:val="0"/>
      <w:marBottom w:val="0"/>
      <w:divBdr>
        <w:top w:val="none" w:sz="0" w:space="0" w:color="auto"/>
        <w:left w:val="none" w:sz="0" w:space="0" w:color="auto"/>
        <w:bottom w:val="none" w:sz="0" w:space="0" w:color="auto"/>
        <w:right w:val="none" w:sz="0" w:space="0" w:color="auto"/>
      </w:divBdr>
    </w:div>
    <w:div w:id="1157041197">
      <w:marLeft w:val="640"/>
      <w:marRight w:val="0"/>
      <w:marTop w:val="0"/>
      <w:marBottom w:val="0"/>
      <w:divBdr>
        <w:top w:val="none" w:sz="0" w:space="0" w:color="auto"/>
        <w:left w:val="none" w:sz="0" w:space="0" w:color="auto"/>
        <w:bottom w:val="none" w:sz="0" w:space="0" w:color="auto"/>
        <w:right w:val="none" w:sz="0" w:space="0" w:color="auto"/>
      </w:divBdr>
    </w:div>
    <w:div w:id="1158421523">
      <w:marLeft w:val="640"/>
      <w:marRight w:val="0"/>
      <w:marTop w:val="0"/>
      <w:marBottom w:val="0"/>
      <w:divBdr>
        <w:top w:val="none" w:sz="0" w:space="0" w:color="auto"/>
        <w:left w:val="none" w:sz="0" w:space="0" w:color="auto"/>
        <w:bottom w:val="none" w:sz="0" w:space="0" w:color="auto"/>
        <w:right w:val="none" w:sz="0" w:space="0" w:color="auto"/>
      </w:divBdr>
    </w:div>
    <w:div w:id="1167358738">
      <w:marLeft w:val="640"/>
      <w:marRight w:val="0"/>
      <w:marTop w:val="0"/>
      <w:marBottom w:val="0"/>
      <w:divBdr>
        <w:top w:val="none" w:sz="0" w:space="0" w:color="auto"/>
        <w:left w:val="none" w:sz="0" w:space="0" w:color="auto"/>
        <w:bottom w:val="none" w:sz="0" w:space="0" w:color="auto"/>
        <w:right w:val="none" w:sz="0" w:space="0" w:color="auto"/>
      </w:divBdr>
    </w:div>
    <w:div w:id="1167668241">
      <w:marLeft w:val="640"/>
      <w:marRight w:val="0"/>
      <w:marTop w:val="0"/>
      <w:marBottom w:val="0"/>
      <w:divBdr>
        <w:top w:val="none" w:sz="0" w:space="0" w:color="auto"/>
        <w:left w:val="none" w:sz="0" w:space="0" w:color="auto"/>
        <w:bottom w:val="none" w:sz="0" w:space="0" w:color="auto"/>
        <w:right w:val="none" w:sz="0" w:space="0" w:color="auto"/>
      </w:divBdr>
    </w:div>
    <w:div w:id="1167671737">
      <w:marLeft w:val="640"/>
      <w:marRight w:val="0"/>
      <w:marTop w:val="0"/>
      <w:marBottom w:val="0"/>
      <w:divBdr>
        <w:top w:val="none" w:sz="0" w:space="0" w:color="auto"/>
        <w:left w:val="none" w:sz="0" w:space="0" w:color="auto"/>
        <w:bottom w:val="none" w:sz="0" w:space="0" w:color="auto"/>
        <w:right w:val="none" w:sz="0" w:space="0" w:color="auto"/>
      </w:divBdr>
    </w:div>
    <w:div w:id="1169179563">
      <w:marLeft w:val="640"/>
      <w:marRight w:val="0"/>
      <w:marTop w:val="0"/>
      <w:marBottom w:val="0"/>
      <w:divBdr>
        <w:top w:val="none" w:sz="0" w:space="0" w:color="auto"/>
        <w:left w:val="none" w:sz="0" w:space="0" w:color="auto"/>
        <w:bottom w:val="none" w:sz="0" w:space="0" w:color="auto"/>
        <w:right w:val="none" w:sz="0" w:space="0" w:color="auto"/>
      </w:divBdr>
    </w:div>
    <w:div w:id="1171598832">
      <w:marLeft w:val="640"/>
      <w:marRight w:val="0"/>
      <w:marTop w:val="0"/>
      <w:marBottom w:val="0"/>
      <w:divBdr>
        <w:top w:val="none" w:sz="0" w:space="0" w:color="auto"/>
        <w:left w:val="none" w:sz="0" w:space="0" w:color="auto"/>
        <w:bottom w:val="none" w:sz="0" w:space="0" w:color="auto"/>
        <w:right w:val="none" w:sz="0" w:space="0" w:color="auto"/>
      </w:divBdr>
    </w:div>
    <w:div w:id="1174950490">
      <w:marLeft w:val="640"/>
      <w:marRight w:val="0"/>
      <w:marTop w:val="0"/>
      <w:marBottom w:val="0"/>
      <w:divBdr>
        <w:top w:val="none" w:sz="0" w:space="0" w:color="auto"/>
        <w:left w:val="none" w:sz="0" w:space="0" w:color="auto"/>
        <w:bottom w:val="none" w:sz="0" w:space="0" w:color="auto"/>
        <w:right w:val="none" w:sz="0" w:space="0" w:color="auto"/>
      </w:divBdr>
    </w:div>
    <w:div w:id="1175077134">
      <w:marLeft w:val="640"/>
      <w:marRight w:val="0"/>
      <w:marTop w:val="0"/>
      <w:marBottom w:val="0"/>
      <w:divBdr>
        <w:top w:val="none" w:sz="0" w:space="0" w:color="auto"/>
        <w:left w:val="none" w:sz="0" w:space="0" w:color="auto"/>
        <w:bottom w:val="none" w:sz="0" w:space="0" w:color="auto"/>
        <w:right w:val="none" w:sz="0" w:space="0" w:color="auto"/>
      </w:divBdr>
    </w:div>
    <w:div w:id="1176071636">
      <w:marLeft w:val="640"/>
      <w:marRight w:val="0"/>
      <w:marTop w:val="0"/>
      <w:marBottom w:val="0"/>
      <w:divBdr>
        <w:top w:val="none" w:sz="0" w:space="0" w:color="auto"/>
        <w:left w:val="none" w:sz="0" w:space="0" w:color="auto"/>
        <w:bottom w:val="none" w:sz="0" w:space="0" w:color="auto"/>
        <w:right w:val="none" w:sz="0" w:space="0" w:color="auto"/>
      </w:divBdr>
    </w:div>
    <w:div w:id="1176650158">
      <w:marLeft w:val="640"/>
      <w:marRight w:val="0"/>
      <w:marTop w:val="0"/>
      <w:marBottom w:val="0"/>
      <w:divBdr>
        <w:top w:val="none" w:sz="0" w:space="0" w:color="auto"/>
        <w:left w:val="none" w:sz="0" w:space="0" w:color="auto"/>
        <w:bottom w:val="none" w:sz="0" w:space="0" w:color="auto"/>
        <w:right w:val="none" w:sz="0" w:space="0" w:color="auto"/>
      </w:divBdr>
    </w:div>
    <w:div w:id="1177620801">
      <w:marLeft w:val="640"/>
      <w:marRight w:val="0"/>
      <w:marTop w:val="0"/>
      <w:marBottom w:val="0"/>
      <w:divBdr>
        <w:top w:val="none" w:sz="0" w:space="0" w:color="auto"/>
        <w:left w:val="none" w:sz="0" w:space="0" w:color="auto"/>
        <w:bottom w:val="none" w:sz="0" w:space="0" w:color="auto"/>
        <w:right w:val="none" w:sz="0" w:space="0" w:color="auto"/>
      </w:divBdr>
    </w:div>
    <w:div w:id="1178617381">
      <w:marLeft w:val="640"/>
      <w:marRight w:val="0"/>
      <w:marTop w:val="0"/>
      <w:marBottom w:val="0"/>
      <w:divBdr>
        <w:top w:val="none" w:sz="0" w:space="0" w:color="auto"/>
        <w:left w:val="none" w:sz="0" w:space="0" w:color="auto"/>
        <w:bottom w:val="none" w:sz="0" w:space="0" w:color="auto"/>
        <w:right w:val="none" w:sz="0" w:space="0" w:color="auto"/>
      </w:divBdr>
    </w:div>
    <w:div w:id="1179848777">
      <w:marLeft w:val="640"/>
      <w:marRight w:val="0"/>
      <w:marTop w:val="0"/>
      <w:marBottom w:val="0"/>
      <w:divBdr>
        <w:top w:val="none" w:sz="0" w:space="0" w:color="auto"/>
        <w:left w:val="none" w:sz="0" w:space="0" w:color="auto"/>
        <w:bottom w:val="none" w:sz="0" w:space="0" w:color="auto"/>
        <w:right w:val="none" w:sz="0" w:space="0" w:color="auto"/>
      </w:divBdr>
    </w:div>
    <w:div w:id="1180049037">
      <w:marLeft w:val="640"/>
      <w:marRight w:val="0"/>
      <w:marTop w:val="0"/>
      <w:marBottom w:val="0"/>
      <w:divBdr>
        <w:top w:val="none" w:sz="0" w:space="0" w:color="auto"/>
        <w:left w:val="none" w:sz="0" w:space="0" w:color="auto"/>
        <w:bottom w:val="none" w:sz="0" w:space="0" w:color="auto"/>
        <w:right w:val="none" w:sz="0" w:space="0" w:color="auto"/>
      </w:divBdr>
    </w:div>
    <w:div w:id="1180118207">
      <w:marLeft w:val="640"/>
      <w:marRight w:val="0"/>
      <w:marTop w:val="0"/>
      <w:marBottom w:val="0"/>
      <w:divBdr>
        <w:top w:val="none" w:sz="0" w:space="0" w:color="auto"/>
        <w:left w:val="none" w:sz="0" w:space="0" w:color="auto"/>
        <w:bottom w:val="none" w:sz="0" w:space="0" w:color="auto"/>
        <w:right w:val="none" w:sz="0" w:space="0" w:color="auto"/>
      </w:divBdr>
    </w:div>
    <w:div w:id="1182478942">
      <w:marLeft w:val="640"/>
      <w:marRight w:val="0"/>
      <w:marTop w:val="0"/>
      <w:marBottom w:val="0"/>
      <w:divBdr>
        <w:top w:val="none" w:sz="0" w:space="0" w:color="auto"/>
        <w:left w:val="none" w:sz="0" w:space="0" w:color="auto"/>
        <w:bottom w:val="none" w:sz="0" w:space="0" w:color="auto"/>
        <w:right w:val="none" w:sz="0" w:space="0" w:color="auto"/>
      </w:divBdr>
    </w:div>
    <w:div w:id="1182545039">
      <w:marLeft w:val="640"/>
      <w:marRight w:val="0"/>
      <w:marTop w:val="0"/>
      <w:marBottom w:val="0"/>
      <w:divBdr>
        <w:top w:val="none" w:sz="0" w:space="0" w:color="auto"/>
        <w:left w:val="none" w:sz="0" w:space="0" w:color="auto"/>
        <w:bottom w:val="none" w:sz="0" w:space="0" w:color="auto"/>
        <w:right w:val="none" w:sz="0" w:space="0" w:color="auto"/>
      </w:divBdr>
    </w:div>
    <w:div w:id="1183202860">
      <w:marLeft w:val="640"/>
      <w:marRight w:val="0"/>
      <w:marTop w:val="0"/>
      <w:marBottom w:val="0"/>
      <w:divBdr>
        <w:top w:val="none" w:sz="0" w:space="0" w:color="auto"/>
        <w:left w:val="none" w:sz="0" w:space="0" w:color="auto"/>
        <w:bottom w:val="none" w:sz="0" w:space="0" w:color="auto"/>
        <w:right w:val="none" w:sz="0" w:space="0" w:color="auto"/>
      </w:divBdr>
    </w:div>
    <w:div w:id="1183206409">
      <w:marLeft w:val="640"/>
      <w:marRight w:val="0"/>
      <w:marTop w:val="0"/>
      <w:marBottom w:val="0"/>
      <w:divBdr>
        <w:top w:val="none" w:sz="0" w:space="0" w:color="auto"/>
        <w:left w:val="none" w:sz="0" w:space="0" w:color="auto"/>
        <w:bottom w:val="none" w:sz="0" w:space="0" w:color="auto"/>
        <w:right w:val="none" w:sz="0" w:space="0" w:color="auto"/>
      </w:divBdr>
    </w:div>
    <w:div w:id="1183665906">
      <w:marLeft w:val="640"/>
      <w:marRight w:val="0"/>
      <w:marTop w:val="0"/>
      <w:marBottom w:val="0"/>
      <w:divBdr>
        <w:top w:val="none" w:sz="0" w:space="0" w:color="auto"/>
        <w:left w:val="none" w:sz="0" w:space="0" w:color="auto"/>
        <w:bottom w:val="none" w:sz="0" w:space="0" w:color="auto"/>
        <w:right w:val="none" w:sz="0" w:space="0" w:color="auto"/>
      </w:divBdr>
    </w:div>
    <w:div w:id="1184200927">
      <w:marLeft w:val="640"/>
      <w:marRight w:val="0"/>
      <w:marTop w:val="0"/>
      <w:marBottom w:val="0"/>
      <w:divBdr>
        <w:top w:val="none" w:sz="0" w:space="0" w:color="auto"/>
        <w:left w:val="none" w:sz="0" w:space="0" w:color="auto"/>
        <w:bottom w:val="none" w:sz="0" w:space="0" w:color="auto"/>
        <w:right w:val="none" w:sz="0" w:space="0" w:color="auto"/>
      </w:divBdr>
    </w:div>
    <w:div w:id="1184513728">
      <w:marLeft w:val="640"/>
      <w:marRight w:val="0"/>
      <w:marTop w:val="0"/>
      <w:marBottom w:val="0"/>
      <w:divBdr>
        <w:top w:val="none" w:sz="0" w:space="0" w:color="auto"/>
        <w:left w:val="none" w:sz="0" w:space="0" w:color="auto"/>
        <w:bottom w:val="none" w:sz="0" w:space="0" w:color="auto"/>
        <w:right w:val="none" w:sz="0" w:space="0" w:color="auto"/>
      </w:divBdr>
    </w:div>
    <w:div w:id="1185939746">
      <w:marLeft w:val="640"/>
      <w:marRight w:val="0"/>
      <w:marTop w:val="0"/>
      <w:marBottom w:val="0"/>
      <w:divBdr>
        <w:top w:val="none" w:sz="0" w:space="0" w:color="auto"/>
        <w:left w:val="none" w:sz="0" w:space="0" w:color="auto"/>
        <w:bottom w:val="none" w:sz="0" w:space="0" w:color="auto"/>
        <w:right w:val="none" w:sz="0" w:space="0" w:color="auto"/>
      </w:divBdr>
    </w:div>
    <w:div w:id="1185944943">
      <w:marLeft w:val="640"/>
      <w:marRight w:val="0"/>
      <w:marTop w:val="0"/>
      <w:marBottom w:val="0"/>
      <w:divBdr>
        <w:top w:val="none" w:sz="0" w:space="0" w:color="auto"/>
        <w:left w:val="none" w:sz="0" w:space="0" w:color="auto"/>
        <w:bottom w:val="none" w:sz="0" w:space="0" w:color="auto"/>
        <w:right w:val="none" w:sz="0" w:space="0" w:color="auto"/>
      </w:divBdr>
    </w:div>
    <w:div w:id="1188833467">
      <w:marLeft w:val="640"/>
      <w:marRight w:val="0"/>
      <w:marTop w:val="0"/>
      <w:marBottom w:val="0"/>
      <w:divBdr>
        <w:top w:val="none" w:sz="0" w:space="0" w:color="auto"/>
        <w:left w:val="none" w:sz="0" w:space="0" w:color="auto"/>
        <w:bottom w:val="none" w:sz="0" w:space="0" w:color="auto"/>
        <w:right w:val="none" w:sz="0" w:space="0" w:color="auto"/>
      </w:divBdr>
    </w:div>
    <w:div w:id="1189371804">
      <w:marLeft w:val="640"/>
      <w:marRight w:val="0"/>
      <w:marTop w:val="0"/>
      <w:marBottom w:val="0"/>
      <w:divBdr>
        <w:top w:val="none" w:sz="0" w:space="0" w:color="auto"/>
        <w:left w:val="none" w:sz="0" w:space="0" w:color="auto"/>
        <w:bottom w:val="none" w:sz="0" w:space="0" w:color="auto"/>
        <w:right w:val="none" w:sz="0" w:space="0" w:color="auto"/>
      </w:divBdr>
    </w:div>
    <w:div w:id="1190030763">
      <w:marLeft w:val="640"/>
      <w:marRight w:val="0"/>
      <w:marTop w:val="0"/>
      <w:marBottom w:val="0"/>
      <w:divBdr>
        <w:top w:val="none" w:sz="0" w:space="0" w:color="auto"/>
        <w:left w:val="none" w:sz="0" w:space="0" w:color="auto"/>
        <w:bottom w:val="none" w:sz="0" w:space="0" w:color="auto"/>
        <w:right w:val="none" w:sz="0" w:space="0" w:color="auto"/>
      </w:divBdr>
    </w:div>
    <w:div w:id="1190608127">
      <w:marLeft w:val="640"/>
      <w:marRight w:val="0"/>
      <w:marTop w:val="0"/>
      <w:marBottom w:val="0"/>
      <w:divBdr>
        <w:top w:val="none" w:sz="0" w:space="0" w:color="auto"/>
        <w:left w:val="none" w:sz="0" w:space="0" w:color="auto"/>
        <w:bottom w:val="none" w:sz="0" w:space="0" w:color="auto"/>
        <w:right w:val="none" w:sz="0" w:space="0" w:color="auto"/>
      </w:divBdr>
    </w:div>
    <w:div w:id="1190871027">
      <w:marLeft w:val="640"/>
      <w:marRight w:val="0"/>
      <w:marTop w:val="0"/>
      <w:marBottom w:val="0"/>
      <w:divBdr>
        <w:top w:val="none" w:sz="0" w:space="0" w:color="auto"/>
        <w:left w:val="none" w:sz="0" w:space="0" w:color="auto"/>
        <w:bottom w:val="none" w:sz="0" w:space="0" w:color="auto"/>
        <w:right w:val="none" w:sz="0" w:space="0" w:color="auto"/>
      </w:divBdr>
    </w:div>
    <w:div w:id="1190949859">
      <w:marLeft w:val="640"/>
      <w:marRight w:val="0"/>
      <w:marTop w:val="0"/>
      <w:marBottom w:val="0"/>
      <w:divBdr>
        <w:top w:val="none" w:sz="0" w:space="0" w:color="auto"/>
        <w:left w:val="none" w:sz="0" w:space="0" w:color="auto"/>
        <w:bottom w:val="none" w:sz="0" w:space="0" w:color="auto"/>
        <w:right w:val="none" w:sz="0" w:space="0" w:color="auto"/>
      </w:divBdr>
    </w:div>
    <w:div w:id="1193689436">
      <w:marLeft w:val="640"/>
      <w:marRight w:val="0"/>
      <w:marTop w:val="0"/>
      <w:marBottom w:val="0"/>
      <w:divBdr>
        <w:top w:val="none" w:sz="0" w:space="0" w:color="auto"/>
        <w:left w:val="none" w:sz="0" w:space="0" w:color="auto"/>
        <w:bottom w:val="none" w:sz="0" w:space="0" w:color="auto"/>
        <w:right w:val="none" w:sz="0" w:space="0" w:color="auto"/>
      </w:divBdr>
    </w:div>
    <w:div w:id="1194270620">
      <w:marLeft w:val="640"/>
      <w:marRight w:val="0"/>
      <w:marTop w:val="0"/>
      <w:marBottom w:val="0"/>
      <w:divBdr>
        <w:top w:val="none" w:sz="0" w:space="0" w:color="auto"/>
        <w:left w:val="none" w:sz="0" w:space="0" w:color="auto"/>
        <w:bottom w:val="none" w:sz="0" w:space="0" w:color="auto"/>
        <w:right w:val="none" w:sz="0" w:space="0" w:color="auto"/>
      </w:divBdr>
    </w:div>
    <w:div w:id="1195966802">
      <w:marLeft w:val="640"/>
      <w:marRight w:val="0"/>
      <w:marTop w:val="0"/>
      <w:marBottom w:val="0"/>
      <w:divBdr>
        <w:top w:val="none" w:sz="0" w:space="0" w:color="auto"/>
        <w:left w:val="none" w:sz="0" w:space="0" w:color="auto"/>
        <w:bottom w:val="none" w:sz="0" w:space="0" w:color="auto"/>
        <w:right w:val="none" w:sz="0" w:space="0" w:color="auto"/>
      </w:divBdr>
    </w:div>
    <w:div w:id="1195968057">
      <w:marLeft w:val="640"/>
      <w:marRight w:val="0"/>
      <w:marTop w:val="0"/>
      <w:marBottom w:val="0"/>
      <w:divBdr>
        <w:top w:val="none" w:sz="0" w:space="0" w:color="auto"/>
        <w:left w:val="none" w:sz="0" w:space="0" w:color="auto"/>
        <w:bottom w:val="none" w:sz="0" w:space="0" w:color="auto"/>
        <w:right w:val="none" w:sz="0" w:space="0" w:color="auto"/>
      </w:divBdr>
    </w:div>
    <w:div w:id="1196164334">
      <w:marLeft w:val="640"/>
      <w:marRight w:val="0"/>
      <w:marTop w:val="0"/>
      <w:marBottom w:val="0"/>
      <w:divBdr>
        <w:top w:val="none" w:sz="0" w:space="0" w:color="auto"/>
        <w:left w:val="none" w:sz="0" w:space="0" w:color="auto"/>
        <w:bottom w:val="none" w:sz="0" w:space="0" w:color="auto"/>
        <w:right w:val="none" w:sz="0" w:space="0" w:color="auto"/>
      </w:divBdr>
    </w:div>
    <w:div w:id="1197157790">
      <w:marLeft w:val="640"/>
      <w:marRight w:val="0"/>
      <w:marTop w:val="0"/>
      <w:marBottom w:val="0"/>
      <w:divBdr>
        <w:top w:val="none" w:sz="0" w:space="0" w:color="auto"/>
        <w:left w:val="none" w:sz="0" w:space="0" w:color="auto"/>
        <w:bottom w:val="none" w:sz="0" w:space="0" w:color="auto"/>
        <w:right w:val="none" w:sz="0" w:space="0" w:color="auto"/>
      </w:divBdr>
    </w:div>
    <w:div w:id="1198276704">
      <w:marLeft w:val="640"/>
      <w:marRight w:val="0"/>
      <w:marTop w:val="0"/>
      <w:marBottom w:val="0"/>
      <w:divBdr>
        <w:top w:val="none" w:sz="0" w:space="0" w:color="auto"/>
        <w:left w:val="none" w:sz="0" w:space="0" w:color="auto"/>
        <w:bottom w:val="none" w:sz="0" w:space="0" w:color="auto"/>
        <w:right w:val="none" w:sz="0" w:space="0" w:color="auto"/>
      </w:divBdr>
    </w:div>
    <w:div w:id="1199664169">
      <w:marLeft w:val="640"/>
      <w:marRight w:val="0"/>
      <w:marTop w:val="0"/>
      <w:marBottom w:val="0"/>
      <w:divBdr>
        <w:top w:val="none" w:sz="0" w:space="0" w:color="auto"/>
        <w:left w:val="none" w:sz="0" w:space="0" w:color="auto"/>
        <w:bottom w:val="none" w:sz="0" w:space="0" w:color="auto"/>
        <w:right w:val="none" w:sz="0" w:space="0" w:color="auto"/>
      </w:divBdr>
    </w:div>
    <w:div w:id="1200708064">
      <w:marLeft w:val="640"/>
      <w:marRight w:val="0"/>
      <w:marTop w:val="0"/>
      <w:marBottom w:val="0"/>
      <w:divBdr>
        <w:top w:val="none" w:sz="0" w:space="0" w:color="auto"/>
        <w:left w:val="none" w:sz="0" w:space="0" w:color="auto"/>
        <w:bottom w:val="none" w:sz="0" w:space="0" w:color="auto"/>
        <w:right w:val="none" w:sz="0" w:space="0" w:color="auto"/>
      </w:divBdr>
    </w:div>
    <w:div w:id="1200776328">
      <w:marLeft w:val="640"/>
      <w:marRight w:val="0"/>
      <w:marTop w:val="0"/>
      <w:marBottom w:val="0"/>
      <w:divBdr>
        <w:top w:val="none" w:sz="0" w:space="0" w:color="auto"/>
        <w:left w:val="none" w:sz="0" w:space="0" w:color="auto"/>
        <w:bottom w:val="none" w:sz="0" w:space="0" w:color="auto"/>
        <w:right w:val="none" w:sz="0" w:space="0" w:color="auto"/>
      </w:divBdr>
    </w:div>
    <w:div w:id="1203832605">
      <w:marLeft w:val="640"/>
      <w:marRight w:val="0"/>
      <w:marTop w:val="0"/>
      <w:marBottom w:val="0"/>
      <w:divBdr>
        <w:top w:val="none" w:sz="0" w:space="0" w:color="auto"/>
        <w:left w:val="none" w:sz="0" w:space="0" w:color="auto"/>
        <w:bottom w:val="none" w:sz="0" w:space="0" w:color="auto"/>
        <w:right w:val="none" w:sz="0" w:space="0" w:color="auto"/>
      </w:divBdr>
    </w:div>
    <w:div w:id="1204174952">
      <w:marLeft w:val="640"/>
      <w:marRight w:val="0"/>
      <w:marTop w:val="0"/>
      <w:marBottom w:val="0"/>
      <w:divBdr>
        <w:top w:val="none" w:sz="0" w:space="0" w:color="auto"/>
        <w:left w:val="none" w:sz="0" w:space="0" w:color="auto"/>
        <w:bottom w:val="none" w:sz="0" w:space="0" w:color="auto"/>
        <w:right w:val="none" w:sz="0" w:space="0" w:color="auto"/>
      </w:divBdr>
    </w:div>
    <w:div w:id="1205559804">
      <w:marLeft w:val="640"/>
      <w:marRight w:val="0"/>
      <w:marTop w:val="0"/>
      <w:marBottom w:val="0"/>
      <w:divBdr>
        <w:top w:val="none" w:sz="0" w:space="0" w:color="auto"/>
        <w:left w:val="none" w:sz="0" w:space="0" w:color="auto"/>
        <w:bottom w:val="none" w:sz="0" w:space="0" w:color="auto"/>
        <w:right w:val="none" w:sz="0" w:space="0" w:color="auto"/>
      </w:divBdr>
    </w:div>
    <w:div w:id="1205563913">
      <w:marLeft w:val="640"/>
      <w:marRight w:val="0"/>
      <w:marTop w:val="0"/>
      <w:marBottom w:val="0"/>
      <w:divBdr>
        <w:top w:val="none" w:sz="0" w:space="0" w:color="auto"/>
        <w:left w:val="none" w:sz="0" w:space="0" w:color="auto"/>
        <w:bottom w:val="none" w:sz="0" w:space="0" w:color="auto"/>
        <w:right w:val="none" w:sz="0" w:space="0" w:color="auto"/>
      </w:divBdr>
    </w:div>
    <w:div w:id="1207906961">
      <w:marLeft w:val="640"/>
      <w:marRight w:val="0"/>
      <w:marTop w:val="0"/>
      <w:marBottom w:val="0"/>
      <w:divBdr>
        <w:top w:val="none" w:sz="0" w:space="0" w:color="auto"/>
        <w:left w:val="none" w:sz="0" w:space="0" w:color="auto"/>
        <w:bottom w:val="none" w:sz="0" w:space="0" w:color="auto"/>
        <w:right w:val="none" w:sz="0" w:space="0" w:color="auto"/>
      </w:divBdr>
    </w:div>
    <w:div w:id="1210994148">
      <w:marLeft w:val="640"/>
      <w:marRight w:val="0"/>
      <w:marTop w:val="0"/>
      <w:marBottom w:val="0"/>
      <w:divBdr>
        <w:top w:val="none" w:sz="0" w:space="0" w:color="auto"/>
        <w:left w:val="none" w:sz="0" w:space="0" w:color="auto"/>
        <w:bottom w:val="none" w:sz="0" w:space="0" w:color="auto"/>
        <w:right w:val="none" w:sz="0" w:space="0" w:color="auto"/>
      </w:divBdr>
    </w:div>
    <w:div w:id="1213426090">
      <w:marLeft w:val="640"/>
      <w:marRight w:val="0"/>
      <w:marTop w:val="0"/>
      <w:marBottom w:val="0"/>
      <w:divBdr>
        <w:top w:val="none" w:sz="0" w:space="0" w:color="auto"/>
        <w:left w:val="none" w:sz="0" w:space="0" w:color="auto"/>
        <w:bottom w:val="none" w:sz="0" w:space="0" w:color="auto"/>
        <w:right w:val="none" w:sz="0" w:space="0" w:color="auto"/>
      </w:divBdr>
    </w:div>
    <w:div w:id="1217164458">
      <w:marLeft w:val="640"/>
      <w:marRight w:val="0"/>
      <w:marTop w:val="0"/>
      <w:marBottom w:val="0"/>
      <w:divBdr>
        <w:top w:val="none" w:sz="0" w:space="0" w:color="auto"/>
        <w:left w:val="none" w:sz="0" w:space="0" w:color="auto"/>
        <w:bottom w:val="none" w:sz="0" w:space="0" w:color="auto"/>
        <w:right w:val="none" w:sz="0" w:space="0" w:color="auto"/>
      </w:divBdr>
    </w:div>
    <w:div w:id="1217428797">
      <w:marLeft w:val="640"/>
      <w:marRight w:val="0"/>
      <w:marTop w:val="0"/>
      <w:marBottom w:val="0"/>
      <w:divBdr>
        <w:top w:val="none" w:sz="0" w:space="0" w:color="auto"/>
        <w:left w:val="none" w:sz="0" w:space="0" w:color="auto"/>
        <w:bottom w:val="none" w:sz="0" w:space="0" w:color="auto"/>
        <w:right w:val="none" w:sz="0" w:space="0" w:color="auto"/>
      </w:divBdr>
    </w:div>
    <w:div w:id="1217471106">
      <w:marLeft w:val="640"/>
      <w:marRight w:val="0"/>
      <w:marTop w:val="0"/>
      <w:marBottom w:val="0"/>
      <w:divBdr>
        <w:top w:val="none" w:sz="0" w:space="0" w:color="auto"/>
        <w:left w:val="none" w:sz="0" w:space="0" w:color="auto"/>
        <w:bottom w:val="none" w:sz="0" w:space="0" w:color="auto"/>
        <w:right w:val="none" w:sz="0" w:space="0" w:color="auto"/>
      </w:divBdr>
    </w:div>
    <w:div w:id="1218666204">
      <w:marLeft w:val="640"/>
      <w:marRight w:val="0"/>
      <w:marTop w:val="0"/>
      <w:marBottom w:val="0"/>
      <w:divBdr>
        <w:top w:val="none" w:sz="0" w:space="0" w:color="auto"/>
        <w:left w:val="none" w:sz="0" w:space="0" w:color="auto"/>
        <w:bottom w:val="none" w:sz="0" w:space="0" w:color="auto"/>
        <w:right w:val="none" w:sz="0" w:space="0" w:color="auto"/>
      </w:divBdr>
    </w:div>
    <w:div w:id="1220630640">
      <w:marLeft w:val="640"/>
      <w:marRight w:val="0"/>
      <w:marTop w:val="0"/>
      <w:marBottom w:val="0"/>
      <w:divBdr>
        <w:top w:val="none" w:sz="0" w:space="0" w:color="auto"/>
        <w:left w:val="none" w:sz="0" w:space="0" w:color="auto"/>
        <w:bottom w:val="none" w:sz="0" w:space="0" w:color="auto"/>
        <w:right w:val="none" w:sz="0" w:space="0" w:color="auto"/>
      </w:divBdr>
    </w:div>
    <w:div w:id="1222403681">
      <w:marLeft w:val="640"/>
      <w:marRight w:val="0"/>
      <w:marTop w:val="0"/>
      <w:marBottom w:val="0"/>
      <w:divBdr>
        <w:top w:val="none" w:sz="0" w:space="0" w:color="auto"/>
        <w:left w:val="none" w:sz="0" w:space="0" w:color="auto"/>
        <w:bottom w:val="none" w:sz="0" w:space="0" w:color="auto"/>
        <w:right w:val="none" w:sz="0" w:space="0" w:color="auto"/>
      </w:divBdr>
    </w:div>
    <w:div w:id="1224560036">
      <w:marLeft w:val="640"/>
      <w:marRight w:val="0"/>
      <w:marTop w:val="0"/>
      <w:marBottom w:val="0"/>
      <w:divBdr>
        <w:top w:val="none" w:sz="0" w:space="0" w:color="auto"/>
        <w:left w:val="none" w:sz="0" w:space="0" w:color="auto"/>
        <w:bottom w:val="none" w:sz="0" w:space="0" w:color="auto"/>
        <w:right w:val="none" w:sz="0" w:space="0" w:color="auto"/>
      </w:divBdr>
    </w:div>
    <w:div w:id="1224952601">
      <w:marLeft w:val="640"/>
      <w:marRight w:val="0"/>
      <w:marTop w:val="0"/>
      <w:marBottom w:val="0"/>
      <w:divBdr>
        <w:top w:val="none" w:sz="0" w:space="0" w:color="auto"/>
        <w:left w:val="none" w:sz="0" w:space="0" w:color="auto"/>
        <w:bottom w:val="none" w:sz="0" w:space="0" w:color="auto"/>
        <w:right w:val="none" w:sz="0" w:space="0" w:color="auto"/>
      </w:divBdr>
    </w:div>
    <w:div w:id="1225217488">
      <w:marLeft w:val="640"/>
      <w:marRight w:val="0"/>
      <w:marTop w:val="0"/>
      <w:marBottom w:val="0"/>
      <w:divBdr>
        <w:top w:val="none" w:sz="0" w:space="0" w:color="auto"/>
        <w:left w:val="none" w:sz="0" w:space="0" w:color="auto"/>
        <w:bottom w:val="none" w:sz="0" w:space="0" w:color="auto"/>
        <w:right w:val="none" w:sz="0" w:space="0" w:color="auto"/>
      </w:divBdr>
    </w:div>
    <w:div w:id="1225990136">
      <w:marLeft w:val="640"/>
      <w:marRight w:val="0"/>
      <w:marTop w:val="0"/>
      <w:marBottom w:val="0"/>
      <w:divBdr>
        <w:top w:val="none" w:sz="0" w:space="0" w:color="auto"/>
        <w:left w:val="none" w:sz="0" w:space="0" w:color="auto"/>
        <w:bottom w:val="none" w:sz="0" w:space="0" w:color="auto"/>
        <w:right w:val="none" w:sz="0" w:space="0" w:color="auto"/>
      </w:divBdr>
    </w:div>
    <w:div w:id="1228303383">
      <w:marLeft w:val="640"/>
      <w:marRight w:val="0"/>
      <w:marTop w:val="0"/>
      <w:marBottom w:val="0"/>
      <w:divBdr>
        <w:top w:val="none" w:sz="0" w:space="0" w:color="auto"/>
        <w:left w:val="none" w:sz="0" w:space="0" w:color="auto"/>
        <w:bottom w:val="none" w:sz="0" w:space="0" w:color="auto"/>
        <w:right w:val="none" w:sz="0" w:space="0" w:color="auto"/>
      </w:divBdr>
    </w:div>
    <w:div w:id="1228808563">
      <w:marLeft w:val="640"/>
      <w:marRight w:val="0"/>
      <w:marTop w:val="0"/>
      <w:marBottom w:val="0"/>
      <w:divBdr>
        <w:top w:val="none" w:sz="0" w:space="0" w:color="auto"/>
        <w:left w:val="none" w:sz="0" w:space="0" w:color="auto"/>
        <w:bottom w:val="none" w:sz="0" w:space="0" w:color="auto"/>
        <w:right w:val="none" w:sz="0" w:space="0" w:color="auto"/>
      </w:divBdr>
    </w:div>
    <w:div w:id="1229415235">
      <w:marLeft w:val="640"/>
      <w:marRight w:val="0"/>
      <w:marTop w:val="0"/>
      <w:marBottom w:val="0"/>
      <w:divBdr>
        <w:top w:val="none" w:sz="0" w:space="0" w:color="auto"/>
        <w:left w:val="none" w:sz="0" w:space="0" w:color="auto"/>
        <w:bottom w:val="none" w:sz="0" w:space="0" w:color="auto"/>
        <w:right w:val="none" w:sz="0" w:space="0" w:color="auto"/>
      </w:divBdr>
    </w:div>
    <w:div w:id="1230573360">
      <w:marLeft w:val="640"/>
      <w:marRight w:val="0"/>
      <w:marTop w:val="0"/>
      <w:marBottom w:val="0"/>
      <w:divBdr>
        <w:top w:val="none" w:sz="0" w:space="0" w:color="auto"/>
        <w:left w:val="none" w:sz="0" w:space="0" w:color="auto"/>
        <w:bottom w:val="none" w:sz="0" w:space="0" w:color="auto"/>
        <w:right w:val="none" w:sz="0" w:space="0" w:color="auto"/>
      </w:divBdr>
    </w:div>
    <w:div w:id="1230573901">
      <w:marLeft w:val="640"/>
      <w:marRight w:val="0"/>
      <w:marTop w:val="0"/>
      <w:marBottom w:val="0"/>
      <w:divBdr>
        <w:top w:val="none" w:sz="0" w:space="0" w:color="auto"/>
        <w:left w:val="none" w:sz="0" w:space="0" w:color="auto"/>
        <w:bottom w:val="none" w:sz="0" w:space="0" w:color="auto"/>
        <w:right w:val="none" w:sz="0" w:space="0" w:color="auto"/>
      </w:divBdr>
    </w:div>
    <w:div w:id="1233467628">
      <w:marLeft w:val="640"/>
      <w:marRight w:val="0"/>
      <w:marTop w:val="0"/>
      <w:marBottom w:val="0"/>
      <w:divBdr>
        <w:top w:val="none" w:sz="0" w:space="0" w:color="auto"/>
        <w:left w:val="none" w:sz="0" w:space="0" w:color="auto"/>
        <w:bottom w:val="none" w:sz="0" w:space="0" w:color="auto"/>
        <w:right w:val="none" w:sz="0" w:space="0" w:color="auto"/>
      </w:divBdr>
    </w:div>
    <w:div w:id="1234006316">
      <w:marLeft w:val="640"/>
      <w:marRight w:val="0"/>
      <w:marTop w:val="0"/>
      <w:marBottom w:val="0"/>
      <w:divBdr>
        <w:top w:val="none" w:sz="0" w:space="0" w:color="auto"/>
        <w:left w:val="none" w:sz="0" w:space="0" w:color="auto"/>
        <w:bottom w:val="none" w:sz="0" w:space="0" w:color="auto"/>
        <w:right w:val="none" w:sz="0" w:space="0" w:color="auto"/>
      </w:divBdr>
    </w:div>
    <w:div w:id="1236819111">
      <w:marLeft w:val="640"/>
      <w:marRight w:val="0"/>
      <w:marTop w:val="0"/>
      <w:marBottom w:val="0"/>
      <w:divBdr>
        <w:top w:val="none" w:sz="0" w:space="0" w:color="auto"/>
        <w:left w:val="none" w:sz="0" w:space="0" w:color="auto"/>
        <w:bottom w:val="none" w:sz="0" w:space="0" w:color="auto"/>
        <w:right w:val="none" w:sz="0" w:space="0" w:color="auto"/>
      </w:divBdr>
    </w:div>
    <w:div w:id="1237713433">
      <w:marLeft w:val="640"/>
      <w:marRight w:val="0"/>
      <w:marTop w:val="0"/>
      <w:marBottom w:val="0"/>
      <w:divBdr>
        <w:top w:val="none" w:sz="0" w:space="0" w:color="auto"/>
        <w:left w:val="none" w:sz="0" w:space="0" w:color="auto"/>
        <w:bottom w:val="none" w:sz="0" w:space="0" w:color="auto"/>
        <w:right w:val="none" w:sz="0" w:space="0" w:color="auto"/>
      </w:divBdr>
    </w:div>
    <w:div w:id="1237863264">
      <w:marLeft w:val="640"/>
      <w:marRight w:val="0"/>
      <w:marTop w:val="0"/>
      <w:marBottom w:val="0"/>
      <w:divBdr>
        <w:top w:val="none" w:sz="0" w:space="0" w:color="auto"/>
        <w:left w:val="none" w:sz="0" w:space="0" w:color="auto"/>
        <w:bottom w:val="none" w:sz="0" w:space="0" w:color="auto"/>
        <w:right w:val="none" w:sz="0" w:space="0" w:color="auto"/>
      </w:divBdr>
    </w:div>
    <w:div w:id="1239052129">
      <w:marLeft w:val="640"/>
      <w:marRight w:val="0"/>
      <w:marTop w:val="0"/>
      <w:marBottom w:val="0"/>
      <w:divBdr>
        <w:top w:val="none" w:sz="0" w:space="0" w:color="auto"/>
        <w:left w:val="none" w:sz="0" w:space="0" w:color="auto"/>
        <w:bottom w:val="none" w:sz="0" w:space="0" w:color="auto"/>
        <w:right w:val="none" w:sz="0" w:space="0" w:color="auto"/>
      </w:divBdr>
    </w:div>
    <w:div w:id="1240870078">
      <w:marLeft w:val="640"/>
      <w:marRight w:val="0"/>
      <w:marTop w:val="0"/>
      <w:marBottom w:val="0"/>
      <w:divBdr>
        <w:top w:val="none" w:sz="0" w:space="0" w:color="auto"/>
        <w:left w:val="none" w:sz="0" w:space="0" w:color="auto"/>
        <w:bottom w:val="none" w:sz="0" w:space="0" w:color="auto"/>
        <w:right w:val="none" w:sz="0" w:space="0" w:color="auto"/>
      </w:divBdr>
    </w:div>
    <w:div w:id="1241020899">
      <w:marLeft w:val="640"/>
      <w:marRight w:val="0"/>
      <w:marTop w:val="0"/>
      <w:marBottom w:val="0"/>
      <w:divBdr>
        <w:top w:val="none" w:sz="0" w:space="0" w:color="auto"/>
        <w:left w:val="none" w:sz="0" w:space="0" w:color="auto"/>
        <w:bottom w:val="none" w:sz="0" w:space="0" w:color="auto"/>
        <w:right w:val="none" w:sz="0" w:space="0" w:color="auto"/>
      </w:divBdr>
    </w:div>
    <w:div w:id="1244800574">
      <w:marLeft w:val="640"/>
      <w:marRight w:val="0"/>
      <w:marTop w:val="0"/>
      <w:marBottom w:val="0"/>
      <w:divBdr>
        <w:top w:val="none" w:sz="0" w:space="0" w:color="auto"/>
        <w:left w:val="none" w:sz="0" w:space="0" w:color="auto"/>
        <w:bottom w:val="none" w:sz="0" w:space="0" w:color="auto"/>
        <w:right w:val="none" w:sz="0" w:space="0" w:color="auto"/>
      </w:divBdr>
    </w:div>
    <w:div w:id="1248534963">
      <w:marLeft w:val="640"/>
      <w:marRight w:val="0"/>
      <w:marTop w:val="0"/>
      <w:marBottom w:val="0"/>
      <w:divBdr>
        <w:top w:val="none" w:sz="0" w:space="0" w:color="auto"/>
        <w:left w:val="none" w:sz="0" w:space="0" w:color="auto"/>
        <w:bottom w:val="none" w:sz="0" w:space="0" w:color="auto"/>
        <w:right w:val="none" w:sz="0" w:space="0" w:color="auto"/>
      </w:divBdr>
    </w:div>
    <w:div w:id="1249387189">
      <w:marLeft w:val="640"/>
      <w:marRight w:val="0"/>
      <w:marTop w:val="0"/>
      <w:marBottom w:val="0"/>
      <w:divBdr>
        <w:top w:val="none" w:sz="0" w:space="0" w:color="auto"/>
        <w:left w:val="none" w:sz="0" w:space="0" w:color="auto"/>
        <w:bottom w:val="none" w:sz="0" w:space="0" w:color="auto"/>
        <w:right w:val="none" w:sz="0" w:space="0" w:color="auto"/>
      </w:divBdr>
    </w:div>
    <w:div w:id="1251694976">
      <w:marLeft w:val="640"/>
      <w:marRight w:val="0"/>
      <w:marTop w:val="0"/>
      <w:marBottom w:val="0"/>
      <w:divBdr>
        <w:top w:val="none" w:sz="0" w:space="0" w:color="auto"/>
        <w:left w:val="none" w:sz="0" w:space="0" w:color="auto"/>
        <w:bottom w:val="none" w:sz="0" w:space="0" w:color="auto"/>
        <w:right w:val="none" w:sz="0" w:space="0" w:color="auto"/>
      </w:divBdr>
    </w:div>
    <w:div w:id="1252280425">
      <w:marLeft w:val="640"/>
      <w:marRight w:val="0"/>
      <w:marTop w:val="0"/>
      <w:marBottom w:val="0"/>
      <w:divBdr>
        <w:top w:val="none" w:sz="0" w:space="0" w:color="auto"/>
        <w:left w:val="none" w:sz="0" w:space="0" w:color="auto"/>
        <w:bottom w:val="none" w:sz="0" w:space="0" w:color="auto"/>
        <w:right w:val="none" w:sz="0" w:space="0" w:color="auto"/>
      </w:divBdr>
    </w:div>
    <w:div w:id="1252540910">
      <w:marLeft w:val="640"/>
      <w:marRight w:val="0"/>
      <w:marTop w:val="0"/>
      <w:marBottom w:val="0"/>
      <w:divBdr>
        <w:top w:val="none" w:sz="0" w:space="0" w:color="auto"/>
        <w:left w:val="none" w:sz="0" w:space="0" w:color="auto"/>
        <w:bottom w:val="none" w:sz="0" w:space="0" w:color="auto"/>
        <w:right w:val="none" w:sz="0" w:space="0" w:color="auto"/>
      </w:divBdr>
    </w:div>
    <w:div w:id="1252810387">
      <w:marLeft w:val="640"/>
      <w:marRight w:val="0"/>
      <w:marTop w:val="0"/>
      <w:marBottom w:val="0"/>
      <w:divBdr>
        <w:top w:val="none" w:sz="0" w:space="0" w:color="auto"/>
        <w:left w:val="none" w:sz="0" w:space="0" w:color="auto"/>
        <w:bottom w:val="none" w:sz="0" w:space="0" w:color="auto"/>
        <w:right w:val="none" w:sz="0" w:space="0" w:color="auto"/>
      </w:divBdr>
    </w:div>
    <w:div w:id="1252854529">
      <w:marLeft w:val="640"/>
      <w:marRight w:val="0"/>
      <w:marTop w:val="0"/>
      <w:marBottom w:val="0"/>
      <w:divBdr>
        <w:top w:val="none" w:sz="0" w:space="0" w:color="auto"/>
        <w:left w:val="none" w:sz="0" w:space="0" w:color="auto"/>
        <w:bottom w:val="none" w:sz="0" w:space="0" w:color="auto"/>
        <w:right w:val="none" w:sz="0" w:space="0" w:color="auto"/>
      </w:divBdr>
    </w:div>
    <w:div w:id="1253006833">
      <w:marLeft w:val="640"/>
      <w:marRight w:val="0"/>
      <w:marTop w:val="0"/>
      <w:marBottom w:val="0"/>
      <w:divBdr>
        <w:top w:val="none" w:sz="0" w:space="0" w:color="auto"/>
        <w:left w:val="none" w:sz="0" w:space="0" w:color="auto"/>
        <w:bottom w:val="none" w:sz="0" w:space="0" w:color="auto"/>
        <w:right w:val="none" w:sz="0" w:space="0" w:color="auto"/>
      </w:divBdr>
    </w:div>
    <w:div w:id="1254431761">
      <w:marLeft w:val="640"/>
      <w:marRight w:val="0"/>
      <w:marTop w:val="0"/>
      <w:marBottom w:val="0"/>
      <w:divBdr>
        <w:top w:val="none" w:sz="0" w:space="0" w:color="auto"/>
        <w:left w:val="none" w:sz="0" w:space="0" w:color="auto"/>
        <w:bottom w:val="none" w:sz="0" w:space="0" w:color="auto"/>
        <w:right w:val="none" w:sz="0" w:space="0" w:color="auto"/>
      </w:divBdr>
    </w:div>
    <w:div w:id="1254896145">
      <w:marLeft w:val="640"/>
      <w:marRight w:val="0"/>
      <w:marTop w:val="0"/>
      <w:marBottom w:val="0"/>
      <w:divBdr>
        <w:top w:val="none" w:sz="0" w:space="0" w:color="auto"/>
        <w:left w:val="none" w:sz="0" w:space="0" w:color="auto"/>
        <w:bottom w:val="none" w:sz="0" w:space="0" w:color="auto"/>
        <w:right w:val="none" w:sz="0" w:space="0" w:color="auto"/>
      </w:divBdr>
    </w:div>
    <w:div w:id="1254897032">
      <w:marLeft w:val="640"/>
      <w:marRight w:val="0"/>
      <w:marTop w:val="0"/>
      <w:marBottom w:val="0"/>
      <w:divBdr>
        <w:top w:val="none" w:sz="0" w:space="0" w:color="auto"/>
        <w:left w:val="none" w:sz="0" w:space="0" w:color="auto"/>
        <w:bottom w:val="none" w:sz="0" w:space="0" w:color="auto"/>
        <w:right w:val="none" w:sz="0" w:space="0" w:color="auto"/>
      </w:divBdr>
    </w:div>
    <w:div w:id="1255892702">
      <w:marLeft w:val="640"/>
      <w:marRight w:val="0"/>
      <w:marTop w:val="0"/>
      <w:marBottom w:val="0"/>
      <w:divBdr>
        <w:top w:val="none" w:sz="0" w:space="0" w:color="auto"/>
        <w:left w:val="none" w:sz="0" w:space="0" w:color="auto"/>
        <w:bottom w:val="none" w:sz="0" w:space="0" w:color="auto"/>
        <w:right w:val="none" w:sz="0" w:space="0" w:color="auto"/>
      </w:divBdr>
    </w:div>
    <w:div w:id="1257637704">
      <w:marLeft w:val="640"/>
      <w:marRight w:val="0"/>
      <w:marTop w:val="0"/>
      <w:marBottom w:val="0"/>
      <w:divBdr>
        <w:top w:val="none" w:sz="0" w:space="0" w:color="auto"/>
        <w:left w:val="none" w:sz="0" w:space="0" w:color="auto"/>
        <w:bottom w:val="none" w:sz="0" w:space="0" w:color="auto"/>
        <w:right w:val="none" w:sz="0" w:space="0" w:color="auto"/>
      </w:divBdr>
    </w:div>
    <w:div w:id="1258632117">
      <w:marLeft w:val="640"/>
      <w:marRight w:val="0"/>
      <w:marTop w:val="0"/>
      <w:marBottom w:val="0"/>
      <w:divBdr>
        <w:top w:val="none" w:sz="0" w:space="0" w:color="auto"/>
        <w:left w:val="none" w:sz="0" w:space="0" w:color="auto"/>
        <w:bottom w:val="none" w:sz="0" w:space="0" w:color="auto"/>
        <w:right w:val="none" w:sz="0" w:space="0" w:color="auto"/>
      </w:divBdr>
    </w:div>
    <w:div w:id="1260600403">
      <w:marLeft w:val="640"/>
      <w:marRight w:val="0"/>
      <w:marTop w:val="0"/>
      <w:marBottom w:val="0"/>
      <w:divBdr>
        <w:top w:val="none" w:sz="0" w:space="0" w:color="auto"/>
        <w:left w:val="none" w:sz="0" w:space="0" w:color="auto"/>
        <w:bottom w:val="none" w:sz="0" w:space="0" w:color="auto"/>
        <w:right w:val="none" w:sz="0" w:space="0" w:color="auto"/>
      </w:divBdr>
    </w:div>
    <w:div w:id="1260600847">
      <w:marLeft w:val="640"/>
      <w:marRight w:val="0"/>
      <w:marTop w:val="0"/>
      <w:marBottom w:val="0"/>
      <w:divBdr>
        <w:top w:val="none" w:sz="0" w:space="0" w:color="auto"/>
        <w:left w:val="none" w:sz="0" w:space="0" w:color="auto"/>
        <w:bottom w:val="none" w:sz="0" w:space="0" w:color="auto"/>
        <w:right w:val="none" w:sz="0" w:space="0" w:color="auto"/>
      </w:divBdr>
    </w:div>
    <w:div w:id="1261067114">
      <w:marLeft w:val="640"/>
      <w:marRight w:val="0"/>
      <w:marTop w:val="0"/>
      <w:marBottom w:val="0"/>
      <w:divBdr>
        <w:top w:val="none" w:sz="0" w:space="0" w:color="auto"/>
        <w:left w:val="none" w:sz="0" w:space="0" w:color="auto"/>
        <w:bottom w:val="none" w:sz="0" w:space="0" w:color="auto"/>
        <w:right w:val="none" w:sz="0" w:space="0" w:color="auto"/>
      </w:divBdr>
    </w:div>
    <w:div w:id="1263610582">
      <w:marLeft w:val="640"/>
      <w:marRight w:val="0"/>
      <w:marTop w:val="0"/>
      <w:marBottom w:val="0"/>
      <w:divBdr>
        <w:top w:val="none" w:sz="0" w:space="0" w:color="auto"/>
        <w:left w:val="none" w:sz="0" w:space="0" w:color="auto"/>
        <w:bottom w:val="none" w:sz="0" w:space="0" w:color="auto"/>
        <w:right w:val="none" w:sz="0" w:space="0" w:color="auto"/>
      </w:divBdr>
    </w:div>
    <w:div w:id="1267082250">
      <w:marLeft w:val="640"/>
      <w:marRight w:val="0"/>
      <w:marTop w:val="0"/>
      <w:marBottom w:val="0"/>
      <w:divBdr>
        <w:top w:val="none" w:sz="0" w:space="0" w:color="auto"/>
        <w:left w:val="none" w:sz="0" w:space="0" w:color="auto"/>
        <w:bottom w:val="none" w:sz="0" w:space="0" w:color="auto"/>
        <w:right w:val="none" w:sz="0" w:space="0" w:color="auto"/>
      </w:divBdr>
    </w:div>
    <w:div w:id="1267277331">
      <w:marLeft w:val="640"/>
      <w:marRight w:val="0"/>
      <w:marTop w:val="0"/>
      <w:marBottom w:val="0"/>
      <w:divBdr>
        <w:top w:val="none" w:sz="0" w:space="0" w:color="auto"/>
        <w:left w:val="none" w:sz="0" w:space="0" w:color="auto"/>
        <w:bottom w:val="none" w:sz="0" w:space="0" w:color="auto"/>
        <w:right w:val="none" w:sz="0" w:space="0" w:color="auto"/>
      </w:divBdr>
    </w:div>
    <w:div w:id="1268197358">
      <w:marLeft w:val="640"/>
      <w:marRight w:val="0"/>
      <w:marTop w:val="0"/>
      <w:marBottom w:val="0"/>
      <w:divBdr>
        <w:top w:val="none" w:sz="0" w:space="0" w:color="auto"/>
        <w:left w:val="none" w:sz="0" w:space="0" w:color="auto"/>
        <w:bottom w:val="none" w:sz="0" w:space="0" w:color="auto"/>
        <w:right w:val="none" w:sz="0" w:space="0" w:color="auto"/>
      </w:divBdr>
    </w:div>
    <w:div w:id="1268268127">
      <w:marLeft w:val="640"/>
      <w:marRight w:val="0"/>
      <w:marTop w:val="0"/>
      <w:marBottom w:val="0"/>
      <w:divBdr>
        <w:top w:val="none" w:sz="0" w:space="0" w:color="auto"/>
        <w:left w:val="none" w:sz="0" w:space="0" w:color="auto"/>
        <w:bottom w:val="none" w:sz="0" w:space="0" w:color="auto"/>
        <w:right w:val="none" w:sz="0" w:space="0" w:color="auto"/>
      </w:divBdr>
    </w:div>
    <w:div w:id="1268537166">
      <w:marLeft w:val="640"/>
      <w:marRight w:val="0"/>
      <w:marTop w:val="0"/>
      <w:marBottom w:val="0"/>
      <w:divBdr>
        <w:top w:val="none" w:sz="0" w:space="0" w:color="auto"/>
        <w:left w:val="none" w:sz="0" w:space="0" w:color="auto"/>
        <w:bottom w:val="none" w:sz="0" w:space="0" w:color="auto"/>
        <w:right w:val="none" w:sz="0" w:space="0" w:color="auto"/>
      </w:divBdr>
    </w:div>
    <w:div w:id="1268662666">
      <w:marLeft w:val="640"/>
      <w:marRight w:val="0"/>
      <w:marTop w:val="0"/>
      <w:marBottom w:val="0"/>
      <w:divBdr>
        <w:top w:val="none" w:sz="0" w:space="0" w:color="auto"/>
        <w:left w:val="none" w:sz="0" w:space="0" w:color="auto"/>
        <w:bottom w:val="none" w:sz="0" w:space="0" w:color="auto"/>
        <w:right w:val="none" w:sz="0" w:space="0" w:color="auto"/>
      </w:divBdr>
    </w:div>
    <w:div w:id="1269848389">
      <w:marLeft w:val="640"/>
      <w:marRight w:val="0"/>
      <w:marTop w:val="0"/>
      <w:marBottom w:val="0"/>
      <w:divBdr>
        <w:top w:val="none" w:sz="0" w:space="0" w:color="auto"/>
        <w:left w:val="none" w:sz="0" w:space="0" w:color="auto"/>
        <w:bottom w:val="none" w:sz="0" w:space="0" w:color="auto"/>
        <w:right w:val="none" w:sz="0" w:space="0" w:color="auto"/>
      </w:divBdr>
    </w:div>
    <w:div w:id="1272514975">
      <w:marLeft w:val="640"/>
      <w:marRight w:val="0"/>
      <w:marTop w:val="0"/>
      <w:marBottom w:val="0"/>
      <w:divBdr>
        <w:top w:val="none" w:sz="0" w:space="0" w:color="auto"/>
        <w:left w:val="none" w:sz="0" w:space="0" w:color="auto"/>
        <w:bottom w:val="none" w:sz="0" w:space="0" w:color="auto"/>
        <w:right w:val="none" w:sz="0" w:space="0" w:color="auto"/>
      </w:divBdr>
    </w:div>
    <w:div w:id="1274242575">
      <w:marLeft w:val="640"/>
      <w:marRight w:val="0"/>
      <w:marTop w:val="0"/>
      <w:marBottom w:val="0"/>
      <w:divBdr>
        <w:top w:val="none" w:sz="0" w:space="0" w:color="auto"/>
        <w:left w:val="none" w:sz="0" w:space="0" w:color="auto"/>
        <w:bottom w:val="none" w:sz="0" w:space="0" w:color="auto"/>
        <w:right w:val="none" w:sz="0" w:space="0" w:color="auto"/>
      </w:divBdr>
    </w:div>
    <w:div w:id="1275137785">
      <w:marLeft w:val="640"/>
      <w:marRight w:val="0"/>
      <w:marTop w:val="0"/>
      <w:marBottom w:val="0"/>
      <w:divBdr>
        <w:top w:val="none" w:sz="0" w:space="0" w:color="auto"/>
        <w:left w:val="none" w:sz="0" w:space="0" w:color="auto"/>
        <w:bottom w:val="none" w:sz="0" w:space="0" w:color="auto"/>
        <w:right w:val="none" w:sz="0" w:space="0" w:color="auto"/>
      </w:divBdr>
    </w:div>
    <w:div w:id="1275483784">
      <w:marLeft w:val="640"/>
      <w:marRight w:val="0"/>
      <w:marTop w:val="0"/>
      <w:marBottom w:val="0"/>
      <w:divBdr>
        <w:top w:val="none" w:sz="0" w:space="0" w:color="auto"/>
        <w:left w:val="none" w:sz="0" w:space="0" w:color="auto"/>
        <w:bottom w:val="none" w:sz="0" w:space="0" w:color="auto"/>
        <w:right w:val="none" w:sz="0" w:space="0" w:color="auto"/>
      </w:divBdr>
    </w:div>
    <w:div w:id="1280721986">
      <w:marLeft w:val="640"/>
      <w:marRight w:val="0"/>
      <w:marTop w:val="0"/>
      <w:marBottom w:val="0"/>
      <w:divBdr>
        <w:top w:val="none" w:sz="0" w:space="0" w:color="auto"/>
        <w:left w:val="none" w:sz="0" w:space="0" w:color="auto"/>
        <w:bottom w:val="none" w:sz="0" w:space="0" w:color="auto"/>
        <w:right w:val="none" w:sz="0" w:space="0" w:color="auto"/>
      </w:divBdr>
    </w:div>
    <w:div w:id="1281451127">
      <w:marLeft w:val="640"/>
      <w:marRight w:val="0"/>
      <w:marTop w:val="0"/>
      <w:marBottom w:val="0"/>
      <w:divBdr>
        <w:top w:val="none" w:sz="0" w:space="0" w:color="auto"/>
        <w:left w:val="none" w:sz="0" w:space="0" w:color="auto"/>
        <w:bottom w:val="none" w:sz="0" w:space="0" w:color="auto"/>
        <w:right w:val="none" w:sz="0" w:space="0" w:color="auto"/>
      </w:divBdr>
    </w:div>
    <w:div w:id="1283222064">
      <w:marLeft w:val="640"/>
      <w:marRight w:val="0"/>
      <w:marTop w:val="0"/>
      <w:marBottom w:val="0"/>
      <w:divBdr>
        <w:top w:val="none" w:sz="0" w:space="0" w:color="auto"/>
        <w:left w:val="none" w:sz="0" w:space="0" w:color="auto"/>
        <w:bottom w:val="none" w:sz="0" w:space="0" w:color="auto"/>
        <w:right w:val="none" w:sz="0" w:space="0" w:color="auto"/>
      </w:divBdr>
    </w:div>
    <w:div w:id="1283802652">
      <w:marLeft w:val="640"/>
      <w:marRight w:val="0"/>
      <w:marTop w:val="0"/>
      <w:marBottom w:val="0"/>
      <w:divBdr>
        <w:top w:val="none" w:sz="0" w:space="0" w:color="auto"/>
        <w:left w:val="none" w:sz="0" w:space="0" w:color="auto"/>
        <w:bottom w:val="none" w:sz="0" w:space="0" w:color="auto"/>
        <w:right w:val="none" w:sz="0" w:space="0" w:color="auto"/>
      </w:divBdr>
    </w:div>
    <w:div w:id="1286501219">
      <w:marLeft w:val="640"/>
      <w:marRight w:val="0"/>
      <w:marTop w:val="0"/>
      <w:marBottom w:val="0"/>
      <w:divBdr>
        <w:top w:val="none" w:sz="0" w:space="0" w:color="auto"/>
        <w:left w:val="none" w:sz="0" w:space="0" w:color="auto"/>
        <w:bottom w:val="none" w:sz="0" w:space="0" w:color="auto"/>
        <w:right w:val="none" w:sz="0" w:space="0" w:color="auto"/>
      </w:divBdr>
    </w:div>
    <w:div w:id="1286504209">
      <w:marLeft w:val="640"/>
      <w:marRight w:val="0"/>
      <w:marTop w:val="0"/>
      <w:marBottom w:val="0"/>
      <w:divBdr>
        <w:top w:val="none" w:sz="0" w:space="0" w:color="auto"/>
        <w:left w:val="none" w:sz="0" w:space="0" w:color="auto"/>
        <w:bottom w:val="none" w:sz="0" w:space="0" w:color="auto"/>
        <w:right w:val="none" w:sz="0" w:space="0" w:color="auto"/>
      </w:divBdr>
    </w:div>
    <w:div w:id="1288009822">
      <w:marLeft w:val="640"/>
      <w:marRight w:val="0"/>
      <w:marTop w:val="0"/>
      <w:marBottom w:val="0"/>
      <w:divBdr>
        <w:top w:val="none" w:sz="0" w:space="0" w:color="auto"/>
        <w:left w:val="none" w:sz="0" w:space="0" w:color="auto"/>
        <w:bottom w:val="none" w:sz="0" w:space="0" w:color="auto"/>
        <w:right w:val="none" w:sz="0" w:space="0" w:color="auto"/>
      </w:divBdr>
    </w:div>
    <w:div w:id="1290352855">
      <w:marLeft w:val="640"/>
      <w:marRight w:val="0"/>
      <w:marTop w:val="0"/>
      <w:marBottom w:val="0"/>
      <w:divBdr>
        <w:top w:val="none" w:sz="0" w:space="0" w:color="auto"/>
        <w:left w:val="none" w:sz="0" w:space="0" w:color="auto"/>
        <w:bottom w:val="none" w:sz="0" w:space="0" w:color="auto"/>
        <w:right w:val="none" w:sz="0" w:space="0" w:color="auto"/>
      </w:divBdr>
    </w:div>
    <w:div w:id="1291017487">
      <w:marLeft w:val="640"/>
      <w:marRight w:val="0"/>
      <w:marTop w:val="0"/>
      <w:marBottom w:val="0"/>
      <w:divBdr>
        <w:top w:val="none" w:sz="0" w:space="0" w:color="auto"/>
        <w:left w:val="none" w:sz="0" w:space="0" w:color="auto"/>
        <w:bottom w:val="none" w:sz="0" w:space="0" w:color="auto"/>
        <w:right w:val="none" w:sz="0" w:space="0" w:color="auto"/>
      </w:divBdr>
    </w:div>
    <w:div w:id="1291981218">
      <w:marLeft w:val="640"/>
      <w:marRight w:val="0"/>
      <w:marTop w:val="0"/>
      <w:marBottom w:val="0"/>
      <w:divBdr>
        <w:top w:val="none" w:sz="0" w:space="0" w:color="auto"/>
        <w:left w:val="none" w:sz="0" w:space="0" w:color="auto"/>
        <w:bottom w:val="none" w:sz="0" w:space="0" w:color="auto"/>
        <w:right w:val="none" w:sz="0" w:space="0" w:color="auto"/>
      </w:divBdr>
    </w:div>
    <w:div w:id="1293320017">
      <w:marLeft w:val="640"/>
      <w:marRight w:val="0"/>
      <w:marTop w:val="0"/>
      <w:marBottom w:val="0"/>
      <w:divBdr>
        <w:top w:val="none" w:sz="0" w:space="0" w:color="auto"/>
        <w:left w:val="none" w:sz="0" w:space="0" w:color="auto"/>
        <w:bottom w:val="none" w:sz="0" w:space="0" w:color="auto"/>
        <w:right w:val="none" w:sz="0" w:space="0" w:color="auto"/>
      </w:divBdr>
    </w:div>
    <w:div w:id="1295867306">
      <w:marLeft w:val="640"/>
      <w:marRight w:val="0"/>
      <w:marTop w:val="0"/>
      <w:marBottom w:val="0"/>
      <w:divBdr>
        <w:top w:val="none" w:sz="0" w:space="0" w:color="auto"/>
        <w:left w:val="none" w:sz="0" w:space="0" w:color="auto"/>
        <w:bottom w:val="none" w:sz="0" w:space="0" w:color="auto"/>
        <w:right w:val="none" w:sz="0" w:space="0" w:color="auto"/>
      </w:divBdr>
    </w:div>
    <w:div w:id="1296329327">
      <w:marLeft w:val="640"/>
      <w:marRight w:val="0"/>
      <w:marTop w:val="0"/>
      <w:marBottom w:val="0"/>
      <w:divBdr>
        <w:top w:val="none" w:sz="0" w:space="0" w:color="auto"/>
        <w:left w:val="none" w:sz="0" w:space="0" w:color="auto"/>
        <w:bottom w:val="none" w:sz="0" w:space="0" w:color="auto"/>
        <w:right w:val="none" w:sz="0" w:space="0" w:color="auto"/>
      </w:divBdr>
    </w:div>
    <w:div w:id="1297108185">
      <w:marLeft w:val="640"/>
      <w:marRight w:val="0"/>
      <w:marTop w:val="0"/>
      <w:marBottom w:val="0"/>
      <w:divBdr>
        <w:top w:val="none" w:sz="0" w:space="0" w:color="auto"/>
        <w:left w:val="none" w:sz="0" w:space="0" w:color="auto"/>
        <w:bottom w:val="none" w:sz="0" w:space="0" w:color="auto"/>
        <w:right w:val="none" w:sz="0" w:space="0" w:color="auto"/>
      </w:divBdr>
    </w:div>
    <w:div w:id="1298099516">
      <w:marLeft w:val="640"/>
      <w:marRight w:val="0"/>
      <w:marTop w:val="0"/>
      <w:marBottom w:val="0"/>
      <w:divBdr>
        <w:top w:val="none" w:sz="0" w:space="0" w:color="auto"/>
        <w:left w:val="none" w:sz="0" w:space="0" w:color="auto"/>
        <w:bottom w:val="none" w:sz="0" w:space="0" w:color="auto"/>
        <w:right w:val="none" w:sz="0" w:space="0" w:color="auto"/>
      </w:divBdr>
    </w:div>
    <w:div w:id="1298756447">
      <w:marLeft w:val="640"/>
      <w:marRight w:val="0"/>
      <w:marTop w:val="0"/>
      <w:marBottom w:val="0"/>
      <w:divBdr>
        <w:top w:val="none" w:sz="0" w:space="0" w:color="auto"/>
        <w:left w:val="none" w:sz="0" w:space="0" w:color="auto"/>
        <w:bottom w:val="none" w:sz="0" w:space="0" w:color="auto"/>
        <w:right w:val="none" w:sz="0" w:space="0" w:color="auto"/>
      </w:divBdr>
    </w:div>
    <w:div w:id="1299803443">
      <w:marLeft w:val="640"/>
      <w:marRight w:val="0"/>
      <w:marTop w:val="0"/>
      <w:marBottom w:val="0"/>
      <w:divBdr>
        <w:top w:val="none" w:sz="0" w:space="0" w:color="auto"/>
        <w:left w:val="none" w:sz="0" w:space="0" w:color="auto"/>
        <w:bottom w:val="none" w:sz="0" w:space="0" w:color="auto"/>
        <w:right w:val="none" w:sz="0" w:space="0" w:color="auto"/>
      </w:divBdr>
    </w:div>
    <w:div w:id="1299843314">
      <w:marLeft w:val="640"/>
      <w:marRight w:val="0"/>
      <w:marTop w:val="0"/>
      <w:marBottom w:val="0"/>
      <w:divBdr>
        <w:top w:val="none" w:sz="0" w:space="0" w:color="auto"/>
        <w:left w:val="none" w:sz="0" w:space="0" w:color="auto"/>
        <w:bottom w:val="none" w:sz="0" w:space="0" w:color="auto"/>
        <w:right w:val="none" w:sz="0" w:space="0" w:color="auto"/>
      </w:divBdr>
    </w:div>
    <w:div w:id="1300572051">
      <w:marLeft w:val="640"/>
      <w:marRight w:val="0"/>
      <w:marTop w:val="0"/>
      <w:marBottom w:val="0"/>
      <w:divBdr>
        <w:top w:val="none" w:sz="0" w:space="0" w:color="auto"/>
        <w:left w:val="none" w:sz="0" w:space="0" w:color="auto"/>
        <w:bottom w:val="none" w:sz="0" w:space="0" w:color="auto"/>
        <w:right w:val="none" w:sz="0" w:space="0" w:color="auto"/>
      </w:divBdr>
    </w:div>
    <w:div w:id="1301496160">
      <w:marLeft w:val="640"/>
      <w:marRight w:val="0"/>
      <w:marTop w:val="0"/>
      <w:marBottom w:val="0"/>
      <w:divBdr>
        <w:top w:val="none" w:sz="0" w:space="0" w:color="auto"/>
        <w:left w:val="none" w:sz="0" w:space="0" w:color="auto"/>
        <w:bottom w:val="none" w:sz="0" w:space="0" w:color="auto"/>
        <w:right w:val="none" w:sz="0" w:space="0" w:color="auto"/>
      </w:divBdr>
    </w:div>
    <w:div w:id="1303343898">
      <w:marLeft w:val="640"/>
      <w:marRight w:val="0"/>
      <w:marTop w:val="0"/>
      <w:marBottom w:val="0"/>
      <w:divBdr>
        <w:top w:val="none" w:sz="0" w:space="0" w:color="auto"/>
        <w:left w:val="none" w:sz="0" w:space="0" w:color="auto"/>
        <w:bottom w:val="none" w:sz="0" w:space="0" w:color="auto"/>
        <w:right w:val="none" w:sz="0" w:space="0" w:color="auto"/>
      </w:divBdr>
    </w:div>
    <w:div w:id="1304043478">
      <w:marLeft w:val="640"/>
      <w:marRight w:val="0"/>
      <w:marTop w:val="0"/>
      <w:marBottom w:val="0"/>
      <w:divBdr>
        <w:top w:val="none" w:sz="0" w:space="0" w:color="auto"/>
        <w:left w:val="none" w:sz="0" w:space="0" w:color="auto"/>
        <w:bottom w:val="none" w:sz="0" w:space="0" w:color="auto"/>
        <w:right w:val="none" w:sz="0" w:space="0" w:color="auto"/>
      </w:divBdr>
    </w:div>
    <w:div w:id="1305232258">
      <w:marLeft w:val="640"/>
      <w:marRight w:val="0"/>
      <w:marTop w:val="0"/>
      <w:marBottom w:val="0"/>
      <w:divBdr>
        <w:top w:val="none" w:sz="0" w:space="0" w:color="auto"/>
        <w:left w:val="none" w:sz="0" w:space="0" w:color="auto"/>
        <w:bottom w:val="none" w:sz="0" w:space="0" w:color="auto"/>
        <w:right w:val="none" w:sz="0" w:space="0" w:color="auto"/>
      </w:divBdr>
    </w:div>
    <w:div w:id="1306155921">
      <w:marLeft w:val="640"/>
      <w:marRight w:val="0"/>
      <w:marTop w:val="0"/>
      <w:marBottom w:val="0"/>
      <w:divBdr>
        <w:top w:val="none" w:sz="0" w:space="0" w:color="auto"/>
        <w:left w:val="none" w:sz="0" w:space="0" w:color="auto"/>
        <w:bottom w:val="none" w:sz="0" w:space="0" w:color="auto"/>
        <w:right w:val="none" w:sz="0" w:space="0" w:color="auto"/>
      </w:divBdr>
    </w:div>
    <w:div w:id="1306548797">
      <w:marLeft w:val="640"/>
      <w:marRight w:val="0"/>
      <w:marTop w:val="0"/>
      <w:marBottom w:val="0"/>
      <w:divBdr>
        <w:top w:val="none" w:sz="0" w:space="0" w:color="auto"/>
        <w:left w:val="none" w:sz="0" w:space="0" w:color="auto"/>
        <w:bottom w:val="none" w:sz="0" w:space="0" w:color="auto"/>
        <w:right w:val="none" w:sz="0" w:space="0" w:color="auto"/>
      </w:divBdr>
    </w:div>
    <w:div w:id="1308557610">
      <w:marLeft w:val="640"/>
      <w:marRight w:val="0"/>
      <w:marTop w:val="0"/>
      <w:marBottom w:val="0"/>
      <w:divBdr>
        <w:top w:val="none" w:sz="0" w:space="0" w:color="auto"/>
        <w:left w:val="none" w:sz="0" w:space="0" w:color="auto"/>
        <w:bottom w:val="none" w:sz="0" w:space="0" w:color="auto"/>
        <w:right w:val="none" w:sz="0" w:space="0" w:color="auto"/>
      </w:divBdr>
    </w:div>
    <w:div w:id="1308822200">
      <w:marLeft w:val="640"/>
      <w:marRight w:val="0"/>
      <w:marTop w:val="0"/>
      <w:marBottom w:val="0"/>
      <w:divBdr>
        <w:top w:val="none" w:sz="0" w:space="0" w:color="auto"/>
        <w:left w:val="none" w:sz="0" w:space="0" w:color="auto"/>
        <w:bottom w:val="none" w:sz="0" w:space="0" w:color="auto"/>
        <w:right w:val="none" w:sz="0" w:space="0" w:color="auto"/>
      </w:divBdr>
    </w:div>
    <w:div w:id="1309284421">
      <w:marLeft w:val="640"/>
      <w:marRight w:val="0"/>
      <w:marTop w:val="0"/>
      <w:marBottom w:val="0"/>
      <w:divBdr>
        <w:top w:val="none" w:sz="0" w:space="0" w:color="auto"/>
        <w:left w:val="none" w:sz="0" w:space="0" w:color="auto"/>
        <w:bottom w:val="none" w:sz="0" w:space="0" w:color="auto"/>
        <w:right w:val="none" w:sz="0" w:space="0" w:color="auto"/>
      </w:divBdr>
    </w:div>
    <w:div w:id="1310135893">
      <w:marLeft w:val="640"/>
      <w:marRight w:val="0"/>
      <w:marTop w:val="0"/>
      <w:marBottom w:val="0"/>
      <w:divBdr>
        <w:top w:val="none" w:sz="0" w:space="0" w:color="auto"/>
        <w:left w:val="none" w:sz="0" w:space="0" w:color="auto"/>
        <w:bottom w:val="none" w:sz="0" w:space="0" w:color="auto"/>
        <w:right w:val="none" w:sz="0" w:space="0" w:color="auto"/>
      </w:divBdr>
    </w:div>
    <w:div w:id="1310208164">
      <w:marLeft w:val="640"/>
      <w:marRight w:val="0"/>
      <w:marTop w:val="0"/>
      <w:marBottom w:val="0"/>
      <w:divBdr>
        <w:top w:val="none" w:sz="0" w:space="0" w:color="auto"/>
        <w:left w:val="none" w:sz="0" w:space="0" w:color="auto"/>
        <w:bottom w:val="none" w:sz="0" w:space="0" w:color="auto"/>
        <w:right w:val="none" w:sz="0" w:space="0" w:color="auto"/>
      </w:divBdr>
    </w:div>
    <w:div w:id="1311908959">
      <w:marLeft w:val="640"/>
      <w:marRight w:val="0"/>
      <w:marTop w:val="0"/>
      <w:marBottom w:val="0"/>
      <w:divBdr>
        <w:top w:val="none" w:sz="0" w:space="0" w:color="auto"/>
        <w:left w:val="none" w:sz="0" w:space="0" w:color="auto"/>
        <w:bottom w:val="none" w:sz="0" w:space="0" w:color="auto"/>
        <w:right w:val="none" w:sz="0" w:space="0" w:color="auto"/>
      </w:divBdr>
    </w:div>
    <w:div w:id="1313028253">
      <w:marLeft w:val="640"/>
      <w:marRight w:val="0"/>
      <w:marTop w:val="0"/>
      <w:marBottom w:val="0"/>
      <w:divBdr>
        <w:top w:val="none" w:sz="0" w:space="0" w:color="auto"/>
        <w:left w:val="none" w:sz="0" w:space="0" w:color="auto"/>
        <w:bottom w:val="none" w:sz="0" w:space="0" w:color="auto"/>
        <w:right w:val="none" w:sz="0" w:space="0" w:color="auto"/>
      </w:divBdr>
    </w:div>
    <w:div w:id="1317077390">
      <w:marLeft w:val="640"/>
      <w:marRight w:val="0"/>
      <w:marTop w:val="0"/>
      <w:marBottom w:val="0"/>
      <w:divBdr>
        <w:top w:val="none" w:sz="0" w:space="0" w:color="auto"/>
        <w:left w:val="none" w:sz="0" w:space="0" w:color="auto"/>
        <w:bottom w:val="none" w:sz="0" w:space="0" w:color="auto"/>
        <w:right w:val="none" w:sz="0" w:space="0" w:color="auto"/>
      </w:divBdr>
    </w:div>
    <w:div w:id="1320772871">
      <w:marLeft w:val="640"/>
      <w:marRight w:val="0"/>
      <w:marTop w:val="0"/>
      <w:marBottom w:val="0"/>
      <w:divBdr>
        <w:top w:val="none" w:sz="0" w:space="0" w:color="auto"/>
        <w:left w:val="none" w:sz="0" w:space="0" w:color="auto"/>
        <w:bottom w:val="none" w:sz="0" w:space="0" w:color="auto"/>
        <w:right w:val="none" w:sz="0" w:space="0" w:color="auto"/>
      </w:divBdr>
    </w:div>
    <w:div w:id="1321345221">
      <w:marLeft w:val="640"/>
      <w:marRight w:val="0"/>
      <w:marTop w:val="0"/>
      <w:marBottom w:val="0"/>
      <w:divBdr>
        <w:top w:val="none" w:sz="0" w:space="0" w:color="auto"/>
        <w:left w:val="none" w:sz="0" w:space="0" w:color="auto"/>
        <w:bottom w:val="none" w:sz="0" w:space="0" w:color="auto"/>
        <w:right w:val="none" w:sz="0" w:space="0" w:color="auto"/>
      </w:divBdr>
    </w:div>
    <w:div w:id="1322269950">
      <w:marLeft w:val="640"/>
      <w:marRight w:val="0"/>
      <w:marTop w:val="0"/>
      <w:marBottom w:val="0"/>
      <w:divBdr>
        <w:top w:val="none" w:sz="0" w:space="0" w:color="auto"/>
        <w:left w:val="none" w:sz="0" w:space="0" w:color="auto"/>
        <w:bottom w:val="none" w:sz="0" w:space="0" w:color="auto"/>
        <w:right w:val="none" w:sz="0" w:space="0" w:color="auto"/>
      </w:divBdr>
    </w:div>
    <w:div w:id="1323004162">
      <w:marLeft w:val="640"/>
      <w:marRight w:val="0"/>
      <w:marTop w:val="0"/>
      <w:marBottom w:val="0"/>
      <w:divBdr>
        <w:top w:val="none" w:sz="0" w:space="0" w:color="auto"/>
        <w:left w:val="none" w:sz="0" w:space="0" w:color="auto"/>
        <w:bottom w:val="none" w:sz="0" w:space="0" w:color="auto"/>
        <w:right w:val="none" w:sz="0" w:space="0" w:color="auto"/>
      </w:divBdr>
    </w:div>
    <w:div w:id="1323004544">
      <w:marLeft w:val="640"/>
      <w:marRight w:val="0"/>
      <w:marTop w:val="0"/>
      <w:marBottom w:val="0"/>
      <w:divBdr>
        <w:top w:val="none" w:sz="0" w:space="0" w:color="auto"/>
        <w:left w:val="none" w:sz="0" w:space="0" w:color="auto"/>
        <w:bottom w:val="none" w:sz="0" w:space="0" w:color="auto"/>
        <w:right w:val="none" w:sz="0" w:space="0" w:color="auto"/>
      </w:divBdr>
    </w:div>
    <w:div w:id="1326085821">
      <w:marLeft w:val="640"/>
      <w:marRight w:val="0"/>
      <w:marTop w:val="0"/>
      <w:marBottom w:val="0"/>
      <w:divBdr>
        <w:top w:val="none" w:sz="0" w:space="0" w:color="auto"/>
        <w:left w:val="none" w:sz="0" w:space="0" w:color="auto"/>
        <w:bottom w:val="none" w:sz="0" w:space="0" w:color="auto"/>
        <w:right w:val="none" w:sz="0" w:space="0" w:color="auto"/>
      </w:divBdr>
    </w:div>
    <w:div w:id="1328246731">
      <w:marLeft w:val="640"/>
      <w:marRight w:val="0"/>
      <w:marTop w:val="0"/>
      <w:marBottom w:val="0"/>
      <w:divBdr>
        <w:top w:val="none" w:sz="0" w:space="0" w:color="auto"/>
        <w:left w:val="none" w:sz="0" w:space="0" w:color="auto"/>
        <w:bottom w:val="none" w:sz="0" w:space="0" w:color="auto"/>
        <w:right w:val="none" w:sz="0" w:space="0" w:color="auto"/>
      </w:divBdr>
    </w:div>
    <w:div w:id="1329094564">
      <w:marLeft w:val="640"/>
      <w:marRight w:val="0"/>
      <w:marTop w:val="0"/>
      <w:marBottom w:val="0"/>
      <w:divBdr>
        <w:top w:val="none" w:sz="0" w:space="0" w:color="auto"/>
        <w:left w:val="none" w:sz="0" w:space="0" w:color="auto"/>
        <w:bottom w:val="none" w:sz="0" w:space="0" w:color="auto"/>
        <w:right w:val="none" w:sz="0" w:space="0" w:color="auto"/>
      </w:divBdr>
    </w:div>
    <w:div w:id="1329670566">
      <w:marLeft w:val="640"/>
      <w:marRight w:val="0"/>
      <w:marTop w:val="0"/>
      <w:marBottom w:val="0"/>
      <w:divBdr>
        <w:top w:val="none" w:sz="0" w:space="0" w:color="auto"/>
        <w:left w:val="none" w:sz="0" w:space="0" w:color="auto"/>
        <w:bottom w:val="none" w:sz="0" w:space="0" w:color="auto"/>
        <w:right w:val="none" w:sz="0" w:space="0" w:color="auto"/>
      </w:divBdr>
    </w:div>
    <w:div w:id="1330408219">
      <w:marLeft w:val="640"/>
      <w:marRight w:val="0"/>
      <w:marTop w:val="0"/>
      <w:marBottom w:val="0"/>
      <w:divBdr>
        <w:top w:val="none" w:sz="0" w:space="0" w:color="auto"/>
        <w:left w:val="none" w:sz="0" w:space="0" w:color="auto"/>
        <w:bottom w:val="none" w:sz="0" w:space="0" w:color="auto"/>
        <w:right w:val="none" w:sz="0" w:space="0" w:color="auto"/>
      </w:divBdr>
    </w:div>
    <w:div w:id="1330791528">
      <w:marLeft w:val="640"/>
      <w:marRight w:val="0"/>
      <w:marTop w:val="0"/>
      <w:marBottom w:val="0"/>
      <w:divBdr>
        <w:top w:val="none" w:sz="0" w:space="0" w:color="auto"/>
        <w:left w:val="none" w:sz="0" w:space="0" w:color="auto"/>
        <w:bottom w:val="none" w:sz="0" w:space="0" w:color="auto"/>
        <w:right w:val="none" w:sz="0" w:space="0" w:color="auto"/>
      </w:divBdr>
    </w:div>
    <w:div w:id="1332563604">
      <w:marLeft w:val="640"/>
      <w:marRight w:val="0"/>
      <w:marTop w:val="0"/>
      <w:marBottom w:val="0"/>
      <w:divBdr>
        <w:top w:val="none" w:sz="0" w:space="0" w:color="auto"/>
        <w:left w:val="none" w:sz="0" w:space="0" w:color="auto"/>
        <w:bottom w:val="none" w:sz="0" w:space="0" w:color="auto"/>
        <w:right w:val="none" w:sz="0" w:space="0" w:color="auto"/>
      </w:divBdr>
    </w:div>
    <w:div w:id="1333799444">
      <w:marLeft w:val="640"/>
      <w:marRight w:val="0"/>
      <w:marTop w:val="0"/>
      <w:marBottom w:val="0"/>
      <w:divBdr>
        <w:top w:val="none" w:sz="0" w:space="0" w:color="auto"/>
        <w:left w:val="none" w:sz="0" w:space="0" w:color="auto"/>
        <w:bottom w:val="none" w:sz="0" w:space="0" w:color="auto"/>
        <w:right w:val="none" w:sz="0" w:space="0" w:color="auto"/>
      </w:divBdr>
    </w:div>
    <w:div w:id="1333996315">
      <w:marLeft w:val="640"/>
      <w:marRight w:val="0"/>
      <w:marTop w:val="0"/>
      <w:marBottom w:val="0"/>
      <w:divBdr>
        <w:top w:val="none" w:sz="0" w:space="0" w:color="auto"/>
        <w:left w:val="none" w:sz="0" w:space="0" w:color="auto"/>
        <w:bottom w:val="none" w:sz="0" w:space="0" w:color="auto"/>
        <w:right w:val="none" w:sz="0" w:space="0" w:color="auto"/>
      </w:divBdr>
    </w:div>
    <w:div w:id="1341396079">
      <w:marLeft w:val="640"/>
      <w:marRight w:val="0"/>
      <w:marTop w:val="0"/>
      <w:marBottom w:val="0"/>
      <w:divBdr>
        <w:top w:val="none" w:sz="0" w:space="0" w:color="auto"/>
        <w:left w:val="none" w:sz="0" w:space="0" w:color="auto"/>
        <w:bottom w:val="none" w:sz="0" w:space="0" w:color="auto"/>
        <w:right w:val="none" w:sz="0" w:space="0" w:color="auto"/>
      </w:divBdr>
    </w:div>
    <w:div w:id="1341740253">
      <w:marLeft w:val="640"/>
      <w:marRight w:val="0"/>
      <w:marTop w:val="0"/>
      <w:marBottom w:val="0"/>
      <w:divBdr>
        <w:top w:val="none" w:sz="0" w:space="0" w:color="auto"/>
        <w:left w:val="none" w:sz="0" w:space="0" w:color="auto"/>
        <w:bottom w:val="none" w:sz="0" w:space="0" w:color="auto"/>
        <w:right w:val="none" w:sz="0" w:space="0" w:color="auto"/>
      </w:divBdr>
    </w:div>
    <w:div w:id="1343630836">
      <w:marLeft w:val="640"/>
      <w:marRight w:val="0"/>
      <w:marTop w:val="0"/>
      <w:marBottom w:val="0"/>
      <w:divBdr>
        <w:top w:val="none" w:sz="0" w:space="0" w:color="auto"/>
        <w:left w:val="none" w:sz="0" w:space="0" w:color="auto"/>
        <w:bottom w:val="none" w:sz="0" w:space="0" w:color="auto"/>
        <w:right w:val="none" w:sz="0" w:space="0" w:color="auto"/>
      </w:divBdr>
    </w:div>
    <w:div w:id="1344166856">
      <w:marLeft w:val="640"/>
      <w:marRight w:val="0"/>
      <w:marTop w:val="0"/>
      <w:marBottom w:val="0"/>
      <w:divBdr>
        <w:top w:val="none" w:sz="0" w:space="0" w:color="auto"/>
        <w:left w:val="none" w:sz="0" w:space="0" w:color="auto"/>
        <w:bottom w:val="none" w:sz="0" w:space="0" w:color="auto"/>
        <w:right w:val="none" w:sz="0" w:space="0" w:color="auto"/>
      </w:divBdr>
    </w:div>
    <w:div w:id="1345982583">
      <w:marLeft w:val="640"/>
      <w:marRight w:val="0"/>
      <w:marTop w:val="0"/>
      <w:marBottom w:val="0"/>
      <w:divBdr>
        <w:top w:val="none" w:sz="0" w:space="0" w:color="auto"/>
        <w:left w:val="none" w:sz="0" w:space="0" w:color="auto"/>
        <w:bottom w:val="none" w:sz="0" w:space="0" w:color="auto"/>
        <w:right w:val="none" w:sz="0" w:space="0" w:color="auto"/>
      </w:divBdr>
    </w:div>
    <w:div w:id="1346010702">
      <w:marLeft w:val="640"/>
      <w:marRight w:val="0"/>
      <w:marTop w:val="0"/>
      <w:marBottom w:val="0"/>
      <w:divBdr>
        <w:top w:val="none" w:sz="0" w:space="0" w:color="auto"/>
        <w:left w:val="none" w:sz="0" w:space="0" w:color="auto"/>
        <w:bottom w:val="none" w:sz="0" w:space="0" w:color="auto"/>
        <w:right w:val="none" w:sz="0" w:space="0" w:color="auto"/>
      </w:divBdr>
    </w:div>
    <w:div w:id="1348170537">
      <w:marLeft w:val="640"/>
      <w:marRight w:val="0"/>
      <w:marTop w:val="0"/>
      <w:marBottom w:val="0"/>
      <w:divBdr>
        <w:top w:val="none" w:sz="0" w:space="0" w:color="auto"/>
        <w:left w:val="none" w:sz="0" w:space="0" w:color="auto"/>
        <w:bottom w:val="none" w:sz="0" w:space="0" w:color="auto"/>
        <w:right w:val="none" w:sz="0" w:space="0" w:color="auto"/>
      </w:divBdr>
    </w:div>
    <w:div w:id="1348604073">
      <w:marLeft w:val="640"/>
      <w:marRight w:val="0"/>
      <w:marTop w:val="0"/>
      <w:marBottom w:val="0"/>
      <w:divBdr>
        <w:top w:val="none" w:sz="0" w:space="0" w:color="auto"/>
        <w:left w:val="none" w:sz="0" w:space="0" w:color="auto"/>
        <w:bottom w:val="none" w:sz="0" w:space="0" w:color="auto"/>
        <w:right w:val="none" w:sz="0" w:space="0" w:color="auto"/>
      </w:divBdr>
    </w:div>
    <w:div w:id="1352687586">
      <w:marLeft w:val="640"/>
      <w:marRight w:val="0"/>
      <w:marTop w:val="0"/>
      <w:marBottom w:val="0"/>
      <w:divBdr>
        <w:top w:val="none" w:sz="0" w:space="0" w:color="auto"/>
        <w:left w:val="none" w:sz="0" w:space="0" w:color="auto"/>
        <w:bottom w:val="none" w:sz="0" w:space="0" w:color="auto"/>
        <w:right w:val="none" w:sz="0" w:space="0" w:color="auto"/>
      </w:divBdr>
    </w:div>
    <w:div w:id="1352802816">
      <w:marLeft w:val="640"/>
      <w:marRight w:val="0"/>
      <w:marTop w:val="0"/>
      <w:marBottom w:val="0"/>
      <w:divBdr>
        <w:top w:val="none" w:sz="0" w:space="0" w:color="auto"/>
        <w:left w:val="none" w:sz="0" w:space="0" w:color="auto"/>
        <w:bottom w:val="none" w:sz="0" w:space="0" w:color="auto"/>
        <w:right w:val="none" w:sz="0" w:space="0" w:color="auto"/>
      </w:divBdr>
    </w:div>
    <w:div w:id="1353146227">
      <w:marLeft w:val="640"/>
      <w:marRight w:val="0"/>
      <w:marTop w:val="0"/>
      <w:marBottom w:val="0"/>
      <w:divBdr>
        <w:top w:val="none" w:sz="0" w:space="0" w:color="auto"/>
        <w:left w:val="none" w:sz="0" w:space="0" w:color="auto"/>
        <w:bottom w:val="none" w:sz="0" w:space="0" w:color="auto"/>
        <w:right w:val="none" w:sz="0" w:space="0" w:color="auto"/>
      </w:divBdr>
    </w:div>
    <w:div w:id="1355880846">
      <w:marLeft w:val="640"/>
      <w:marRight w:val="0"/>
      <w:marTop w:val="0"/>
      <w:marBottom w:val="0"/>
      <w:divBdr>
        <w:top w:val="none" w:sz="0" w:space="0" w:color="auto"/>
        <w:left w:val="none" w:sz="0" w:space="0" w:color="auto"/>
        <w:bottom w:val="none" w:sz="0" w:space="0" w:color="auto"/>
        <w:right w:val="none" w:sz="0" w:space="0" w:color="auto"/>
      </w:divBdr>
    </w:div>
    <w:div w:id="1356688168">
      <w:marLeft w:val="640"/>
      <w:marRight w:val="0"/>
      <w:marTop w:val="0"/>
      <w:marBottom w:val="0"/>
      <w:divBdr>
        <w:top w:val="none" w:sz="0" w:space="0" w:color="auto"/>
        <w:left w:val="none" w:sz="0" w:space="0" w:color="auto"/>
        <w:bottom w:val="none" w:sz="0" w:space="0" w:color="auto"/>
        <w:right w:val="none" w:sz="0" w:space="0" w:color="auto"/>
      </w:divBdr>
    </w:div>
    <w:div w:id="1360160257">
      <w:marLeft w:val="640"/>
      <w:marRight w:val="0"/>
      <w:marTop w:val="0"/>
      <w:marBottom w:val="0"/>
      <w:divBdr>
        <w:top w:val="none" w:sz="0" w:space="0" w:color="auto"/>
        <w:left w:val="none" w:sz="0" w:space="0" w:color="auto"/>
        <w:bottom w:val="none" w:sz="0" w:space="0" w:color="auto"/>
        <w:right w:val="none" w:sz="0" w:space="0" w:color="auto"/>
      </w:divBdr>
    </w:div>
    <w:div w:id="1360162358">
      <w:marLeft w:val="640"/>
      <w:marRight w:val="0"/>
      <w:marTop w:val="0"/>
      <w:marBottom w:val="0"/>
      <w:divBdr>
        <w:top w:val="none" w:sz="0" w:space="0" w:color="auto"/>
        <w:left w:val="none" w:sz="0" w:space="0" w:color="auto"/>
        <w:bottom w:val="none" w:sz="0" w:space="0" w:color="auto"/>
        <w:right w:val="none" w:sz="0" w:space="0" w:color="auto"/>
      </w:divBdr>
    </w:div>
    <w:div w:id="1363048325">
      <w:marLeft w:val="640"/>
      <w:marRight w:val="0"/>
      <w:marTop w:val="0"/>
      <w:marBottom w:val="0"/>
      <w:divBdr>
        <w:top w:val="none" w:sz="0" w:space="0" w:color="auto"/>
        <w:left w:val="none" w:sz="0" w:space="0" w:color="auto"/>
        <w:bottom w:val="none" w:sz="0" w:space="0" w:color="auto"/>
        <w:right w:val="none" w:sz="0" w:space="0" w:color="auto"/>
      </w:divBdr>
    </w:div>
    <w:div w:id="1365059737">
      <w:marLeft w:val="640"/>
      <w:marRight w:val="0"/>
      <w:marTop w:val="0"/>
      <w:marBottom w:val="0"/>
      <w:divBdr>
        <w:top w:val="none" w:sz="0" w:space="0" w:color="auto"/>
        <w:left w:val="none" w:sz="0" w:space="0" w:color="auto"/>
        <w:bottom w:val="none" w:sz="0" w:space="0" w:color="auto"/>
        <w:right w:val="none" w:sz="0" w:space="0" w:color="auto"/>
      </w:divBdr>
    </w:div>
    <w:div w:id="1369141386">
      <w:marLeft w:val="640"/>
      <w:marRight w:val="0"/>
      <w:marTop w:val="0"/>
      <w:marBottom w:val="0"/>
      <w:divBdr>
        <w:top w:val="none" w:sz="0" w:space="0" w:color="auto"/>
        <w:left w:val="none" w:sz="0" w:space="0" w:color="auto"/>
        <w:bottom w:val="none" w:sz="0" w:space="0" w:color="auto"/>
        <w:right w:val="none" w:sz="0" w:space="0" w:color="auto"/>
      </w:divBdr>
    </w:div>
    <w:div w:id="1372412521">
      <w:marLeft w:val="640"/>
      <w:marRight w:val="0"/>
      <w:marTop w:val="0"/>
      <w:marBottom w:val="0"/>
      <w:divBdr>
        <w:top w:val="none" w:sz="0" w:space="0" w:color="auto"/>
        <w:left w:val="none" w:sz="0" w:space="0" w:color="auto"/>
        <w:bottom w:val="none" w:sz="0" w:space="0" w:color="auto"/>
        <w:right w:val="none" w:sz="0" w:space="0" w:color="auto"/>
      </w:divBdr>
    </w:div>
    <w:div w:id="1373729024">
      <w:marLeft w:val="640"/>
      <w:marRight w:val="0"/>
      <w:marTop w:val="0"/>
      <w:marBottom w:val="0"/>
      <w:divBdr>
        <w:top w:val="none" w:sz="0" w:space="0" w:color="auto"/>
        <w:left w:val="none" w:sz="0" w:space="0" w:color="auto"/>
        <w:bottom w:val="none" w:sz="0" w:space="0" w:color="auto"/>
        <w:right w:val="none" w:sz="0" w:space="0" w:color="auto"/>
      </w:divBdr>
    </w:div>
    <w:div w:id="1375425943">
      <w:marLeft w:val="640"/>
      <w:marRight w:val="0"/>
      <w:marTop w:val="0"/>
      <w:marBottom w:val="0"/>
      <w:divBdr>
        <w:top w:val="none" w:sz="0" w:space="0" w:color="auto"/>
        <w:left w:val="none" w:sz="0" w:space="0" w:color="auto"/>
        <w:bottom w:val="none" w:sz="0" w:space="0" w:color="auto"/>
        <w:right w:val="none" w:sz="0" w:space="0" w:color="auto"/>
      </w:divBdr>
    </w:div>
    <w:div w:id="1381175840">
      <w:marLeft w:val="640"/>
      <w:marRight w:val="0"/>
      <w:marTop w:val="0"/>
      <w:marBottom w:val="0"/>
      <w:divBdr>
        <w:top w:val="none" w:sz="0" w:space="0" w:color="auto"/>
        <w:left w:val="none" w:sz="0" w:space="0" w:color="auto"/>
        <w:bottom w:val="none" w:sz="0" w:space="0" w:color="auto"/>
        <w:right w:val="none" w:sz="0" w:space="0" w:color="auto"/>
      </w:divBdr>
    </w:div>
    <w:div w:id="1383290210">
      <w:marLeft w:val="640"/>
      <w:marRight w:val="0"/>
      <w:marTop w:val="0"/>
      <w:marBottom w:val="0"/>
      <w:divBdr>
        <w:top w:val="none" w:sz="0" w:space="0" w:color="auto"/>
        <w:left w:val="none" w:sz="0" w:space="0" w:color="auto"/>
        <w:bottom w:val="none" w:sz="0" w:space="0" w:color="auto"/>
        <w:right w:val="none" w:sz="0" w:space="0" w:color="auto"/>
      </w:divBdr>
    </w:div>
    <w:div w:id="1384021938">
      <w:marLeft w:val="640"/>
      <w:marRight w:val="0"/>
      <w:marTop w:val="0"/>
      <w:marBottom w:val="0"/>
      <w:divBdr>
        <w:top w:val="none" w:sz="0" w:space="0" w:color="auto"/>
        <w:left w:val="none" w:sz="0" w:space="0" w:color="auto"/>
        <w:bottom w:val="none" w:sz="0" w:space="0" w:color="auto"/>
        <w:right w:val="none" w:sz="0" w:space="0" w:color="auto"/>
      </w:divBdr>
    </w:div>
    <w:div w:id="1384527575">
      <w:marLeft w:val="640"/>
      <w:marRight w:val="0"/>
      <w:marTop w:val="0"/>
      <w:marBottom w:val="0"/>
      <w:divBdr>
        <w:top w:val="none" w:sz="0" w:space="0" w:color="auto"/>
        <w:left w:val="none" w:sz="0" w:space="0" w:color="auto"/>
        <w:bottom w:val="none" w:sz="0" w:space="0" w:color="auto"/>
        <w:right w:val="none" w:sz="0" w:space="0" w:color="auto"/>
      </w:divBdr>
    </w:div>
    <w:div w:id="1386836479">
      <w:marLeft w:val="640"/>
      <w:marRight w:val="0"/>
      <w:marTop w:val="0"/>
      <w:marBottom w:val="0"/>
      <w:divBdr>
        <w:top w:val="none" w:sz="0" w:space="0" w:color="auto"/>
        <w:left w:val="none" w:sz="0" w:space="0" w:color="auto"/>
        <w:bottom w:val="none" w:sz="0" w:space="0" w:color="auto"/>
        <w:right w:val="none" w:sz="0" w:space="0" w:color="auto"/>
      </w:divBdr>
    </w:div>
    <w:div w:id="1387490161">
      <w:marLeft w:val="640"/>
      <w:marRight w:val="0"/>
      <w:marTop w:val="0"/>
      <w:marBottom w:val="0"/>
      <w:divBdr>
        <w:top w:val="none" w:sz="0" w:space="0" w:color="auto"/>
        <w:left w:val="none" w:sz="0" w:space="0" w:color="auto"/>
        <w:bottom w:val="none" w:sz="0" w:space="0" w:color="auto"/>
        <w:right w:val="none" w:sz="0" w:space="0" w:color="auto"/>
      </w:divBdr>
    </w:div>
    <w:div w:id="1389382377">
      <w:marLeft w:val="640"/>
      <w:marRight w:val="0"/>
      <w:marTop w:val="0"/>
      <w:marBottom w:val="0"/>
      <w:divBdr>
        <w:top w:val="none" w:sz="0" w:space="0" w:color="auto"/>
        <w:left w:val="none" w:sz="0" w:space="0" w:color="auto"/>
        <w:bottom w:val="none" w:sz="0" w:space="0" w:color="auto"/>
        <w:right w:val="none" w:sz="0" w:space="0" w:color="auto"/>
      </w:divBdr>
    </w:div>
    <w:div w:id="1394349085">
      <w:marLeft w:val="640"/>
      <w:marRight w:val="0"/>
      <w:marTop w:val="0"/>
      <w:marBottom w:val="0"/>
      <w:divBdr>
        <w:top w:val="none" w:sz="0" w:space="0" w:color="auto"/>
        <w:left w:val="none" w:sz="0" w:space="0" w:color="auto"/>
        <w:bottom w:val="none" w:sz="0" w:space="0" w:color="auto"/>
        <w:right w:val="none" w:sz="0" w:space="0" w:color="auto"/>
      </w:divBdr>
    </w:div>
    <w:div w:id="1394624363">
      <w:marLeft w:val="640"/>
      <w:marRight w:val="0"/>
      <w:marTop w:val="0"/>
      <w:marBottom w:val="0"/>
      <w:divBdr>
        <w:top w:val="none" w:sz="0" w:space="0" w:color="auto"/>
        <w:left w:val="none" w:sz="0" w:space="0" w:color="auto"/>
        <w:bottom w:val="none" w:sz="0" w:space="0" w:color="auto"/>
        <w:right w:val="none" w:sz="0" w:space="0" w:color="auto"/>
      </w:divBdr>
    </w:div>
    <w:div w:id="1396051419">
      <w:marLeft w:val="640"/>
      <w:marRight w:val="0"/>
      <w:marTop w:val="0"/>
      <w:marBottom w:val="0"/>
      <w:divBdr>
        <w:top w:val="none" w:sz="0" w:space="0" w:color="auto"/>
        <w:left w:val="none" w:sz="0" w:space="0" w:color="auto"/>
        <w:bottom w:val="none" w:sz="0" w:space="0" w:color="auto"/>
        <w:right w:val="none" w:sz="0" w:space="0" w:color="auto"/>
      </w:divBdr>
    </w:div>
    <w:div w:id="1401512981">
      <w:marLeft w:val="640"/>
      <w:marRight w:val="0"/>
      <w:marTop w:val="0"/>
      <w:marBottom w:val="0"/>
      <w:divBdr>
        <w:top w:val="none" w:sz="0" w:space="0" w:color="auto"/>
        <w:left w:val="none" w:sz="0" w:space="0" w:color="auto"/>
        <w:bottom w:val="none" w:sz="0" w:space="0" w:color="auto"/>
        <w:right w:val="none" w:sz="0" w:space="0" w:color="auto"/>
      </w:divBdr>
    </w:div>
    <w:div w:id="1407067327">
      <w:marLeft w:val="640"/>
      <w:marRight w:val="0"/>
      <w:marTop w:val="0"/>
      <w:marBottom w:val="0"/>
      <w:divBdr>
        <w:top w:val="none" w:sz="0" w:space="0" w:color="auto"/>
        <w:left w:val="none" w:sz="0" w:space="0" w:color="auto"/>
        <w:bottom w:val="none" w:sz="0" w:space="0" w:color="auto"/>
        <w:right w:val="none" w:sz="0" w:space="0" w:color="auto"/>
      </w:divBdr>
    </w:div>
    <w:div w:id="1407606420">
      <w:marLeft w:val="640"/>
      <w:marRight w:val="0"/>
      <w:marTop w:val="0"/>
      <w:marBottom w:val="0"/>
      <w:divBdr>
        <w:top w:val="none" w:sz="0" w:space="0" w:color="auto"/>
        <w:left w:val="none" w:sz="0" w:space="0" w:color="auto"/>
        <w:bottom w:val="none" w:sz="0" w:space="0" w:color="auto"/>
        <w:right w:val="none" w:sz="0" w:space="0" w:color="auto"/>
      </w:divBdr>
    </w:div>
    <w:div w:id="1408648724">
      <w:marLeft w:val="640"/>
      <w:marRight w:val="0"/>
      <w:marTop w:val="0"/>
      <w:marBottom w:val="0"/>
      <w:divBdr>
        <w:top w:val="none" w:sz="0" w:space="0" w:color="auto"/>
        <w:left w:val="none" w:sz="0" w:space="0" w:color="auto"/>
        <w:bottom w:val="none" w:sz="0" w:space="0" w:color="auto"/>
        <w:right w:val="none" w:sz="0" w:space="0" w:color="auto"/>
      </w:divBdr>
    </w:div>
    <w:div w:id="1409689473">
      <w:marLeft w:val="640"/>
      <w:marRight w:val="0"/>
      <w:marTop w:val="0"/>
      <w:marBottom w:val="0"/>
      <w:divBdr>
        <w:top w:val="none" w:sz="0" w:space="0" w:color="auto"/>
        <w:left w:val="none" w:sz="0" w:space="0" w:color="auto"/>
        <w:bottom w:val="none" w:sz="0" w:space="0" w:color="auto"/>
        <w:right w:val="none" w:sz="0" w:space="0" w:color="auto"/>
      </w:divBdr>
    </w:div>
    <w:div w:id="1411006829">
      <w:marLeft w:val="640"/>
      <w:marRight w:val="0"/>
      <w:marTop w:val="0"/>
      <w:marBottom w:val="0"/>
      <w:divBdr>
        <w:top w:val="none" w:sz="0" w:space="0" w:color="auto"/>
        <w:left w:val="none" w:sz="0" w:space="0" w:color="auto"/>
        <w:bottom w:val="none" w:sz="0" w:space="0" w:color="auto"/>
        <w:right w:val="none" w:sz="0" w:space="0" w:color="auto"/>
      </w:divBdr>
    </w:div>
    <w:div w:id="1414476260">
      <w:marLeft w:val="640"/>
      <w:marRight w:val="0"/>
      <w:marTop w:val="0"/>
      <w:marBottom w:val="0"/>
      <w:divBdr>
        <w:top w:val="none" w:sz="0" w:space="0" w:color="auto"/>
        <w:left w:val="none" w:sz="0" w:space="0" w:color="auto"/>
        <w:bottom w:val="none" w:sz="0" w:space="0" w:color="auto"/>
        <w:right w:val="none" w:sz="0" w:space="0" w:color="auto"/>
      </w:divBdr>
    </w:div>
    <w:div w:id="1415666256">
      <w:marLeft w:val="640"/>
      <w:marRight w:val="0"/>
      <w:marTop w:val="0"/>
      <w:marBottom w:val="0"/>
      <w:divBdr>
        <w:top w:val="none" w:sz="0" w:space="0" w:color="auto"/>
        <w:left w:val="none" w:sz="0" w:space="0" w:color="auto"/>
        <w:bottom w:val="none" w:sz="0" w:space="0" w:color="auto"/>
        <w:right w:val="none" w:sz="0" w:space="0" w:color="auto"/>
      </w:divBdr>
    </w:div>
    <w:div w:id="1415936336">
      <w:marLeft w:val="640"/>
      <w:marRight w:val="0"/>
      <w:marTop w:val="0"/>
      <w:marBottom w:val="0"/>
      <w:divBdr>
        <w:top w:val="none" w:sz="0" w:space="0" w:color="auto"/>
        <w:left w:val="none" w:sz="0" w:space="0" w:color="auto"/>
        <w:bottom w:val="none" w:sz="0" w:space="0" w:color="auto"/>
        <w:right w:val="none" w:sz="0" w:space="0" w:color="auto"/>
      </w:divBdr>
    </w:div>
    <w:div w:id="1415976085">
      <w:marLeft w:val="640"/>
      <w:marRight w:val="0"/>
      <w:marTop w:val="0"/>
      <w:marBottom w:val="0"/>
      <w:divBdr>
        <w:top w:val="none" w:sz="0" w:space="0" w:color="auto"/>
        <w:left w:val="none" w:sz="0" w:space="0" w:color="auto"/>
        <w:bottom w:val="none" w:sz="0" w:space="0" w:color="auto"/>
        <w:right w:val="none" w:sz="0" w:space="0" w:color="auto"/>
      </w:divBdr>
    </w:div>
    <w:div w:id="1416126792">
      <w:marLeft w:val="640"/>
      <w:marRight w:val="0"/>
      <w:marTop w:val="0"/>
      <w:marBottom w:val="0"/>
      <w:divBdr>
        <w:top w:val="none" w:sz="0" w:space="0" w:color="auto"/>
        <w:left w:val="none" w:sz="0" w:space="0" w:color="auto"/>
        <w:bottom w:val="none" w:sz="0" w:space="0" w:color="auto"/>
        <w:right w:val="none" w:sz="0" w:space="0" w:color="auto"/>
      </w:divBdr>
    </w:div>
    <w:div w:id="1417634503">
      <w:marLeft w:val="640"/>
      <w:marRight w:val="0"/>
      <w:marTop w:val="0"/>
      <w:marBottom w:val="0"/>
      <w:divBdr>
        <w:top w:val="none" w:sz="0" w:space="0" w:color="auto"/>
        <w:left w:val="none" w:sz="0" w:space="0" w:color="auto"/>
        <w:bottom w:val="none" w:sz="0" w:space="0" w:color="auto"/>
        <w:right w:val="none" w:sz="0" w:space="0" w:color="auto"/>
      </w:divBdr>
    </w:div>
    <w:div w:id="1419522508">
      <w:marLeft w:val="640"/>
      <w:marRight w:val="0"/>
      <w:marTop w:val="0"/>
      <w:marBottom w:val="0"/>
      <w:divBdr>
        <w:top w:val="none" w:sz="0" w:space="0" w:color="auto"/>
        <w:left w:val="none" w:sz="0" w:space="0" w:color="auto"/>
        <w:bottom w:val="none" w:sz="0" w:space="0" w:color="auto"/>
        <w:right w:val="none" w:sz="0" w:space="0" w:color="auto"/>
      </w:divBdr>
    </w:div>
    <w:div w:id="1422608464">
      <w:marLeft w:val="640"/>
      <w:marRight w:val="0"/>
      <w:marTop w:val="0"/>
      <w:marBottom w:val="0"/>
      <w:divBdr>
        <w:top w:val="none" w:sz="0" w:space="0" w:color="auto"/>
        <w:left w:val="none" w:sz="0" w:space="0" w:color="auto"/>
        <w:bottom w:val="none" w:sz="0" w:space="0" w:color="auto"/>
        <w:right w:val="none" w:sz="0" w:space="0" w:color="auto"/>
      </w:divBdr>
    </w:div>
    <w:div w:id="1422994118">
      <w:marLeft w:val="640"/>
      <w:marRight w:val="0"/>
      <w:marTop w:val="0"/>
      <w:marBottom w:val="0"/>
      <w:divBdr>
        <w:top w:val="none" w:sz="0" w:space="0" w:color="auto"/>
        <w:left w:val="none" w:sz="0" w:space="0" w:color="auto"/>
        <w:bottom w:val="none" w:sz="0" w:space="0" w:color="auto"/>
        <w:right w:val="none" w:sz="0" w:space="0" w:color="auto"/>
      </w:divBdr>
    </w:div>
    <w:div w:id="1423453067">
      <w:marLeft w:val="640"/>
      <w:marRight w:val="0"/>
      <w:marTop w:val="0"/>
      <w:marBottom w:val="0"/>
      <w:divBdr>
        <w:top w:val="none" w:sz="0" w:space="0" w:color="auto"/>
        <w:left w:val="none" w:sz="0" w:space="0" w:color="auto"/>
        <w:bottom w:val="none" w:sz="0" w:space="0" w:color="auto"/>
        <w:right w:val="none" w:sz="0" w:space="0" w:color="auto"/>
      </w:divBdr>
    </w:div>
    <w:div w:id="1429764969">
      <w:marLeft w:val="640"/>
      <w:marRight w:val="0"/>
      <w:marTop w:val="0"/>
      <w:marBottom w:val="0"/>
      <w:divBdr>
        <w:top w:val="none" w:sz="0" w:space="0" w:color="auto"/>
        <w:left w:val="none" w:sz="0" w:space="0" w:color="auto"/>
        <w:bottom w:val="none" w:sz="0" w:space="0" w:color="auto"/>
        <w:right w:val="none" w:sz="0" w:space="0" w:color="auto"/>
      </w:divBdr>
    </w:div>
    <w:div w:id="1430156536">
      <w:marLeft w:val="640"/>
      <w:marRight w:val="0"/>
      <w:marTop w:val="0"/>
      <w:marBottom w:val="0"/>
      <w:divBdr>
        <w:top w:val="none" w:sz="0" w:space="0" w:color="auto"/>
        <w:left w:val="none" w:sz="0" w:space="0" w:color="auto"/>
        <w:bottom w:val="none" w:sz="0" w:space="0" w:color="auto"/>
        <w:right w:val="none" w:sz="0" w:space="0" w:color="auto"/>
      </w:divBdr>
    </w:div>
    <w:div w:id="1430810906">
      <w:marLeft w:val="640"/>
      <w:marRight w:val="0"/>
      <w:marTop w:val="0"/>
      <w:marBottom w:val="0"/>
      <w:divBdr>
        <w:top w:val="none" w:sz="0" w:space="0" w:color="auto"/>
        <w:left w:val="none" w:sz="0" w:space="0" w:color="auto"/>
        <w:bottom w:val="none" w:sz="0" w:space="0" w:color="auto"/>
        <w:right w:val="none" w:sz="0" w:space="0" w:color="auto"/>
      </w:divBdr>
    </w:div>
    <w:div w:id="1431584825">
      <w:marLeft w:val="640"/>
      <w:marRight w:val="0"/>
      <w:marTop w:val="0"/>
      <w:marBottom w:val="0"/>
      <w:divBdr>
        <w:top w:val="none" w:sz="0" w:space="0" w:color="auto"/>
        <w:left w:val="none" w:sz="0" w:space="0" w:color="auto"/>
        <w:bottom w:val="none" w:sz="0" w:space="0" w:color="auto"/>
        <w:right w:val="none" w:sz="0" w:space="0" w:color="auto"/>
      </w:divBdr>
    </w:div>
    <w:div w:id="1432512922">
      <w:marLeft w:val="640"/>
      <w:marRight w:val="0"/>
      <w:marTop w:val="0"/>
      <w:marBottom w:val="0"/>
      <w:divBdr>
        <w:top w:val="none" w:sz="0" w:space="0" w:color="auto"/>
        <w:left w:val="none" w:sz="0" w:space="0" w:color="auto"/>
        <w:bottom w:val="none" w:sz="0" w:space="0" w:color="auto"/>
        <w:right w:val="none" w:sz="0" w:space="0" w:color="auto"/>
      </w:divBdr>
    </w:div>
    <w:div w:id="1433621986">
      <w:marLeft w:val="640"/>
      <w:marRight w:val="0"/>
      <w:marTop w:val="0"/>
      <w:marBottom w:val="0"/>
      <w:divBdr>
        <w:top w:val="none" w:sz="0" w:space="0" w:color="auto"/>
        <w:left w:val="none" w:sz="0" w:space="0" w:color="auto"/>
        <w:bottom w:val="none" w:sz="0" w:space="0" w:color="auto"/>
        <w:right w:val="none" w:sz="0" w:space="0" w:color="auto"/>
      </w:divBdr>
    </w:div>
    <w:div w:id="1435248093">
      <w:marLeft w:val="640"/>
      <w:marRight w:val="0"/>
      <w:marTop w:val="0"/>
      <w:marBottom w:val="0"/>
      <w:divBdr>
        <w:top w:val="none" w:sz="0" w:space="0" w:color="auto"/>
        <w:left w:val="none" w:sz="0" w:space="0" w:color="auto"/>
        <w:bottom w:val="none" w:sz="0" w:space="0" w:color="auto"/>
        <w:right w:val="none" w:sz="0" w:space="0" w:color="auto"/>
      </w:divBdr>
    </w:div>
    <w:div w:id="1438066229">
      <w:marLeft w:val="640"/>
      <w:marRight w:val="0"/>
      <w:marTop w:val="0"/>
      <w:marBottom w:val="0"/>
      <w:divBdr>
        <w:top w:val="none" w:sz="0" w:space="0" w:color="auto"/>
        <w:left w:val="none" w:sz="0" w:space="0" w:color="auto"/>
        <w:bottom w:val="none" w:sz="0" w:space="0" w:color="auto"/>
        <w:right w:val="none" w:sz="0" w:space="0" w:color="auto"/>
      </w:divBdr>
    </w:div>
    <w:div w:id="1440639082">
      <w:marLeft w:val="640"/>
      <w:marRight w:val="0"/>
      <w:marTop w:val="0"/>
      <w:marBottom w:val="0"/>
      <w:divBdr>
        <w:top w:val="none" w:sz="0" w:space="0" w:color="auto"/>
        <w:left w:val="none" w:sz="0" w:space="0" w:color="auto"/>
        <w:bottom w:val="none" w:sz="0" w:space="0" w:color="auto"/>
        <w:right w:val="none" w:sz="0" w:space="0" w:color="auto"/>
      </w:divBdr>
    </w:div>
    <w:div w:id="1440681888">
      <w:marLeft w:val="640"/>
      <w:marRight w:val="0"/>
      <w:marTop w:val="0"/>
      <w:marBottom w:val="0"/>
      <w:divBdr>
        <w:top w:val="none" w:sz="0" w:space="0" w:color="auto"/>
        <w:left w:val="none" w:sz="0" w:space="0" w:color="auto"/>
        <w:bottom w:val="none" w:sz="0" w:space="0" w:color="auto"/>
        <w:right w:val="none" w:sz="0" w:space="0" w:color="auto"/>
      </w:divBdr>
    </w:div>
    <w:div w:id="1440836100">
      <w:marLeft w:val="640"/>
      <w:marRight w:val="0"/>
      <w:marTop w:val="0"/>
      <w:marBottom w:val="0"/>
      <w:divBdr>
        <w:top w:val="none" w:sz="0" w:space="0" w:color="auto"/>
        <w:left w:val="none" w:sz="0" w:space="0" w:color="auto"/>
        <w:bottom w:val="none" w:sz="0" w:space="0" w:color="auto"/>
        <w:right w:val="none" w:sz="0" w:space="0" w:color="auto"/>
      </w:divBdr>
    </w:div>
    <w:div w:id="1441141467">
      <w:marLeft w:val="640"/>
      <w:marRight w:val="0"/>
      <w:marTop w:val="0"/>
      <w:marBottom w:val="0"/>
      <w:divBdr>
        <w:top w:val="none" w:sz="0" w:space="0" w:color="auto"/>
        <w:left w:val="none" w:sz="0" w:space="0" w:color="auto"/>
        <w:bottom w:val="none" w:sz="0" w:space="0" w:color="auto"/>
        <w:right w:val="none" w:sz="0" w:space="0" w:color="auto"/>
      </w:divBdr>
    </w:div>
    <w:div w:id="1441146676">
      <w:marLeft w:val="640"/>
      <w:marRight w:val="0"/>
      <w:marTop w:val="0"/>
      <w:marBottom w:val="0"/>
      <w:divBdr>
        <w:top w:val="none" w:sz="0" w:space="0" w:color="auto"/>
        <w:left w:val="none" w:sz="0" w:space="0" w:color="auto"/>
        <w:bottom w:val="none" w:sz="0" w:space="0" w:color="auto"/>
        <w:right w:val="none" w:sz="0" w:space="0" w:color="auto"/>
      </w:divBdr>
    </w:div>
    <w:div w:id="1443451538">
      <w:marLeft w:val="640"/>
      <w:marRight w:val="0"/>
      <w:marTop w:val="0"/>
      <w:marBottom w:val="0"/>
      <w:divBdr>
        <w:top w:val="none" w:sz="0" w:space="0" w:color="auto"/>
        <w:left w:val="none" w:sz="0" w:space="0" w:color="auto"/>
        <w:bottom w:val="none" w:sz="0" w:space="0" w:color="auto"/>
        <w:right w:val="none" w:sz="0" w:space="0" w:color="auto"/>
      </w:divBdr>
    </w:div>
    <w:div w:id="1443572114">
      <w:marLeft w:val="640"/>
      <w:marRight w:val="0"/>
      <w:marTop w:val="0"/>
      <w:marBottom w:val="0"/>
      <w:divBdr>
        <w:top w:val="none" w:sz="0" w:space="0" w:color="auto"/>
        <w:left w:val="none" w:sz="0" w:space="0" w:color="auto"/>
        <w:bottom w:val="none" w:sz="0" w:space="0" w:color="auto"/>
        <w:right w:val="none" w:sz="0" w:space="0" w:color="auto"/>
      </w:divBdr>
    </w:div>
    <w:div w:id="1444232301">
      <w:marLeft w:val="640"/>
      <w:marRight w:val="0"/>
      <w:marTop w:val="0"/>
      <w:marBottom w:val="0"/>
      <w:divBdr>
        <w:top w:val="none" w:sz="0" w:space="0" w:color="auto"/>
        <w:left w:val="none" w:sz="0" w:space="0" w:color="auto"/>
        <w:bottom w:val="none" w:sz="0" w:space="0" w:color="auto"/>
        <w:right w:val="none" w:sz="0" w:space="0" w:color="auto"/>
      </w:divBdr>
    </w:div>
    <w:div w:id="1444305397">
      <w:marLeft w:val="640"/>
      <w:marRight w:val="0"/>
      <w:marTop w:val="0"/>
      <w:marBottom w:val="0"/>
      <w:divBdr>
        <w:top w:val="none" w:sz="0" w:space="0" w:color="auto"/>
        <w:left w:val="none" w:sz="0" w:space="0" w:color="auto"/>
        <w:bottom w:val="none" w:sz="0" w:space="0" w:color="auto"/>
        <w:right w:val="none" w:sz="0" w:space="0" w:color="auto"/>
      </w:divBdr>
    </w:div>
    <w:div w:id="1444692103">
      <w:marLeft w:val="640"/>
      <w:marRight w:val="0"/>
      <w:marTop w:val="0"/>
      <w:marBottom w:val="0"/>
      <w:divBdr>
        <w:top w:val="none" w:sz="0" w:space="0" w:color="auto"/>
        <w:left w:val="none" w:sz="0" w:space="0" w:color="auto"/>
        <w:bottom w:val="none" w:sz="0" w:space="0" w:color="auto"/>
        <w:right w:val="none" w:sz="0" w:space="0" w:color="auto"/>
      </w:divBdr>
    </w:div>
    <w:div w:id="1446272490">
      <w:marLeft w:val="640"/>
      <w:marRight w:val="0"/>
      <w:marTop w:val="0"/>
      <w:marBottom w:val="0"/>
      <w:divBdr>
        <w:top w:val="none" w:sz="0" w:space="0" w:color="auto"/>
        <w:left w:val="none" w:sz="0" w:space="0" w:color="auto"/>
        <w:bottom w:val="none" w:sz="0" w:space="0" w:color="auto"/>
        <w:right w:val="none" w:sz="0" w:space="0" w:color="auto"/>
      </w:divBdr>
    </w:div>
    <w:div w:id="1447196621">
      <w:marLeft w:val="640"/>
      <w:marRight w:val="0"/>
      <w:marTop w:val="0"/>
      <w:marBottom w:val="0"/>
      <w:divBdr>
        <w:top w:val="none" w:sz="0" w:space="0" w:color="auto"/>
        <w:left w:val="none" w:sz="0" w:space="0" w:color="auto"/>
        <w:bottom w:val="none" w:sz="0" w:space="0" w:color="auto"/>
        <w:right w:val="none" w:sz="0" w:space="0" w:color="auto"/>
      </w:divBdr>
    </w:div>
    <w:div w:id="1447894561">
      <w:marLeft w:val="640"/>
      <w:marRight w:val="0"/>
      <w:marTop w:val="0"/>
      <w:marBottom w:val="0"/>
      <w:divBdr>
        <w:top w:val="none" w:sz="0" w:space="0" w:color="auto"/>
        <w:left w:val="none" w:sz="0" w:space="0" w:color="auto"/>
        <w:bottom w:val="none" w:sz="0" w:space="0" w:color="auto"/>
        <w:right w:val="none" w:sz="0" w:space="0" w:color="auto"/>
      </w:divBdr>
    </w:div>
    <w:div w:id="1448546633">
      <w:marLeft w:val="640"/>
      <w:marRight w:val="0"/>
      <w:marTop w:val="0"/>
      <w:marBottom w:val="0"/>
      <w:divBdr>
        <w:top w:val="none" w:sz="0" w:space="0" w:color="auto"/>
        <w:left w:val="none" w:sz="0" w:space="0" w:color="auto"/>
        <w:bottom w:val="none" w:sz="0" w:space="0" w:color="auto"/>
        <w:right w:val="none" w:sz="0" w:space="0" w:color="auto"/>
      </w:divBdr>
    </w:div>
    <w:div w:id="1448813102">
      <w:marLeft w:val="640"/>
      <w:marRight w:val="0"/>
      <w:marTop w:val="0"/>
      <w:marBottom w:val="0"/>
      <w:divBdr>
        <w:top w:val="none" w:sz="0" w:space="0" w:color="auto"/>
        <w:left w:val="none" w:sz="0" w:space="0" w:color="auto"/>
        <w:bottom w:val="none" w:sz="0" w:space="0" w:color="auto"/>
        <w:right w:val="none" w:sz="0" w:space="0" w:color="auto"/>
      </w:divBdr>
    </w:div>
    <w:div w:id="1449159236">
      <w:marLeft w:val="640"/>
      <w:marRight w:val="0"/>
      <w:marTop w:val="0"/>
      <w:marBottom w:val="0"/>
      <w:divBdr>
        <w:top w:val="none" w:sz="0" w:space="0" w:color="auto"/>
        <w:left w:val="none" w:sz="0" w:space="0" w:color="auto"/>
        <w:bottom w:val="none" w:sz="0" w:space="0" w:color="auto"/>
        <w:right w:val="none" w:sz="0" w:space="0" w:color="auto"/>
      </w:divBdr>
    </w:div>
    <w:div w:id="1449543413">
      <w:marLeft w:val="640"/>
      <w:marRight w:val="0"/>
      <w:marTop w:val="0"/>
      <w:marBottom w:val="0"/>
      <w:divBdr>
        <w:top w:val="none" w:sz="0" w:space="0" w:color="auto"/>
        <w:left w:val="none" w:sz="0" w:space="0" w:color="auto"/>
        <w:bottom w:val="none" w:sz="0" w:space="0" w:color="auto"/>
        <w:right w:val="none" w:sz="0" w:space="0" w:color="auto"/>
      </w:divBdr>
    </w:div>
    <w:div w:id="1449661087">
      <w:marLeft w:val="640"/>
      <w:marRight w:val="0"/>
      <w:marTop w:val="0"/>
      <w:marBottom w:val="0"/>
      <w:divBdr>
        <w:top w:val="none" w:sz="0" w:space="0" w:color="auto"/>
        <w:left w:val="none" w:sz="0" w:space="0" w:color="auto"/>
        <w:bottom w:val="none" w:sz="0" w:space="0" w:color="auto"/>
        <w:right w:val="none" w:sz="0" w:space="0" w:color="auto"/>
      </w:divBdr>
    </w:div>
    <w:div w:id="1450860916">
      <w:marLeft w:val="640"/>
      <w:marRight w:val="0"/>
      <w:marTop w:val="0"/>
      <w:marBottom w:val="0"/>
      <w:divBdr>
        <w:top w:val="none" w:sz="0" w:space="0" w:color="auto"/>
        <w:left w:val="none" w:sz="0" w:space="0" w:color="auto"/>
        <w:bottom w:val="none" w:sz="0" w:space="0" w:color="auto"/>
        <w:right w:val="none" w:sz="0" w:space="0" w:color="auto"/>
      </w:divBdr>
    </w:div>
    <w:div w:id="1451971393">
      <w:marLeft w:val="640"/>
      <w:marRight w:val="0"/>
      <w:marTop w:val="0"/>
      <w:marBottom w:val="0"/>
      <w:divBdr>
        <w:top w:val="none" w:sz="0" w:space="0" w:color="auto"/>
        <w:left w:val="none" w:sz="0" w:space="0" w:color="auto"/>
        <w:bottom w:val="none" w:sz="0" w:space="0" w:color="auto"/>
        <w:right w:val="none" w:sz="0" w:space="0" w:color="auto"/>
      </w:divBdr>
    </w:div>
    <w:div w:id="1452437238">
      <w:marLeft w:val="640"/>
      <w:marRight w:val="0"/>
      <w:marTop w:val="0"/>
      <w:marBottom w:val="0"/>
      <w:divBdr>
        <w:top w:val="none" w:sz="0" w:space="0" w:color="auto"/>
        <w:left w:val="none" w:sz="0" w:space="0" w:color="auto"/>
        <w:bottom w:val="none" w:sz="0" w:space="0" w:color="auto"/>
        <w:right w:val="none" w:sz="0" w:space="0" w:color="auto"/>
      </w:divBdr>
    </w:div>
    <w:div w:id="1452440052">
      <w:marLeft w:val="640"/>
      <w:marRight w:val="0"/>
      <w:marTop w:val="0"/>
      <w:marBottom w:val="0"/>
      <w:divBdr>
        <w:top w:val="none" w:sz="0" w:space="0" w:color="auto"/>
        <w:left w:val="none" w:sz="0" w:space="0" w:color="auto"/>
        <w:bottom w:val="none" w:sz="0" w:space="0" w:color="auto"/>
        <w:right w:val="none" w:sz="0" w:space="0" w:color="auto"/>
      </w:divBdr>
    </w:div>
    <w:div w:id="1457873693">
      <w:marLeft w:val="640"/>
      <w:marRight w:val="0"/>
      <w:marTop w:val="0"/>
      <w:marBottom w:val="0"/>
      <w:divBdr>
        <w:top w:val="none" w:sz="0" w:space="0" w:color="auto"/>
        <w:left w:val="none" w:sz="0" w:space="0" w:color="auto"/>
        <w:bottom w:val="none" w:sz="0" w:space="0" w:color="auto"/>
        <w:right w:val="none" w:sz="0" w:space="0" w:color="auto"/>
      </w:divBdr>
    </w:div>
    <w:div w:id="1458527995">
      <w:marLeft w:val="640"/>
      <w:marRight w:val="0"/>
      <w:marTop w:val="0"/>
      <w:marBottom w:val="0"/>
      <w:divBdr>
        <w:top w:val="none" w:sz="0" w:space="0" w:color="auto"/>
        <w:left w:val="none" w:sz="0" w:space="0" w:color="auto"/>
        <w:bottom w:val="none" w:sz="0" w:space="0" w:color="auto"/>
        <w:right w:val="none" w:sz="0" w:space="0" w:color="auto"/>
      </w:divBdr>
    </w:div>
    <w:div w:id="1459103402">
      <w:marLeft w:val="640"/>
      <w:marRight w:val="0"/>
      <w:marTop w:val="0"/>
      <w:marBottom w:val="0"/>
      <w:divBdr>
        <w:top w:val="none" w:sz="0" w:space="0" w:color="auto"/>
        <w:left w:val="none" w:sz="0" w:space="0" w:color="auto"/>
        <w:bottom w:val="none" w:sz="0" w:space="0" w:color="auto"/>
        <w:right w:val="none" w:sz="0" w:space="0" w:color="auto"/>
      </w:divBdr>
    </w:div>
    <w:div w:id="1459182829">
      <w:marLeft w:val="640"/>
      <w:marRight w:val="0"/>
      <w:marTop w:val="0"/>
      <w:marBottom w:val="0"/>
      <w:divBdr>
        <w:top w:val="none" w:sz="0" w:space="0" w:color="auto"/>
        <w:left w:val="none" w:sz="0" w:space="0" w:color="auto"/>
        <w:bottom w:val="none" w:sz="0" w:space="0" w:color="auto"/>
        <w:right w:val="none" w:sz="0" w:space="0" w:color="auto"/>
      </w:divBdr>
    </w:div>
    <w:div w:id="1459445724">
      <w:marLeft w:val="640"/>
      <w:marRight w:val="0"/>
      <w:marTop w:val="0"/>
      <w:marBottom w:val="0"/>
      <w:divBdr>
        <w:top w:val="none" w:sz="0" w:space="0" w:color="auto"/>
        <w:left w:val="none" w:sz="0" w:space="0" w:color="auto"/>
        <w:bottom w:val="none" w:sz="0" w:space="0" w:color="auto"/>
        <w:right w:val="none" w:sz="0" w:space="0" w:color="auto"/>
      </w:divBdr>
    </w:div>
    <w:div w:id="1461682026">
      <w:marLeft w:val="640"/>
      <w:marRight w:val="0"/>
      <w:marTop w:val="0"/>
      <w:marBottom w:val="0"/>
      <w:divBdr>
        <w:top w:val="none" w:sz="0" w:space="0" w:color="auto"/>
        <w:left w:val="none" w:sz="0" w:space="0" w:color="auto"/>
        <w:bottom w:val="none" w:sz="0" w:space="0" w:color="auto"/>
        <w:right w:val="none" w:sz="0" w:space="0" w:color="auto"/>
      </w:divBdr>
    </w:div>
    <w:div w:id="1461849370">
      <w:marLeft w:val="640"/>
      <w:marRight w:val="0"/>
      <w:marTop w:val="0"/>
      <w:marBottom w:val="0"/>
      <w:divBdr>
        <w:top w:val="none" w:sz="0" w:space="0" w:color="auto"/>
        <w:left w:val="none" w:sz="0" w:space="0" w:color="auto"/>
        <w:bottom w:val="none" w:sz="0" w:space="0" w:color="auto"/>
        <w:right w:val="none" w:sz="0" w:space="0" w:color="auto"/>
      </w:divBdr>
    </w:div>
    <w:div w:id="1465074671">
      <w:marLeft w:val="640"/>
      <w:marRight w:val="0"/>
      <w:marTop w:val="0"/>
      <w:marBottom w:val="0"/>
      <w:divBdr>
        <w:top w:val="none" w:sz="0" w:space="0" w:color="auto"/>
        <w:left w:val="none" w:sz="0" w:space="0" w:color="auto"/>
        <w:bottom w:val="none" w:sz="0" w:space="0" w:color="auto"/>
        <w:right w:val="none" w:sz="0" w:space="0" w:color="auto"/>
      </w:divBdr>
    </w:div>
    <w:div w:id="1468012951">
      <w:marLeft w:val="640"/>
      <w:marRight w:val="0"/>
      <w:marTop w:val="0"/>
      <w:marBottom w:val="0"/>
      <w:divBdr>
        <w:top w:val="none" w:sz="0" w:space="0" w:color="auto"/>
        <w:left w:val="none" w:sz="0" w:space="0" w:color="auto"/>
        <w:bottom w:val="none" w:sz="0" w:space="0" w:color="auto"/>
        <w:right w:val="none" w:sz="0" w:space="0" w:color="auto"/>
      </w:divBdr>
    </w:div>
    <w:div w:id="1468428670">
      <w:marLeft w:val="640"/>
      <w:marRight w:val="0"/>
      <w:marTop w:val="0"/>
      <w:marBottom w:val="0"/>
      <w:divBdr>
        <w:top w:val="none" w:sz="0" w:space="0" w:color="auto"/>
        <w:left w:val="none" w:sz="0" w:space="0" w:color="auto"/>
        <w:bottom w:val="none" w:sz="0" w:space="0" w:color="auto"/>
        <w:right w:val="none" w:sz="0" w:space="0" w:color="auto"/>
      </w:divBdr>
    </w:div>
    <w:div w:id="1469668913">
      <w:marLeft w:val="640"/>
      <w:marRight w:val="0"/>
      <w:marTop w:val="0"/>
      <w:marBottom w:val="0"/>
      <w:divBdr>
        <w:top w:val="none" w:sz="0" w:space="0" w:color="auto"/>
        <w:left w:val="none" w:sz="0" w:space="0" w:color="auto"/>
        <w:bottom w:val="none" w:sz="0" w:space="0" w:color="auto"/>
        <w:right w:val="none" w:sz="0" w:space="0" w:color="auto"/>
      </w:divBdr>
    </w:div>
    <w:div w:id="1470322214">
      <w:marLeft w:val="640"/>
      <w:marRight w:val="0"/>
      <w:marTop w:val="0"/>
      <w:marBottom w:val="0"/>
      <w:divBdr>
        <w:top w:val="none" w:sz="0" w:space="0" w:color="auto"/>
        <w:left w:val="none" w:sz="0" w:space="0" w:color="auto"/>
        <w:bottom w:val="none" w:sz="0" w:space="0" w:color="auto"/>
        <w:right w:val="none" w:sz="0" w:space="0" w:color="auto"/>
      </w:divBdr>
    </w:div>
    <w:div w:id="1470584799">
      <w:marLeft w:val="640"/>
      <w:marRight w:val="0"/>
      <w:marTop w:val="0"/>
      <w:marBottom w:val="0"/>
      <w:divBdr>
        <w:top w:val="none" w:sz="0" w:space="0" w:color="auto"/>
        <w:left w:val="none" w:sz="0" w:space="0" w:color="auto"/>
        <w:bottom w:val="none" w:sz="0" w:space="0" w:color="auto"/>
        <w:right w:val="none" w:sz="0" w:space="0" w:color="auto"/>
      </w:divBdr>
    </w:div>
    <w:div w:id="1473059190">
      <w:marLeft w:val="640"/>
      <w:marRight w:val="0"/>
      <w:marTop w:val="0"/>
      <w:marBottom w:val="0"/>
      <w:divBdr>
        <w:top w:val="none" w:sz="0" w:space="0" w:color="auto"/>
        <w:left w:val="none" w:sz="0" w:space="0" w:color="auto"/>
        <w:bottom w:val="none" w:sz="0" w:space="0" w:color="auto"/>
        <w:right w:val="none" w:sz="0" w:space="0" w:color="auto"/>
      </w:divBdr>
    </w:div>
    <w:div w:id="1476946997">
      <w:marLeft w:val="640"/>
      <w:marRight w:val="0"/>
      <w:marTop w:val="0"/>
      <w:marBottom w:val="0"/>
      <w:divBdr>
        <w:top w:val="none" w:sz="0" w:space="0" w:color="auto"/>
        <w:left w:val="none" w:sz="0" w:space="0" w:color="auto"/>
        <w:bottom w:val="none" w:sz="0" w:space="0" w:color="auto"/>
        <w:right w:val="none" w:sz="0" w:space="0" w:color="auto"/>
      </w:divBdr>
    </w:div>
    <w:div w:id="1477069172">
      <w:marLeft w:val="640"/>
      <w:marRight w:val="0"/>
      <w:marTop w:val="0"/>
      <w:marBottom w:val="0"/>
      <w:divBdr>
        <w:top w:val="none" w:sz="0" w:space="0" w:color="auto"/>
        <w:left w:val="none" w:sz="0" w:space="0" w:color="auto"/>
        <w:bottom w:val="none" w:sz="0" w:space="0" w:color="auto"/>
        <w:right w:val="none" w:sz="0" w:space="0" w:color="auto"/>
      </w:divBdr>
    </w:div>
    <w:div w:id="1479155003">
      <w:marLeft w:val="640"/>
      <w:marRight w:val="0"/>
      <w:marTop w:val="0"/>
      <w:marBottom w:val="0"/>
      <w:divBdr>
        <w:top w:val="none" w:sz="0" w:space="0" w:color="auto"/>
        <w:left w:val="none" w:sz="0" w:space="0" w:color="auto"/>
        <w:bottom w:val="none" w:sz="0" w:space="0" w:color="auto"/>
        <w:right w:val="none" w:sz="0" w:space="0" w:color="auto"/>
      </w:divBdr>
    </w:div>
    <w:div w:id="1480730698">
      <w:marLeft w:val="640"/>
      <w:marRight w:val="0"/>
      <w:marTop w:val="0"/>
      <w:marBottom w:val="0"/>
      <w:divBdr>
        <w:top w:val="none" w:sz="0" w:space="0" w:color="auto"/>
        <w:left w:val="none" w:sz="0" w:space="0" w:color="auto"/>
        <w:bottom w:val="none" w:sz="0" w:space="0" w:color="auto"/>
        <w:right w:val="none" w:sz="0" w:space="0" w:color="auto"/>
      </w:divBdr>
    </w:div>
    <w:div w:id="1482456572">
      <w:marLeft w:val="640"/>
      <w:marRight w:val="0"/>
      <w:marTop w:val="0"/>
      <w:marBottom w:val="0"/>
      <w:divBdr>
        <w:top w:val="none" w:sz="0" w:space="0" w:color="auto"/>
        <w:left w:val="none" w:sz="0" w:space="0" w:color="auto"/>
        <w:bottom w:val="none" w:sz="0" w:space="0" w:color="auto"/>
        <w:right w:val="none" w:sz="0" w:space="0" w:color="auto"/>
      </w:divBdr>
    </w:div>
    <w:div w:id="1482503632">
      <w:marLeft w:val="640"/>
      <w:marRight w:val="0"/>
      <w:marTop w:val="0"/>
      <w:marBottom w:val="0"/>
      <w:divBdr>
        <w:top w:val="none" w:sz="0" w:space="0" w:color="auto"/>
        <w:left w:val="none" w:sz="0" w:space="0" w:color="auto"/>
        <w:bottom w:val="none" w:sz="0" w:space="0" w:color="auto"/>
        <w:right w:val="none" w:sz="0" w:space="0" w:color="auto"/>
      </w:divBdr>
    </w:div>
    <w:div w:id="1485006923">
      <w:marLeft w:val="640"/>
      <w:marRight w:val="0"/>
      <w:marTop w:val="0"/>
      <w:marBottom w:val="0"/>
      <w:divBdr>
        <w:top w:val="none" w:sz="0" w:space="0" w:color="auto"/>
        <w:left w:val="none" w:sz="0" w:space="0" w:color="auto"/>
        <w:bottom w:val="none" w:sz="0" w:space="0" w:color="auto"/>
        <w:right w:val="none" w:sz="0" w:space="0" w:color="auto"/>
      </w:divBdr>
    </w:div>
    <w:div w:id="1485122709">
      <w:marLeft w:val="640"/>
      <w:marRight w:val="0"/>
      <w:marTop w:val="0"/>
      <w:marBottom w:val="0"/>
      <w:divBdr>
        <w:top w:val="none" w:sz="0" w:space="0" w:color="auto"/>
        <w:left w:val="none" w:sz="0" w:space="0" w:color="auto"/>
        <w:bottom w:val="none" w:sz="0" w:space="0" w:color="auto"/>
        <w:right w:val="none" w:sz="0" w:space="0" w:color="auto"/>
      </w:divBdr>
    </w:div>
    <w:div w:id="1487015307">
      <w:marLeft w:val="640"/>
      <w:marRight w:val="0"/>
      <w:marTop w:val="0"/>
      <w:marBottom w:val="0"/>
      <w:divBdr>
        <w:top w:val="none" w:sz="0" w:space="0" w:color="auto"/>
        <w:left w:val="none" w:sz="0" w:space="0" w:color="auto"/>
        <w:bottom w:val="none" w:sz="0" w:space="0" w:color="auto"/>
        <w:right w:val="none" w:sz="0" w:space="0" w:color="auto"/>
      </w:divBdr>
    </w:div>
    <w:div w:id="1488128985">
      <w:marLeft w:val="640"/>
      <w:marRight w:val="0"/>
      <w:marTop w:val="0"/>
      <w:marBottom w:val="0"/>
      <w:divBdr>
        <w:top w:val="none" w:sz="0" w:space="0" w:color="auto"/>
        <w:left w:val="none" w:sz="0" w:space="0" w:color="auto"/>
        <w:bottom w:val="none" w:sz="0" w:space="0" w:color="auto"/>
        <w:right w:val="none" w:sz="0" w:space="0" w:color="auto"/>
      </w:divBdr>
    </w:div>
    <w:div w:id="1488277111">
      <w:marLeft w:val="640"/>
      <w:marRight w:val="0"/>
      <w:marTop w:val="0"/>
      <w:marBottom w:val="0"/>
      <w:divBdr>
        <w:top w:val="none" w:sz="0" w:space="0" w:color="auto"/>
        <w:left w:val="none" w:sz="0" w:space="0" w:color="auto"/>
        <w:bottom w:val="none" w:sz="0" w:space="0" w:color="auto"/>
        <w:right w:val="none" w:sz="0" w:space="0" w:color="auto"/>
      </w:divBdr>
    </w:div>
    <w:div w:id="1494756413">
      <w:marLeft w:val="640"/>
      <w:marRight w:val="0"/>
      <w:marTop w:val="0"/>
      <w:marBottom w:val="0"/>
      <w:divBdr>
        <w:top w:val="none" w:sz="0" w:space="0" w:color="auto"/>
        <w:left w:val="none" w:sz="0" w:space="0" w:color="auto"/>
        <w:bottom w:val="none" w:sz="0" w:space="0" w:color="auto"/>
        <w:right w:val="none" w:sz="0" w:space="0" w:color="auto"/>
      </w:divBdr>
    </w:div>
    <w:div w:id="1496724892">
      <w:marLeft w:val="640"/>
      <w:marRight w:val="0"/>
      <w:marTop w:val="0"/>
      <w:marBottom w:val="0"/>
      <w:divBdr>
        <w:top w:val="none" w:sz="0" w:space="0" w:color="auto"/>
        <w:left w:val="none" w:sz="0" w:space="0" w:color="auto"/>
        <w:bottom w:val="none" w:sz="0" w:space="0" w:color="auto"/>
        <w:right w:val="none" w:sz="0" w:space="0" w:color="auto"/>
      </w:divBdr>
    </w:div>
    <w:div w:id="1496995452">
      <w:marLeft w:val="640"/>
      <w:marRight w:val="0"/>
      <w:marTop w:val="0"/>
      <w:marBottom w:val="0"/>
      <w:divBdr>
        <w:top w:val="none" w:sz="0" w:space="0" w:color="auto"/>
        <w:left w:val="none" w:sz="0" w:space="0" w:color="auto"/>
        <w:bottom w:val="none" w:sz="0" w:space="0" w:color="auto"/>
        <w:right w:val="none" w:sz="0" w:space="0" w:color="auto"/>
      </w:divBdr>
    </w:div>
    <w:div w:id="1498693003">
      <w:marLeft w:val="640"/>
      <w:marRight w:val="0"/>
      <w:marTop w:val="0"/>
      <w:marBottom w:val="0"/>
      <w:divBdr>
        <w:top w:val="none" w:sz="0" w:space="0" w:color="auto"/>
        <w:left w:val="none" w:sz="0" w:space="0" w:color="auto"/>
        <w:bottom w:val="none" w:sz="0" w:space="0" w:color="auto"/>
        <w:right w:val="none" w:sz="0" w:space="0" w:color="auto"/>
      </w:divBdr>
    </w:div>
    <w:div w:id="1499536033">
      <w:marLeft w:val="640"/>
      <w:marRight w:val="0"/>
      <w:marTop w:val="0"/>
      <w:marBottom w:val="0"/>
      <w:divBdr>
        <w:top w:val="none" w:sz="0" w:space="0" w:color="auto"/>
        <w:left w:val="none" w:sz="0" w:space="0" w:color="auto"/>
        <w:bottom w:val="none" w:sz="0" w:space="0" w:color="auto"/>
        <w:right w:val="none" w:sz="0" w:space="0" w:color="auto"/>
      </w:divBdr>
    </w:div>
    <w:div w:id="1500926591">
      <w:marLeft w:val="640"/>
      <w:marRight w:val="0"/>
      <w:marTop w:val="0"/>
      <w:marBottom w:val="0"/>
      <w:divBdr>
        <w:top w:val="none" w:sz="0" w:space="0" w:color="auto"/>
        <w:left w:val="none" w:sz="0" w:space="0" w:color="auto"/>
        <w:bottom w:val="none" w:sz="0" w:space="0" w:color="auto"/>
        <w:right w:val="none" w:sz="0" w:space="0" w:color="auto"/>
      </w:divBdr>
    </w:div>
    <w:div w:id="1501695929">
      <w:marLeft w:val="640"/>
      <w:marRight w:val="0"/>
      <w:marTop w:val="0"/>
      <w:marBottom w:val="0"/>
      <w:divBdr>
        <w:top w:val="none" w:sz="0" w:space="0" w:color="auto"/>
        <w:left w:val="none" w:sz="0" w:space="0" w:color="auto"/>
        <w:bottom w:val="none" w:sz="0" w:space="0" w:color="auto"/>
        <w:right w:val="none" w:sz="0" w:space="0" w:color="auto"/>
      </w:divBdr>
    </w:div>
    <w:div w:id="1504197272">
      <w:marLeft w:val="640"/>
      <w:marRight w:val="0"/>
      <w:marTop w:val="0"/>
      <w:marBottom w:val="0"/>
      <w:divBdr>
        <w:top w:val="none" w:sz="0" w:space="0" w:color="auto"/>
        <w:left w:val="none" w:sz="0" w:space="0" w:color="auto"/>
        <w:bottom w:val="none" w:sz="0" w:space="0" w:color="auto"/>
        <w:right w:val="none" w:sz="0" w:space="0" w:color="auto"/>
      </w:divBdr>
    </w:div>
    <w:div w:id="1508472241">
      <w:marLeft w:val="640"/>
      <w:marRight w:val="0"/>
      <w:marTop w:val="0"/>
      <w:marBottom w:val="0"/>
      <w:divBdr>
        <w:top w:val="none" w:sz="0" w:space="0" w:color="auto"/>
        <w:left w:val="none" w:sz="0" w:space="0" w:color="auto"/>
        <w:bottom w:val="none" w:sz="0" w:space="0" w:color="auto"/>
        <w:right w:val="none" w:sz="0" w:space="0" w:color="auto"/>
      </w:divBdr>
    </w:div>
    <w:div w:id="1509753080">
      <w:marLeft w:val="640"/>
      <w:marRight w:val="0"/>
      <w:marTop w:val="0"/>
      <w:marBottom w:val="0"/>
      <w:divBdr>
        <w:top w:val="none" w:sz="0" w:space="0" w:color="auto"/>
        <w:left w:val="none" w:sz="0" w:space="0" w:color="auto"/>
        <w:bottom w:val="none" w:sz="0" w:space="0" w:color="auto"/>
        <w:right w:val="none" w:sz="0" w:space="0" w:color="auto"/>
      </w:divBdr>
    </w:div>
    <w:div w:id="1511022789">
      <w:marLeft w:val="640"/>
      <w:marRight w:val="0"/>
      <w:marTop w:val="0"/>
      <w:marBottom w:val="0"/>
      <w:divBdr>
        <w:top w:val="none" w:sz="0" w:space="0" w:color="auto"/>
        <w:left w:val="none" w:sz="0" w:space="0" w:color="auto"/>
        <w:bottom w:val="none" w:sz="0" w:space="0" w:color="auto"/>
        <w:right w:val="none" w:sz="0" w:space="0" w:color="auto"/>
      </w:divBdr>
    </w:div>
    <w:div w:id="1512334428">
      <w:marLeft w:val="640"/>
      <w:marRight w:val="0"/>
      <w:marTop w:val="0"/>
      <w:marBottom w:val="0"/>
      <w:divBdr>
        <w:top w:val="none" w:sz="0" w:space="0" w:color="auto"/>
        <w:left w:val="none" w:sz="0" w:space="0" w:color="auto"/>
        <w:bottom w:val="none" w:sz="0" w:space="0" w:color="auto"/>
        <w:right w:val="none" w:sz="0" w:space="0" w:color="auto"/>
      </w:divBdr>
    </w:div>
    <w:div w:id="1513648388">
      <w:marLeft w:val="640"/>
      <w:marRight w:val="0"/>
      <w:marTop w:val="0"/>
      <w:marBottom w:val="0"/>
      <w:divBdr>
        <w:top w:val="none" w:sz="0" w:space="0" w:color="auto"/>
        <w:left w:val="none" w:sz="0" w:space="0" w:color="auto"/>
        <w:bottom w:val="none" w:sz="0" w:space="0" w:color="auto"/>
        <w:right w:val="none" w:sz="0" w:space="0" w:color="auto"/>
      </w:divBdr>
    </w:div>
    <w:div w:id="1514759700">
      <w:marLeft w:val="640"/>
      <w:marRight w:val="0"/>
      <w:marTop w:val="0"/>
      <w:marBottom w:val="0"/>
      <w:divBdr>
        <w:top w:val="none" w:sz="0" w:space="0" w:color="auto"/>
        <w:left w:val="none" w:sz="0" w:space="0" w:color="auto"/>
        <w:bottom w:val="none" w:sz="0" w:space="0" w:color="auto"/>
        <w:right w:val="none" w:sz="0" w:space="0" w:color="auto"/>
      </w:divBdr>
    </w:div>
    <w:div w:id="1517693911">
      <w:marLeft w:val="640"/>
      <w:marRight w:val="0"/>
      <w:marTop w:val="0"/>
      <w:marBottom w:val="0"/>
      <w:divBdr>
        <w:top w:val="none" w:sz="0" w:space="0" w:color="auto"/>
        <w:left w:val="none" w:sz="0" w:space="0" w:color="auto"/>
        <w:bottom w:val="none" w:sz="0" w:space="0" w:color="auto"/>
        <w:right w:val="none" w:sz="0" w:space="0" w:color="auto"/>
      </w:divBdr>
    </w:div>
    <w:div w:id="1518885254">
      <w:marLeft w:val="640"/>
      <w:marRight w:val="0"/>
      <w:marTop w:val="0"/>
      <w:marBottom w:val="0"/>
      <w:divBdr>
        <w:top w:val="none" w:sz="0" w:space="0" w:color="auto"/>
        <w:left w:val="none" w:sz="0" w:space="0" w:color="auto"/>
        <w:bottom w:val="none" w:sz="0" w:space="0" w:color="auto"/>
        <w:right w:val="none" w:sz="0" w:space="0" w:color="auto"/>
      </w:divBdr>
    </w:div>
    <w:div w:id="1524513539">
      <w:marLeft w:val="640"/>
      <w:marRight w:val="0"/>
      <w:marTop w:val="0"/>
      <w:marBottom w:val="0"/>
      <w:divBdr>
        <w:top w:val="none" w:sz="0" w:space="0" w:color="auto"/>
        <w:left w:val="none" w:sz="0" w:space="0" w:color="auto"/>
        <w:bottom w:val="none" w:sz="0" w:space="0" w:color="auto"/>
        <w:right w:val="none" w:sz="0" w:space="0" w:color="auto"/>
      </w:divBdr>
    </w:div>
    <w:div w:id="1526358598">
      <w:marLeft w:val="640"/>
      <w:marRight w:val="0"/>
      <w:marTop w:val="0"/>
      <w:marBottom w:val="0"/>
      <w:divBdr>
        <w:top w:val="none" w:sz="0" w:space="0" w:color="auto"/>
        <w:left w:val="none" w:sz="0" w:space="0" w:color="auto"/>
        <w:bottom w:val="none" w:sz="0" w:space="0" w:color="auto"/>
        <w:right w:val="none" w:sz="0" w:space="0" w:color="auto"/>
      </w:divBdr>
    </w:div>
    <w:div w:id="1526560079">
      <w:marLeft w:val="640"/>
      <w:marRight w:val="0"/>
      <w:marTop w:val="0"/>
      <w:marBottom w:val="0"/>
      <w:divBdr>
        <w:top w:val="none" w:sz="0" w:space="0" w:color="auto"/>
        <w:left w:val="none" w:sz="0" w:space="0" w:color="auto"/>
        <w:bottom w:val="none" w:sz="0" w:space="0" w:color="auto"/>
        <w:right w:val="none" w:sz="0" w:space="0" w:color="auto"/>
      </w:divBdr>
    </w:div>
    <w:div w:id="1528256847">
      <w:marLeft w:val="640"/>
      <w:marRight w:val="0"/>
      <w:marTop w:val="0"/>
      <w:marBottom w:val="0"/>
      <w:divBdr>
        <w:top w:val="none" w:sz="0" w:space="0" w:color="auto"/>
        <w:left w:val="none" w:sz="0" w:space="0" w:color="auto"/>
        <w:bottom w:val="none" w:sz="0" w:space="0" w:color="auto"/>
        <w:right w:val="none" w:sz="0" w:space="0" w:color="auto"/>
      </w:divBdr>
    </w:div>
    <w:div w:id="1529030556">
      <w:marLeft w:val="640"/>
      <w:marRight w:val="0"/>
      <w:marTop w:val="0"/>
      <w:marBottom w:val="0"/>
      <w:divBdr>
        <w:top w:val="none" w:sz="0" w:space="0" w:color="auto"/>
        <w:left w:val="none" w:sz="0" w:space="0" w:color="auto"/>
        <w:bottom w:val="none" w:sz="0" w:space="0" w:color="auto"/>
        <w:right w:val="none" w:sz="0" w:space="0" w:color="auto"/>
      </w:divBdr>
    </w:div>
    <w:div w:id="1529752650">
      <w:marLeft w:val="640"/>
      <w:marRight w:val="0"/>
      <w:marTop w:val="0"/>
      <w:marBottom w:val="0"/>
      <w:divBdr>
        <w:top w:val="none" w:sz="0" w:space="0" w:color="auto"/>
        <w:left w:val="none" w:sz="0" w:space="0" w:color="auto"/>
        <w:bottom w:val="none" w:sz="0" w:space="0" w:color="auto"/>
        <w:right w:val="none" w:sz="0" w:space="0" w:color="auto"/>
      </w:divBdr>
    </w:div>
    <w:div w:id="1533349325">
      <w:marLeft w:val="640"/>
      <w:marRight w:val="0"/>
      <w:marTop w:val="0"/>
      <w:marBottom w:val="0"/>
      <w:divBdr>
        <w:top w:val="none" w:sz="0" w:space="0" w:color="auto"/>
        <w:left w:val="none" w:sz="0" w:space="0" w:color="auto"/>
        <w:bottom w:val="none" w:sz="0" w:space="0" w:color="auto"/>
        <w:right w:val="none" w:sz="0" w:space="0" w:color="auto"/>
      </w:divBdr>
    </w:div>
    <w:div w:id="1533373803">
      <w:marLeft w:val="640"/>
      <w:marRight w:val="0"/>
      <w:marTop w:val="0"/>
      <w:marBottom w:val="0"/>
      <w:divBdr>
        <w:top w:val="none" w:sz="0" w:space="0" w:color="auto"/>
        <w:left w:val="none" w:sz="0" w:space="0" w:color="auto"/>
        <w:bottom w:val="none" w:sz="0" w:space="0" w:color="auto"/>
        <w:right w:val="none" w:sz="0" w:space="0" w:color="auto"/>
      </w:divBdr>
    </w:div>
    <w:div w:id="1536776285">
      <w:marLeft w:val="640"/>
      <w:marRight w:val="0"/>
      <w:marTop w:val="0"/>
      <w:marBottom w:val="0"/>
      <w:divBdr>
        <w:top w:val="none" w:sz="0" w:space="0" w:color="auto"/>
        <w:left w:val="none" w:sz="0" w:space="0" w:color="auto"/>
        <w:bottom w:val="none" w:sz="0" w:space="0" w:color="auto"/>
        <w:right w:val="none" w:sz="0" w:space="0" w:color="auto"/>
      </w:divBdr>
    </w:div>
    <w:div w:id="1537815957">
      <w:marLeft w:val="640"/>
      <w:marRight w:val="0"/>
      <w:marTop w:val="0"/>
      <w:marBottom w:val="0"/>
      <w:divBdr>
        <w:top w:val="none" w:sz="0" w:space="0" w:color="auto"/>
        <w:left w:val="none" w:sz="0" w:space="0" w:color="auto"/>
        <w:bottom w:val="none" w:sz="0" w:space="0" w:color="auto"/>
        <w:right w:val="none" w:sz="0" w:space="0" w:color="auto"/>
      </w:divBdr>
    </w:div>
    <w:div w:id="1539003440">
      <w:marLeft w:val="640"/>
      <w:marRight w:val="0"/>
      <w:marTop w:val="0"/>
      <w:marBottom w:val="0"/>
      <w:divBdr>
        <w:top w:val="none" w:sz="0" w:space="0" w:color="auto"/>
        <w:left w:val="none" w:sz="0" w:space="0" w:color="auto"/>
        <w:bottom w:val="none" w:sz="0" w:space="0" w:color="auto"/>
        <w:right w:val="none" w:sz="0" w:space="0" w:color="auto"/>
      </w:divBdr>
    </w:div>
    <w:div w:id="1539049000">
      <w:marLeft w:val="640"/>
      <w:marRight w:val="0"/>
      <w:marTop w:val="0"/>
      <w:marBottom w:val="0"/>
      <w:divBdr>
        <w:top w:val="none" w:sz="0" w:space="0" w:color="auto"/>
        <w:left w:val="none" w:sz="0" w:space="0" w:color="auto"/>
        <w:bottom w:val="none" w:sz="0" w:space="0" w:color="auto"/>
        <w:right w:val="none" w:sz="0" w:space="0" w:color="auto"/>
      </w:divBdr>
    </w:div>
    <w:div w:id="1539708695">
      <w:marLeft w:val="640"/>
      <w:marRight w:val="0"/>
      <w:marTop w:val="0"/>
      <w:marBottom w:val="0"/>
      <w:divBdr>
        <w:top w:val="none" w:sz="0" w:space="0" w:color="auto"/>
        <w:left w:val="none" w:sz="0" w:space="0" w:color="auto"/>
        <w:bottom w:val="none" w:sz="0" w:space="0" w:color="auto"/>
        <w:right w:val="none" w:sz="0" w:space="0" w:color="auto"/>
      </w:divBdr>
    </w:div>
    <w:div w:id="1540973631">
      <w:marLeft w:val="640"/>
      <w:marRight w:val="0"/>
      <w:marTop w:val="0"/>
      <w:marBottom w:val="0"/>
      <w:divBdr>
        <w:top w:val="none" w:sz="0" w:space="0" w:color="auto"/>
        <w:left w:val="none" w:sz="0" w:space="0" w:color="auto"/>
        <w:bottom w:val="none" w:sz="0" w:space="0" w:color="auto"/>
        <w:right w:val="none" w:sz="0" w:space="0" w:color="auto"/>
      </w:divBdr>
    </w:div>
    <w:div w:id="1541742653">
      <w:marLeft w:val="640"/>
      <w:marRight w:val="0"/>
      <w:marTop w:val="0"/>
      <w:marBottom w:val="0"/>
      <w:divBdr>
        <w:top w:val="none" w:sz="0" w:space="0" w:color="auto"/>
        <w:left w:val="none" w:sz="0" w:space="0" w:color="auto"/>
        <w:bottom w:val="none" w:sz="0" w:space="0" w:color="auto"/>
        <w:right w:val="none" w:sz="0" w:space="0" w:color="auto"/>
      </w:divBdr>
    </w:div>
    <w:div w:id="1542403063">
      <w:marLeft w:val="640"/>
      <w:marRight w:val="0"/>
      <w:marTop w:val="0"/>
      <w:marBottom w:val="0"/>
      <w:divBdr>
        <w:top w:val="none" w:sz="0" w:space="0" w:color="auto"/>
        <w:left w:val="none" w:sz="0" w:space="0" w:color="auto"/>
        <w:bottom w:val="none" w:sz="0" w:space="0" w:color="auto"/>
        <w:right w:val="none" w:sz="0" w:space="0" w:color="auto"/>
      </w:divBdr>
    </w:div>
    <w:div w:id="1544714905">
      <w:marLeft w:val="640"/>
      <w:marRight w:val="0"/>
      <w:marTop w:val="0"/>
      <w:marBottom w:val="0"/>
      <w:divBdr>
        <w:top w:val="none" w:sz="0" w:space="0" w:color="auto"/>
        <w:left w:val="none" w:sz="0" w:space="0" w:color="auto"/>
        <w:bottom w:val="none" w:sz="0" w:space="0" w:color="auto"/>
        <w:right w:val="none" w:sz="0" w:space="0" w:color="auto"/>
      </w:divBdr>
    </w:div>
    <w:div w:id="1547763889">
      <w:marLeft w:val="640"/>
      <w:marRight w:val="0"/>
      <w:marTop w:val="0"/>
      <w:marBottom w:val="0"/>
      <w:divBdr>
        <w:top w:val="none" w:sz="0" w:space="0" w:color="auto"/>
        <w:left w:val="none" w:sz="0" w:space="0" w:color="auto"/>
        <w:bottom w:val="none" w:sz="0" w:space="0" w:color="auto"/>
        <w:right w:val="none" w:sz="0" w:space="0" w:color="auto"/>
      </w:divBdr>
    </w:div>
    <w:div w:id="1550915025">
      <w:marLeft w:val="640"/>
      <w:marRight w:val="0"/>
      <w:marTop w:val="0"/>
      <w:marBottom w:val="0"/>
      <w:divBdr>
        <w:top w:val="none" w:sz="0" w:space="0" w:color="auto"/>
        <w:left w:val="none" w:sz="0" w:space="0" w:color="auto"/>
        <w:bottom w:val="none" w:sz="0" w:space="0" w:color="auto"/>
        <w:right w:val="none" w:sz="0" w:space="0" w:color="auto"/>
      </w:divBdr>
    </w:div>
    <w:div w:id="1551334319">
      <w:marLeft w:val="640"/>
      <w:marRight w:val="0"/>
      <w:marTop w:val="0"/>
      <w:marBottom w:val="0"/>
      <w:divBdr>
        <w:top w:val="none" w:sz="0" w:space="0" w:color="auto"/>
        <w:left w:val="none" w:sz="0" w:space="0" w:color="auto"/>
        <w:bottom w:val="none" w:sz="0" w:space="0" w:color="auto"/>
        <w:right w:val="none" w:sz="0" w:space="0" w:color="auto"/>
      </w:divBdr>
    </w:div>
    <w:div w:id="1557814895">
      <w:marLeft w:val="640"/>
      <w:marRight w:val="0"/>
      <w:marTop w:val="0"/>
      <w:marBottom w:val="0"/>
      <w:divBdr>
        <w:top w:val="none" w:sz="0" w:space="0" w:color="auto"/>
        <w:left w:val="none" w:sz="0" w:space="0" w:color="auto"/>
        <w:bottom w:val="none" w:sz="0" w:space="0" w:color="auto"/>
        <w:right w:val="none" w:sz="0" w:space="0" w:color="auto"/>
      </w:divBdr>
    </w:div>
    <w:div w:id="1557931996">
      <w:marLeft w:val="640"/>
      <w:marRight w:val="0"/>
      <w:marTop w:val="0"/>
      <w:marBottom w:val="0"/>
      <w:divBdr>
        <w:top w:val="none" w:sz="0" w:space="0" w:color="auto"/>
        <w:left w:val="none" w:sz="0" w:space="0" w:color="auto"/>
        <w:bottom w:val="none" w:sz="0" w:space="0" w:color="auto"/>
        <w:right w:val="none" w:sz="0" w:space="0" w:color="auto"/>
      </w:divBdr>
    </w:div>
    <w:div w:id="1558393901">
      <w:marLeft w:val="640"/>
      <w:marRight w:val="0"/>
      <w:marTop w:val="0"/>
      <w:marBottom w:val="0"/>
      <w:divBdr>
        <w:top w:val="none" w:sz="0" w:space="0" w:color="auto"/>
        <w:left w:val="none" w:sz="0" w:space="0" w:color="auto"/>
        <w:bottom w:val="none" w:sz="0" w:space="0" w:color="auto"/>
        <w:right w:val="none" w:sz="0" w:space="0" w:color="auto"/>
      </w:divBdr>
    </w:div>
    <w:div w:id="1559511589">
      <w:marLeft w:val="640"/>
      <w:marRight w:val="0"/>
      <w:marTop w:val="0"/>
      <w:marBottom w:val="0"/>
      <w:divBdr>
        <w:top w:val="none" w:sz="0" w:space="0" w:color="auto"/>
        <w:left w:val="none" w:sz="0" w:space="0" w:color="auto"/>
        <w:bottom w:val="none" w:sz="0" w:space="0" w:color="auto"/>
        <w:right w:val="none" w:sz="0" w:space="0" w:color="auto"/>
      </w:divBdr>
    </w:div>
    <w:div w:id="1562792842">
      <w:marLeft w:val="640"/>
      <w:marRight w:val="0"/>
      <w:marTop w:val="0"/>
      <w:marBottom w:val="0"/>
      <w:divBdr>
        <w:top w:val="none" w:sz="0" w:space="0" w:color="auto"/>
        <w:left w:val="none" w:sz="0" w:space="0" w:color="auto"/>
        <w:bottom w:val="none" w:sz="0" w:space="0" w:color="auto"/>
        <w:right w:val="none" w:sz="0" w:space="0" w:color="auto"/>
      </w:divBdr>
    </w:div>
    <w:div w:id="1562861539">
      <w:marLeft w:val="640"/>
      <w:marRight w:val="0"/>
      <w:marTop w:val="0"/>
      <w:marBottom w:val="0"/>
      <w:divBdr>
        <w:top w:val="none" w:sz="0" w:space="0" w:color="auto"/>
        <w:left w:val="none" w:sz="0" w:space="0" w:color="auto"/>
        <w:bottom w:val="none" w:sz="0" w:space="0" w:color="auto"/>
        <w:right w:val="none" w:sz="0" w:space="0" w:color="auto"/>
      </w:divBdr>
    </w:div>
    <w:div w:id="1562907181">
      <w:marLeft w:val="640"/>
      <w:marRight w:val="0"/>
      <w:marTop w:val="0"/>
      <w:marBottom w:val="0"/>
      <w:divBdr>
        <w:top w:val="none" w:sz="0" w:space="0" w:color="auto"/>
        <w:left w:val="none" w:sz="0" w:space="0" w:color="auto"/>
        <w:bottom w:val="none" w:sz="0" w:space="0" w:color="auto"/>
        <w:right w:val="none" w:sz="0" w:space="0" w:color="auto"/>
      </w:divBdr>
    </w:div>
    <w:div w:id="1564827527">
      <w:marLeft w:val="640"/>
      <w:marRight w:val="0"/>
      <w:marTop w:val="0"/>
      <w:marBottom w:val="0"/>
      <w:divBdr>
        <w:top w:val="none" w:sz="0" w:space="0" w:color="auto"/>
        <w:left w:val="none" w:sz="0" w:space="0" w:color="auto"/>
        <w:bottom w:val="none" w:sz="0" w:space="0" w:color="auto"/>
        <w:right w:val="none" w:sz="0" w:space="0" w:color="auto"/>
      </w:divBdr>
    </w:div>
    <w:div w:id="1565338842">
      <w:marLeft w:val="640"/>
      <w:marRight w:val="0"/>
      <w:marTop w:val="0"/>
      <w:marBottom w:val="0"/>
      <w:divBdr>
        <w:top w:val="none" w:sz="0" w:space="0" w:color="auto"/>
        <w:left w:val="none" w:sz="0" w:space="0" w:color="auto"/>
        <w:bottom w:val="none" w:sz="0" w:space="0" w:color="auto"/>
        <w:right w:val="none" w:sz="0" w:space="0" w:color="auto"/>
      </w:divBdr>
    </w:div>
    <w:div w:id="1566062248">
      <w:marLeft w:val="640"/>
      <w:marRight w:val="0"/>
      <w:marTop w:val="0"/>
      <w:marBottom w:val="0"/>
      <w:divBdr>
        <w:top w:val="none" w:sz="0" w:space="0" w:color="auto"/>
        <w:left w:val="none" w:sz="0" w:space="0" w:color="auto"/>
        <w:bottom w:val="none" w:sz="0" w:space="0" w:color="auto"/>
        <w:right w:val="none" w:sz="0" w:space="0" w:color="auto"/>
      </w:divBdr>
    </w:div>
    <w:div w:id="1566915116">
      <w:marLeft w:val="640"/>
      <w:marRight w:val="0"/>
      <w:marTop w:val="0"/>
      <w:marBottom w:val="0"/>
      <w:divBdr>
        <w:top w:val="none" w:sz="0" w:space="0" w:color="auto"/>
        <w:left w:val="none" w:sz="0" w:space="0" w:color="auto"/>
        <w:bottom w:val="none" w:sz="0" w:space="0" w:color="auto"/>
        <w:right w:val="none" w:sz="0" w:space="0" w:color="auto"/>
      </w:divBdr>
    </w:div>
    <w:div w:id="1569222476">
      <w:marLeft w:val="640"/>
      <w:marRight w:val="0"/>
      <w:marTop w:val="0"/>
      <w:marBottom w:val="0"/>
      <w:divBdr>
        <w:top w:val="none" w:sz="0" w:space="0" w:color="auto"/>
        <w:left w:val="none" w:sz="0" w:space="0" w:color="auto"/>
        <w:bottom w:val="none" w:sz="0" w:space="0" w:color="auto"/>
        <w:right w:val="none" w:sz="0" w:space="0" w:color="auto"/>
      </w:divBdr>
    </w:div>
    <w:div w:id="1569876379">
      <w:marLeft w:val="640"/>
      <w:marRight w:val="0"/>
      <w:marTop w:val="0"/>
      <w:marBottom w:val="0"/>
      <w:divBdr>
        <w:top w:val="none" w:sz="0" w:space="0" w:color="auto"/>
        <w:left w:val="none" w:sz="0" w:space="0" w:color="auto"/>
        <w:bottom w:val="none" w:sz="0" w:space="0" w:color="auto"/>
        <w:right w:val="none" w:sz="0" w:space="0" w:color="auto"/>
      </w:divBdr>
    </w:div>
    <w:div w:id="1571690501">
      <w:marLeft w:val="640"/>
      <w:marRight w:val="0"/>
      <w:marTop w:val="0"/>
      <w:marBottom w:val="0"/>
      <w:divBdr>
        <w:top w:val="none" w:sz="0" w:space="0" w:color="auto"/>
        <w:left w:val="none" w:sz="0" w:space="0" w:color="auto"/>
        <w:bottom w:val="none" w:sz="0" w:space="0" w:color="auto"/>
        <w:right w:val="none" w:sz="0" w:space="0" w:color="auto"/>
      </w:divBdr>
    </w:div>
    <w:div w:id="1572041376">
      <w:marLeft w:val="640"/>
      <w:marRight w:val="0"/>
      <w:marTop w:val="0"/>
      <w:marBottom w:val="0"/>
      <w:divBdr>
        <w:top w:val="none" w:sz="0" w:space="0" w:color="auto"/>
        <w:left w:val="none" w:sz="0" w:space="0" w:color="auto"/>
        <w:bottom w:val="none" w:sz="0" w:space="0" w:color="auto"/>
        <w:right w:val="none" w:sz="0" w:space="0" w:color="auto"/>
      </w:divBdr>
    </w:div>
    <w:div w:id="1572813453">
      <w:marLeft w:val="640"/>
      <w:marRight w:val="0"/>
      <w:marTop w:val="0"/>
      <w:marBottom w:val="0"/>
      <w:divBdr>
        <w:top w:val="none" w:sz="0" w:space="0" w:color="auto"/>
        <w:left w:val="none" w:sz="0" w:space="0" w:color="auto"/>
        <w:bottom w:val="none" w:sz="0" w:space="0" w:color="auto"/>
        <w:right w:val="none" w:sz="0" w:space="0" w:color="auto"/>
      </w:divBdr>
    </w:div>
    <w:div w:id="1573393314">
      <w:marLeft w:val="640"/>
      <w:marRight w:val="0"/>
      <w:marTop w:val="0"/>
      <w:marBottom w:val="0"/>
      <w:divBdr>
        <w:top w:val="none" w:sz="0" w:space="0" w:color="auto"/>
        <w:left w:val="none" w:sz="0" w:space="0" w:color="auto"/>
        <w:bottom w:val="none" w:sz="0" w:space="0" w:color="auto"/>
        <w:right w:val="none" w:sz="0" w:space="0" w:color="auto"/>
      </w:divBdr>
    </w:div>
    <w:div w:id="1577089705">
      <w:marLeft w:val="640"/>
      <w:marRight w:val="0"/>
      <w:marTop w:val="0"/>
      <w:marBottom w:val="0"/>
      <w:divBdr>
        <w:top w:val="none" w:sz="0" w:space="0" w:color="auto"/>
        <w:left w:val="none" w:sz="0" w:space="0" w:color="auto"/>
        <w:bottom w:val="none" w:sz="0" w:space="0" w:color="auto"/>
        <w:right w:val="none" w:sz="0" w:space="0" w:color="auto"/>
      </w:divBdr>
    </w:div>
    <w:div w:id="1578588826">
      <w:marLeft w:val="640"/>
      <w:marRight w:val="0"/>
      <w:marTop w:val="0"/>
      <w:marBottom w:val="0"/>
      <w:divBdr>
        <w:top w:val="none" w:sz="0" w:space="0" w:color="auto"/>
        <w:left w:val="none" w:sz="0" w:space="0" w:color="auto"/>
        <w:bottom w:val="none" w:sz="0" w:space="0" w:color="auto"/>
        <w:right w:val="none" w:sz="0" w:space="0" w:color="auto"/>
      </w:divBdr>
    </w:div>
    <w:div w:id="1579287773">
      <w:marLeft w:val="640"/>
      <w:marRight w:val="0"/>
      <w:marTop w:val="0"/>
      <w:marBottom w:val="0"/>
      <w:divBdr>
        <w:top w:val="none" w:sz="0" w:space="0" w:color="auto"/>
        <w:left w:val="none" w:sz="0" w:space="0" w:color="auto"/>
        <w:bottom w:val="none" w:sz="0" w:space="0" w:color="auto"/>
        <w:right w:val="none" w:sz="0" w:space="0" w:color="auto"/>
      </w:divBdr>
    </w:div>
    <w:div w:id="1585217081">
      <w:marLeft w:val="640"/>
      <w:marRight w:val="0"/>
      <w:marTop w:val="0"/>
      <w:marBottom w:val="0"/>
      <w:divBdr>
        <w:top w:val="none" w:sz="0" w:space="0" w:color="auto"/>
        <w:left w:val="none" w:sz="0" w:space="0" w:color="auto"/>
        <w:bottom w:val="none" w:sz="0" w:space="0" w:color="auto"/>
        <w:right w:val="none" w:sz="0" w:space="0" w:color="auto"/>
      </w:divBdr>
    </w:div>
    <w:div w:id="1585647378">
      <w:marLeft w:val="640"/>
      <w:marRight w:val="0"/>
      <w:marTop w:val="0"/>
      <w:marBottom w:val="0"/>
      <w:divBdr>
        <w:top w:val="none" w:sz="0" w:space="0" w:color="auto"/>
        <w:left w:val="none" w:sz="0" w:space="0" w:color="auto"/>
        <w:bottom w:val="none" w:sz="0" w:space="0" w:color="auto"/>
        <w:right w:val="none" w:sz="0" w:space="0" w:color="auto"/>
      </w:divBdr>
    </w:div>
    <w:div w:id="1586575400">
      <w:marLeft w:val="640"/>
      <w:marRight w:val="0"/>
      <w:marTop w:val="0"/>
      <w:marBottom w:val="0"/>
      <w:divBdr>
        <w:top w:val="none" w:sz="0" w:space="0" w:color="auto"/>
        <w:left w:val="none" w:sz="0" w:space="0" w:color="auto"/>
        <w:bottom w:val="none" w:sz="0" w:space="0" w:color="auto"/>
        <w:right w:val="none" w:sz="0" w:space="0" w:color="auto"/>
      </w:divBdr>
    </w:div>
    <w:div w:id="1587763150">
      <w:marLeft w:val="640"/>
      <w:marRight w:val="0"/>
      <w:marTop w:val="0"/>
      <w:marBottom w:val="0"/>
      <w:divBdr>
        <w:top w:val="none" w:sz="0" w:space="0" w:color="auto"/>
        <w:left w:val="none" w:sz="0" w:space="0" w:color="auto"/>
        <w:bottom w:val="none" w:sz="0" w:space="0" w:color="auto"/>
        <w:right w:val="none" w:sz="0" w:space="0" w:color="auto"/>
      </w:divBdr>
    </w:div>
    <w:div w:id="1588003507">
      <w:marLeft w:val="640"/>
      <w:marRight w:val="0"/>
      <w:marTop w:val="0"/>
      <w:marBottom w:val="0"/>
      <w:divBdr>
        <w:top w:val="none" w:sz="0" w:space="0" w:color="auto"/>
        <w:left w:val="none" w:sz="0" w:space="0" w:color="auto"/>
        <w:bottom w:val="none" w:sz="0" w:space="0" w:color="auto"/>
        <w:right w:val="none" w:sz="0" w:space="0" w:color="auto"/>
      </w:divBdr>
    </w:div>
    <w:div w:id="1588155490">
      <w:marLeft w:val="640"/>
      <w:marRight w:val="0"/>
      <w:marTop w:val="0"/>
      <w:marBottom w:val="0"/>
      <w:divBdr>
        <w:top w:val="none" w:sz="0" w:space="0" w:color="auto"/>
        <w:left w:val="none" w:sz="0" w:space="0" w:color="auto"/>
        <w:bottom w:val="none" w:sz="0" w:space="0" w:color="auto"/>
        <w:right w:val="none" w:sz="0" w:space="0" w:color="auto"/>
      </w:divBdr>
    </w:div>
    <w:div w:id="1593078230">
      <w:marLeft w:val="640"/>
      <w:marRight w:val="0"/>
      <w:marTop w:val="0"/>
      <w:marBottom w:val="0"/>
      <w:divBdr>
        <w:top w:val="none" w:sz="0" w:space="0" w:color="auto"/>
        <w:left w:val="none" w:sz="0" w:space="0" w:color="auto"/>
        <w:bottom w:val="none" w:sz="0" w:space="0" w:color="auto"/>
        <w:right w:val="none" w:sz="0" w:space="0" w:color="auto"/>
      </w:divBdr>
    </w:div>
    <w:div w:id="1593857465">
      <w:marLeft w:val="640"/>
      <w:marRight w:val="0"/>
      <w:marTop w:val="0"/>
      <w:marBottom w:val="0"/>
      <w:divBdr>
        <w:top w:val="none" w:sz="0" w:space="0" w:color="auto"/>
        <w:left w:val="none" w:sz="0" w:space="0" w:color="auto"/>
        <w:bottom w:val="none" w:sz="0" w:space="0" w:color="auto"/>
        <w:right w:val="none" w:sz="0" w:space="0" w:color="auto"/>
      </w:divBdr>
    </w:div>
    <w:div w:id="1594976790">
      <w:marLeft w:val="640"/>
      <w:marRight w:val="0"/>
      <w:marTop w:val="0"/>
      <w:marBottom w:val="0"/>
      <w:divBdr>
        <w:top w:val="none" w:sz="0" w:space="0" w:color="auto"/>
        <w:left w:val="none" w:sz="0" w:space="0" w:color="auto"/>
        <w:bottom w:val="none" w:sz="0" w:space="0" w:color="auto"/>
        <w:right w:val="none" w:sz="0" w:space="0" w:color="auto"/>
      </w:divBdr>
    </w:div>
    <w:div w:id="1596203932">
      <w:marLeft w:val="640"/>
      <w:marRight w:val="0"/>
      <w:marTop w:val="0"/>
      <w:marBottom w:val="0"/>
      <w:divBdr>
        <w:top w:val="none" w:sz="0" w:space="0" w:color="auto"/>
        <w:left w:val="none" w:sz="0" w:space="0" w:color="auto"/>
        <w:bottom w:val="none" w:sz="0" w:space="0" w:color="auto"/>
        <w:right w:val="none" w:sz="0" w:space="0" w:color="auto"/>
      </w:divBdr>
    </w:div>
    <w:div w:id="1596399253">
      <w:marLeft w:val="640"/>
      <w:marRight w:val="0"/>
      <w:marTop w:val="0"/>
      <w:marBottom w:val="0"/>
      <w:divBdr>
        <w:top w:val="none" w:sz="0" w:space="0" w:color="auto"/>
        <w:left w:val="none" w:sz="0" w:space="0" w:color="auto"/>
        <w:bottom w:val="none" w:sz="0" w:space="0" w:color="auto"/>
        <w:right w:val="none" w:sz="0" w:space="0" w:color="auto"/>
      </w:divBdr>
    </w:div>
    <w:div w:id="1596667886">
      <w:marLeft w:val="640"/>
      <w:marRight w:val="0"/>
      <w:marTop w:val="0"/>
      <w:marBottom w:val="0"/>
      <w:divBdr>
        <w:top w:val="none" w:sz="0" w:space="0" w:color="auto"/>
        <w:left w:val="none" w:sz="0" w:space="0" w:color="auto"/>
        <w:bottom w:val="none" w:sz="0" w:space="0" w:color="auto"/>
        <w:right w:val="none" w:sz="0" w:space="0" w:color="auto"/>
      </w:divBdr>
    </w:div>
    <w:div w:id="1598098650">
      <w:marLeft w:val="640"/>
      <w:marRight w:val="0"/>
      <w:marTop w:val="0"/>
      <w:marBottom w:val="0"/>
      <w:divBdr>
        <w:top w:val="none" w:sz="0" w:space="0" w:color="auto"/>
        <w:left w:val="none" w:sz="0" w:space="0" w:color="auto"/>
        <w:bottom w:val="none" w:sz="0" w:space="0" w:color="auto"/>
        <w:right w:val="none" w:sz="0" w:space="0" w:color="auto"/>
      </w:divBdr>
    </w:div>
    <w:div w:id="1598176931">
      <w:marLeft w:val="640"/>
      <w:marRight w:val="0"/>
      <w:marTop w:val="0"/>
      <w:marBottom w:val="0"/>
      <w:divBdr>
        <w:top w:val="none" w:sz="0" w:space="0" w:color="auto"/>
        <w:left w:val="none" w:sz="0" w:space="0" w:color="auto"/>
        <w:bottom w:val="none" w:sz="0" w:space="0" w:color="auto"/>
        <w:right w:val="none" w:sz="0" w:space="0" w:color="auto"/>
      </w:divBdr>
    </w:div>
    <w:div w:id="1599946017">
      <w:marLeft w:val="640"/>
      <w:marRight w:val="0"/>
      <w:marTop w:val="0"/>
      <w:marBottom w:val="0"/>
      <w:divBdr>
        <w:top w:val="none" w:sz="0" w:space="0" w:color="auto"/>
        <w:left w:val="none" w:sz="0" w:space="0" w:color="auto"/>
        <w:bottom w:val="none" w:sz="0" w:space="0" w:color="auto"/>
        <w:right w:val="none" w:sz="0" w:space="0" w:color="auto"/>
      </w:divBdr>
    </w:div>
    <w:div w:id="1600332022">
      <w:marLeft w:val="640"/>
      <w:marRight w:val="0"/>
      <w:marTop w:val="0"/>
      <w:marBottom w:val="0"/>
      <w:divBdr>
        <w:top w:val="none" w:sz="0" w:space="0" w:color="auto"/>
        <w:left w:val="none" w:sz="0" w:space="0" w:color="auto"/>
        <w:bottom w:val="none" w:sz="0" w:space="0" w:color="auto"/>
        <w:right w:val="none" w:sz="0" w:space="0" w:color="auto"/>
      </w:divBdr>
    </w:div>
    <w:div w:id="1600605673">
      <w:marLeft w:val="640"/>
      <w:marRight w:val="0"/>
      <w:marTop w:val="0"/>
      <w:marBottom w:val="0"/>
      <w:divBdr>
        <w:top w:val="none" w:sz="0" w:space="0" w:color="auto"/>
        <w:left w:val="none" w:sz="0" w:space="0" w:color="auto"/>
        <w:bottom w:val="none" w:sz="0" w:space="0" w:color="auto"/>
        <w:right w:val="none" w:sz="0" w:space="0" w:color="auto"/>
      </w:divBdr>
    </w:div>
    <w:div w:id="1603759979">
      <w:marLeft w:val="640"/>
      <w:marRight w:val="0"/>
      <w:marTop w:val="0"/>
      <w:marBottom w:val="0"/>
      <w:divBdr>
        <w:top w:val="none" w:sz="0" w:space="0" w:color="auto"/>
        <w:left w:val="none" w:sz="0" w:space="0" w:color="auto"/>
        <w:bottom w:val="none" w:sz="0" w:space="0" w:color="auto"/>
        <w:right w:val="none" w:sz="0" w:space="0" w:color="auto"/>
      </w:divBdr>
    </w:div>
    <w:div w:id="1604919083">
      <w:marLeft w:val="640"/>
      <w:marRight w:val="0"/>
      <w:marTop w:val="0"/>
      <w:marBottom w:val="0"/>
      <w:divBdr>
        <w:top w:val="none" w:sz="0" w:space="0" w:color="auto"/>
        <w:left w:val="none" w:sz="0" w:space="0" w:color="auto"/>
        <w:bottom w:val="none" w:sz="0" w:space="0" w:color="auto"/>
        <w:right w:val="none" w:sz="0" w:space="0" w:color="auto"/>
      </w:divBdr>
    </w:div>
    <w:div w:id="1606813134">
      <w:marLeft w:val="640"/>
      <w:marRight w:val="0"/>
      <w:marTop w:val="0"/>
      <w:marBottom w:val="0"/>
      <w:divBdr>
        <w:top w:val="none" w:sz="0" w:space="0" w:color="auto"/>
        <w:left w:val="none" w:sz="0" w:space="0" w:color="auto"/>
        <w:bottom w:val="none" w:sz="0" w:space="0" w:color="auto"/>
        <w:right w:val="none" w:sz="0" w:space="0" w:color="auto"/>
      </w:divBdr>
    </w:div>
    <w:div w:id="1609433091">
      <w:marLeft w:val="640"/>
      <w:marRight w:val="0"/>
      <w:marTop w:val="0"/>
      <w:marBottom w:val="0"/>
      <w:divBdr>
        <w:top w:val="none" w:sz="0" w:space="0" w:color="auto"/>
        <w:left w:val="none" w:sz="0" w:space="0" w:color="auto"/>
        <w:bottom w:val="none" w:sz="0" w:space="0" w:color="auto"/>
        <w:right w:val="none" w:sz="0" w:space="0" w:color="auto"/>
      </w:divBdr>
    </w:div>
    <w:div w:id="1611470860">
      <w:marLeft w:val="640"/>
      <w:marRight w:val="0"/>
      <w:marTop w:val="0"/>
      <w:marBottom w:val="0"/>
      <w:divBdr>
        <w:top w:val="none" w:sz="0" w:space="0" w:color="auto"/>
        <w:left w:val="none" w:sz="0" w:space="0" w:color="auto"/>
        <w:bottom w:val="none" w:sz="0" w:space="0" w:color="auto"/>
        <w:right w:val="none" w:sz="0" w:space="0" w:color="auto"/>
      </w:divBdr>
    </w:div>
    <w:div w:id="1612542349">
      <w:marLeft w:val="640"/>
      <w:marRight w:val="0"/>
      <w:marTop w:val="0"/>
      <w:marBottom w:val="0"/>
      <w:divBdr>
        <w:top w:val="none" w:sz="0" w:space="0" w:color="auto"/>
        <w:left w:val="none" w:sz="0" w:space="0" w:color="auto"/>
        <w:bottom w:val="none" w:sz="0" w:space="0" w:color="auto"/>
        <w:right w:val="none" w:sz="0" w:space="0" w:color="auto"/>
      </w:divBdr>
    </w:div>
    <w:div w:id="1612932941">
      <w:marLeft w:val="640"/>
      <w:marRight w:val="0"/>
      <w:marTop w:val="0"/>
      <w:marBottom w:val="0"/>
      <w:divBdr>
        <w:top w:val="none" w:sz="0" w:space="0" w:color="auto"/>
        <w:left w:val="none" w:sz="0" w:space="0" w:color="auto"/>
        <w:bottom w:val="none" w:sz="0" w:space="0" w:color="auto"/>
        <w:right w:val="none" w:sz="0" w:space="0" w:color="auto"/>
      </w:divBdr>
    </w:div>
    <w:div w:id="1613055953">
      <w:marLeft w:val="640"/>
      <w:marRight w:val="0"/>
      <w:marTop w:val="0"/>
      <w:marBottom w:val="0"/>
      <w:divBdr>
        <w:top w:val="none" w:sz="0" w:space="0" w:color="auto"/>
        <w:left w:val="none" w:sz="0" w:space="0" w:color="auto"/>
        <w:bottom w:val="none" w:sz="0" w:space="0" w:color="auto"/>
        <w:right w:val="none" w:sz="0" w:space="0" w:color="auto"/>
      </w:divBdr>
    </w:div>
    <w:div w:id="1614508262">
      <w:marLeft w:val="640"/>
      <w:marRight w:val="0"/>
      <w:marTop w:val="0"/>
      <w:marBottom w:val="0"/>
      <w:divBdr>
        <w:top w:val="none" w:sz="0" w:space="0" w:color="auto"/>
        <w:left w:val="none" w:sz="0" w:space="0" w:color="auto"/>
        <w:bottom w:val="none" w:sz="0" w:space="0" w:color="auto"/>
        <w:right w:val="none" w:sz="0" w:space="0" w:color="auto"/>
      </w:divBdr>
    </w:div>
    <w:div w:id="1617636027">
      <w:marLeft w:val="640"/>
      <w:marRight w:val="0"/>
      <w:marTop w:val="0"/>
      <w:marBottom w:val="0"/>
      <w:divBdr>
        <w:top w:val="none" w:sz="0" w:space="0" w:color="auto"/>
        <w:left w:val="none" w:sz="0" w:space="0" w:color="auto"/>
        <w:bottom w:val="none" w:sz="0" w:space="0" w:color="auto"/>
        <w:right w:val="none" w:sz="0" w:space="0" w:color="auto"/>
      </w:divBdr>
    </w:div>
    <w:div w:id="1621453589">
      <w:marLeft w:val="640"/>
      <w:marRight w:val="0"/>
      <w:marTop w:val="0"/>
      <w:marBottom w:val="0"/>
      <w:divBdr>
        <w:top w:val="none" w:sz="0" w:space="0" w:color="auto"/>
        <w:left w:val="none" w:sz="0" w:space="0" w:color="auto"/>
        <w:bottom w:val="none" w:sz="0" w:space="0" w:color="auto"/>
        <w:right w:val="none" w:sz="0" w:space="0" w:color="auto"/>
      </w:divBdr>
    </w:div>
    <w:div w:id="1622959368">
      <w:marLeft w:val="640"/>
      <w:marRight w:val="0"/>
      <w:marTop w:val="0"/>
      <w:marBottom w:val="0"/>
      <w:divBdr>
        <w:top w:val="none" w:sz="0" w:space="0" w:color="auto"/>
        <w:left w:val="none" w:sz="0" w:space="0" w:color="auto"/>
        <w:bottom w:val="none" w:sz="0" w:space="0" w:color="auto"/>
        <w:right w:val="none" w:sz="0" w:space="0" w:color="auto"/>
      </w:divBdr>
    </w:div>
    <w:div w:id="1623881417">
      <w:marLeft w:val="640"/>
      <w:marRight w:val="0"/>
      <w:marTop w:val="0"/>
      <w:marBottom w:val="0"/>
      <w:divBdr>
        <w:top w:val="none" w:sz="0" w:space="0" w:color="auto"/>
        <w:left w:val="none" w:sz="0" w:space="0" w:color="auto"/>
        <w:bottom w:val="none" w:sz="0" w:space="0" w:color="auto"/>
        <w:right w:val="none" w:sz="0" w:space="0" w:color="auto"/>
      </w:divBdr>
    </w:div>
    <w:div w:id="1623923738">
      <w:marLeft w:val="640"/>
      <w:marRight w:val="0"/>
      <w:marTop w:val="0"/>
      <w:marBottom w:val="0"/>
      <w:divBdr>
        <w:top w:val="none" w:sz="0" w:space="0" w:color="auto"/>
        <w:left w:val="none" w:sz="0" w:space="0" w:color="auto"/>
        <w:bottom w:val="none" w:sz="0" w:space="0" w:color="auto"/>
        <w:right w:val="none" w:sz="0" w:space="0" w:color="auto"/>
      </w:divBdr>
    </w:div>
    <w:div w:id="1623925951">
      <w:marLeft w:val="640"/>
      <w:marRight w:val="0"/>
      <w:marTop w:val="0"/>
      <w:marBottom w:val="0"/>
      <w:divBdr>
        <w:top w:val="none" w:sz="0" w:space="0" w:color="auto"/>
        <w:left w:val="none" w:sz="0" w:space="0" w:color="auto"/>
        <w:bottom w:val="none" w:sz="0" w:space="0" w:color="auto"/>
        <w:right w:val="none" w:sz="0" w:space="0" w:color="auto"/>
      </w:divBdr>
    </w:div>
    <w:div w:id="1625040698">
      <w:marLeft w:val="640"/>
      <w:marRight w:val="0"/>
      <w:marTop w:val="0"/>
      <w:marBottom w:val="0"/>
      <w:divBdr>
        <w:top w:val="none" w:sz="0" w:space="0" w:color="auto"/>
        <w:left w:val="none" w:sz="0" w:space="0" w:color="auto"/>
        <w:bottom w:val="none" w:sz="0" w:space="0" w:color="auto"/>
        <w:right w:val="none" w:sz="0" w:space="0" w:color="auto"/>
      </w:divBdr>
    </w:div>
    <w:div w:id="1625573886">
      <w:marLeft w:val="640"/>
      <w:marRight w:val="0"/>
      <w:marTop w:val="0"/>
      <w:marBottom w:val="0"/>
      <w:divBdr>
        <w:top w:val="none" w:sz="0" w:space="0" w:color="auto"/>
        <w:left w:val="none" w:sz="0" w:space="0" w:color="auto"/>
        <w:bottom w:val="none" w:sz="0" w:space="0" w:color="auto"/>
        <w:right w:val="none" w:sz="0" w:space="0" w:color="auto"/>
      </w:divBdr>
    </w:div>
    <w:div w:id="1627463683">
      <w:marLeft w:val="640"/>
      <w:marRight w:val="0"/>
      <w:marTop w:val="0"/>
      <w:marBottom w:val="0"/>
      <w:divBdr>
        <w:top w:val="none" w:sz="0" w:space="0" w:color="auto"/>
        <w:left w:val="none" w:sz="0" w:space="0" w:color="auto"/>
        <w:bottom w:val="none" w:sz="0" w:space="0" w:color="auto"/>
        <w:right w:val="none" w:sz="0" w:space="0" w:color="auto"/>
      </w:divBdr>
    </w:div>
    <w:div w:id="1629318826">
      <w:marLeft w:val="640"/>
      <w:marRight w:val="0"/>
      <w:marTop w:val="0"/>
      <w:marBottom w:val="0"/>
      <w:divBdr>
        <w:top w:val="none" w:sz="0" w:space="0" w:color="auto"/>
        <w:left w:val="none" w:sz="0" w:space="0" w:color="auto"/>
        <w:bottom w:val="none" w:sz="0" w:space="0" w:color="auto"/>
        <w:right w:val="none" w:sz="0" w:space="0" w:color="auto"/>
      </w:divBdr>
    </w:div>
    <w:div w:id="1630235553">
      <w:marLeft w:val="640"/>
      <w:marRight w:val="0"/>
      <w:marTop w:val="0"/>
      <w:marBottom w:val="0"/>
      <w:divBdr>
        <w:top w:val="none" w:sz="0" w:space="0" w:color="auto"/>
        <w:left w:val="none" w:sz="0" w:space="0" w:color="auto"/>
        <w:bottom w:val="none" w:sz="0" w:space="0" w:color="auto"/>
        <w:right w:val="none" w:sz="0" w:space="0" w:color="auto"/>
      </w:divBdr>
    </w:div>
    <w:div w:id="1631521249">
      <w:marLeft w:val="640"/>
      <w:marRight w:val="0"/>
      <w:marTop w:val="0"/>
      <w:marBottom w:val="0"/>
      <w:divBdr>
        <w:top w:val="none" w:sz="0" w:space="0" w:color="auto"/>
        <w:left w:val="none" w:sz="0" w:space="0" w:color="auto"/>
        <w:bottom w:val="none" w:sz="0" w:space="0" w:color="auto"/>
        <w:right w:val="none" w:sz="0" w:space="0" w:color="auto"/>
      </w:divBdr>
    </w:div>
    <w:div w:id="1635134588">
      <w:marLeft w:val="640"/>
      <w:marRight w:val="0"/>
      <w:marTop w:val="0"/>
      <w:marBottom w:val="0"/>
      <w:divBdr>
        <w:top w:val="none" w:sz="0" w:space="0" w:color="auto"/>
        <w:left w:val="none" w:sz="0" w:space="0" w:color="auto"/>
        <w:bottom w:val="none" w:sz="0" w:space="0" w:color="auto"/>
        <w:right w:val="none" w:sz="0" w:space="0" w:color="auto"/>
      </w:divBdr>
    </w:div>
    <w:div w:id="1635210628">
      <w:marLeft w:val="640"/>
      <w:marRight w:val="0"/>
      <w:marTop w:val="0"/>
      <w:marBottom w:val="0"/>
      <w:divBdr>
        <w:top w:val="none" w:sz="0" w:space="0" w:color="auto"/>
        <w:left w:val="none" w:sz="0" w:space="0" w:color="auto"/>
        <w:bottom w:val="none" w:sz="0" w:space="0" w:color="auto"/>
        <w:right w:val="none" w:sz="0" w:space="0" w:color="auto"/>
      </w:divBdr>
    </w:div>
    <w:div w:id="1636331430">
      <w:marLeft w:val="640"/>
      <w:marRight w:val="0"/>
      <w:marTop w:val="0"/>
      <w:marBottom w:val="0"/>
      <w:divBdr>
        <w:top w:val="none" w:sz="0" w:space="0" w:color="auto"/>
        <w:left w:val="none" w:sz="0" w:space="0" w:color="auto"/>
        <w:bottom w:val="none" w:sz="0" w:space="0" w:color="auto"/>
        <w:right w:val="none" w:sz="0" w:space="0" w:color="auto"/>
      </w:divBdr>
    </w:div>
    <w:div w:id="1639334868">
      <w:marLeft w:val="640"/>
      <w:marRight w:val="0"/>
      <w:marTop w:val="0"/>
      <w:marBottom w:val="0"/>
      <w:divBdr>
        <w:top w:val="none" w:sz="0" w:space="0" w:color="auto"/>
        <w:left w:val="none" w:sz="0" w:space="0" w:color="auto"/>
        <w:bottom w:val="none" w:sz="0" w:space="0" w:color="auto"/>
        <w:right w:val="none" w:sz="0" w:space="0" w:color="auto"/>
      </w:divBdr>
    </w:div>
    <w:div w:id="1639801036">
      <w:marLeft w:val="640"/>
      <w:marRight w:val="0"/>
      <w:marTop w:val="0"/>
      <w:marBottom w:val="0"/>
      <w:divBdr>
        <w:top w:val="none" w:sz="0" w:space="0" w:color="auto"/>
        <w:left w:val="none" w:sz="0" w:space="0" w:color="auto"/>
        <w:bottom w:val="none" w:sz="0" w:space="0" w:color="auto"/>
        <w:right w:val="none" w:sz="0" w:space="0" w:color="auto"/>
      </w:divBdr>
    </w:div>
    <w:div w:id="1639991474">
      <w:marLeft w:val="640"/>
      <w:marRight w:val="0"/>
      <w:marTop w:val="0"/>
      <w:marBottom w:val="0"/>
      <w:divBdr>
        <w:top w:val="none" w:sz="0" w:space="0" w:color="auto"/>
        <w:left w:val="none" w:sz="0" w:space="0" w:color="auto"/>
        <w:bottom w:val="none" w:sz="0" w:space="0" w:color="auto"/>
        <w:right w:val="none" w:sz="0" w:space="0" w:color="auto"/>
      </w:divBdr>
    </w:div>
    <w:div w:id="1642034590">
      <w:marLeft w:val="640"/>
      <w:marRight w:val="0"/>
      <w:marTop w:val="0"/>
      <w:marBottom w:val="0"/>
      <w:divBdr>
        <w:top w:val="none" w:sz="0" w:space="0" w:color="auto"/>
        <w:left w:val="none" w:sz="0" w:space="0" w:color="auto"/>
        <w:bottom w:val="none" w:sz="0" w:space="0" w:color="auto"/>
        <w:right w:val="none" w:sz="0" w:space="0" w:color="auto"/>
      </w:divBdr>
    </w:div>
    <w:div w:id="1644702122">
      <w:marLeft w:val="640"/>
      <w:marRight w:val="0"/>
      <w:marTop w:val="0"/>
      <w:marBottom w:val="0"/>
      <w:divBdr>
        <w:top w:val="none" w:sz="0" w:space="0" w:color="auto"/>
        <w:left w:val="none" w:sz="0" w:space="0" w:color="auto"/>
        <w:bottom w:val="none" w:sz="0" w:space="0" w:color="auto"/>
        <w:right w:val="none" w:sz="0" w:space="0" w:color="auto"/>
      </w:divBdr>
    </w:div>
    <w:div w:id="1645159909">
      <w:marLeft w:val="640"/>
      <w:marRight w:val="0"/>
      <w:marTop w:val="0"/>
      <w:marBottom w:val="0"/>
      <w:divBdr>
        <w:top w:val="none" w:sz="0" w:space="0" w:color="auto"/>
        <w:left w:val="none" w:sz="0" w:space="0" w:color="auto"/>
        <w:bottom w:val="none" w:sz="0" w:space="0" w:color="auto"/>
        <w:right w:val="none" w:sz="0" w:space="0" w:color="auto"/>
      </w:divBdr>
    </w:div>
    <w:div w:id="1649089726">
      <w:marLeft w:val="640"/>
      <w:marRight w:val="0"/>
      <w:marTop w:val="0"/>
      <w:marBottom w:val="0"/>
      <w:divBdr>
        <w:top w:val="none" w:sz="0" w:space="0" w:color="auto"/>
        <w:left w:val="none" w:sz="0" w:space="0" w:color="auto"/>
        <w:bottom w:val="none" w:sz="0" w:space="0" w:color="auto"/>
        <w:right w:val="none" w:sz="0" w:space="0" w:color="auto"/>
      </w:divBdr>
    </w:div>
    <w:div w:id="1650357843">
      <w:marLeft w:val="640"/>
      <w:marRight w:val="0"/>
      <w:marTop w:val="0"/>
      <w:marBottom w:val="0"/>
      <w:divBdr>
        <w:top w:val="none" w:sz="0" w:space="0" w:color="auto"/>
        <w:left w:val="none" w:sz="0" w:space="0" w:color="auto"/>
        <w:bottom w:val="none" w:sz="0" w:space="0" w:color="auto"/>
        <w:right w:val="none" w:sz="0" w:space="0" w:color="auto"/>
      </w:divBdr>
    </w:div>
    <w:div w:id="1651398207">
      <w:marLeft w:val="640"/>
      <w:marRight w:val="0"/>
      <w:marTop w:val="0"/>
      <w:marBottom w:val="0"/>
      <w:divBdr>
        <w:top w:val="none" w:sz="0" w:space="0" w:color="auto"/>
        <w:left w:val="none" w:sz="0" w:space="0" w:color="auto"/>
        <w:bottom w:val="none" w:sz="0" w:space="0" w:color="auto"/>
        <w:right w:val="none" w:sz="0" w:space="0" w:color="auto"/>
      </w:divBdr>
    </w:div>
    <w:div w:id="1654682330">
      <w:marLeft w:val="640"/>
      <w:marRight w:val="0"/>
      <w:marTop w:val="0"/>
      <w:marBottom w:val="0"/>
      <w:divBdr>
        <w:top w:val="none" w:sz="0" w:space="0" w:color="auto"/>
        <w:left w:val="none" w:sz="0" w:space="0" w:color="auto"/>
        <w:bottom w:val="none" w:sz="0" w:space="0" w:color="auto"/>
        <w:right w:val="none" w:sz="0" w:space="0" w:color="auto"/>
      </w:divBdr>
    </w:div>
    <w:div w:id="1656646474">
      <w:marLeft w:val="640"/>
      <w:marRight w:val="0"/>
      <w:marTop w:val="0"/>
      <w:marBottom w:val="0"/>
      <w:divBdr>
        <w:top w:val="none" w:sz="0" w:space="0" w:color="auto"/>
        <w:left w:val="none" w:sz="0" w:space="0" w:color="auto"/>
        <w:bottom w:val="none" w:sz="0" w:space="0" w:color="auto"/>
        <w:right w:val="none" w:sz="0" w:space="0" w:color="auto"/>
      </w:divBdr>
    </w:div>
    <w:div w:id="1659574957">
      <w:marLeft w:val="640"/>
      <w:marRight w:val="0"/>
      <w:marTop w:val="0"/>
      <w:marBottom w:val="0"/>
      <w:divBdr>
        <w:top w:val="none" w:sz="0" w:space="0" w:color="auto"/>
        <w:left w:val="none" w:sz="0" w:space="0" w:color="auto"/>
        <w:bottom w:val="none" w:sz="0" w:space="0" w:color="auto"/>
        <w:right w:val="none" w:sz="0" w:space="0" w:color="auto"/>
      </w:divBdr>
    </w:div>
    <w:div w:id="1659769610">
      <w:marLeft w:val="640"/>
      <w:marRight w:val="0"/>
      <w:marTop w:val="0"/>
      <w:marBottom w:val="0"/>
      <w:divBdr>
        <w:top w:val="none" w:sz="0" w:space="0" w:color="auto"/>
        <w:left w:val="none" w:sz="0" w:space="0" w:color="auto"/>
        <w:bottom w:val="none" w:sz="0" w:space="0" w:color="auto"/>
        <w:right w:val="none" w:sz="0" w:space="0" w:color="auto"/>
      </w:divBdr>
    </w:div>
    <w:div w:id="1660695055">
      <w:marLeft w:val="640"/>
      <w:marRight w:val="0"/>
      <w:marTop w:val="0"/>
      <w:marBottom w:val="0"/>
      <w:divBdr>
        <w:top w:val="none" w:sz="0" w:space="0" w:color="auto"/>
        <w:left w:val="none" w:sz="0" w:space="0" w:color="auto"/>
        <w:bottom w:val="none" w:sz="0" w:space="0" w:color="auto"/>
        <w:right w:val="none" w:sz="0" w:space="0" w:color="auto"/>
      </w:divBdr>
    </w:div>
    <w:div w:id="1660959579">
      <w:marLeft w:val="640"/>
      <w:marRight w:val="0"/>
      <w:marTop w:val="0"/>
      <w:marBottom w:val="0"/>
      <w:divBdr>
        <w:top w:val="none" w:sz="0" w:space="0" w:color="auto"/>
        <w:left w:val="none" w:sz="0" w:space="0" w:color="auto"/>
        <w:bottom w:val="none" w:sz="0" w:space="0" w:color="auto"/>
        <w:right w:val="none" w:sz="0" w:space="0" w:color="auto"/>
      </w:divBdr>
    </w:div>
    <w:div w:id="1660962480">
      <w:marLeft w:val="640"/>
      <w:marRight w:val="0"/>
      <w:marTop w:val="0"/>
      <w:marBottom w:val="0"/>
      <w:divBdr>
        <w:top w:val="none" w:sz="0" w:space="0" w:color="auto"/>
        <w:left w:val="none" w:sz="0" w:space="0" w:color="auto"/>
        <w:bottom w:val="none" w:sz="0" w:space="0" w:color="auto"/>
        <w:right w:val="none" w:sz="0" w:space="0" w:color="auto"/>
      </w:divBdr>
    </w:div>
    <w:div w:id="1662080695">
      <w:marLeft w:val="640"/>
      <w:marRight w:val="0"/>
      <w:marTop w:val="0"/>
      <w:marBottom w:val="0"/>
      <w:divBdr>
        <w:top w:val="none" w:sz="0" w:space="0" w:color="auto"/>
        <w:left w:val="none" w:sz="0" w:space="0" w:color="auto"/>
        <w:bottom w:val="none" w:sz="0" w:space="0" w:color="auto"/>
        <w:right w:val="none" w:sz="0" w:space="0" w:color="auto"/>
      </w:divBdr>
    </w:div>
    <w:div w:id="1662462557">
      <w:marLeft w:val="640"/>
      <w:marRight w:val="0"/>
      <w:marTop w:val="0"/>
      <w:marBottom w:val="0"/>
      <w:divBdr>
        <w:top w:val="none" w:sz="0" w:space="0" w:color="auto"/>
        <w:left w:val="none" w:sz="0" w:space="0" w:color="auto"/>
        <w:bottom w:val="none" w:sz="0" w:space="0" w:color="auto"/>
        <w:right w:val="none" w:sz="0" w:space="0" w:color="auto"/>
      </w:divBdr>
    </w:div>
    <w:div w:id="1666349995">
      <w:marLeft w:val="640"/>
      <w:marRight w:val="0"/>
      <w:marTop w:val="0"/>
      <w:marBottom w:val="0"/>
      <w:divBdr>
        <w:top w:val="none" w:sz="0" w:space="0" w:color="auto"/>
        <w:left w:val="none" w:sz="0" w:space="0" w:color="auto"/>
        <w:bottom w:val="none" w:sz="0" w:space="0" w:color="auto"/>
        <w:right w:val="none" w:sz="0" w:space="0" w:color="auto"/>
      </w:divBdr>
    </w:div>
    <w:div w:id="1668360562">
      <w:marLeft w:val="640"/>
      <w:marRight w:val="0"/>
      <w:marTop w:val="0"/>
      <w:marBottom w:val="0"/>
      <w:divBdr>
        <w:top w:val="none" w:sz="0" w:space="0" w:color="auto"/>
        <w:left w:val="none" w:sz="0" w:space="0" w:color="auto"/>
        <w:bottom w:val="none" w:sz="0" w:space="0" w:color="auto"/>
        <w:right w:val="none" w:sz="0" w:space="0" w:color="auto"/>
      </w:divBdr>
    </w:div>
    <w:div w:id="1671711468">
      <w:marLeft w:val="640"/>
      <w:marRight w:val="0"/>
      <w:marTop w:val="0"/>
      <w:marBottom w:val="0"/>
      <w:divBdr>
        <w:top w:val="none" w:sz="0" w:space="0" w:color="auto"/>
        <w:left w:val="none" w:sz="0" w:space="0" w:color="auto"/>
        <w:bottom w:val="none" w:sz="0" w:space="0" w:color="auto"/>
        <w:right w:val="none" w:sz="0" w:space="0" w:color="auto"/>
      </w:divBdr>
    </w:div>
    <w:div w:id="1671983859">
      <w:marLeft w:val="640"/>
      <w:marRight w:val="0"/>
      <w:marTop w:val="0"/>
      <w:marBottom w:val="0"/>
      <w:divBdr>
        <w:top w:val="none" w:sz="0" w:space="0" w:color="auto"/>
        <w:left w:val="none" w:sz="0" w:space="0" w:color="auto"/>
        <w:bottom w:val="none" w:sz="0" w:space="0" w:color="auto"/>
        <w:right w:val="none" w:sz="0" w:space="0" w:color="auto"/>
      </w:divBdr>
    </w:div>
    <w:div w:id="1672836575">
      <w:marLeft w:val="640"/>
      <w:marRight w:val="0"/>
      <w:marTop w:val="0"/>
      <w:marBottom w:val="0"/>
      <w:divBdr>
        <w:top w:val="none" w:sz="0" w:space="0" w:color="auto"/>
        <w:left w:val="none" w:sz="0" w:space="0" w:color="auto"/>
        <w:bottom w:val="none" w:sz="0" w:space="0" w:color="auto"/>
        <w:right w:val="none" w:sz="0" w:space="0" w:color="auto"/>
      </w:divBdr>
    </w:div>
    <w:div w:id="1675180648">
      <w:marLeft w:val="640"/>
      <w:marRight w:val="0"/>
      <w:marTop w:val="0"/>
      <w:marBottom w:val="0"/>
      <w:divBdr>
        <w:top w:val="none" w:sz="0" w:space="0" w:color="auto"/>
        <w:left w:val="none" w:sz="0" w:space="0" w:color="auto"/>
        <w:bottom w:val="none" w:sz="0" w:space="0" w:color="auto"/>
        <w:right w:val="none" w:sz="0" w:space="0" w:color="auto"/>
      </w:divBdr>
    </w:div>
    <w:div w:id="1676151005">
      <w:marLeft w:val="640"/>
      <w:marRight w:val="0"/>
      <w:marTop w:val="0"/>
      <w:marBottom w:val="0"/>
      <w:divBdr>
        <w:top w:val="none" w:sz="0" w:space="0" w:color="auto"/>
        <w:left w:val="none" w:sz="0" w:space="0" w:color="auto"/>
        <w:bottom w:val="none" w:sz="0" w:space="0" w:color="auto"/>
        <w:right w:val="none" w:sz="0" w:space="0" w:color="auto"/>
      </w:divBdr>
    </w:div>
    <w:div w:id="1676692148">
      <w:marLeft w:val="640"/>
      <w:marRight w:val="0"/>
      <w:marTop w:val="0"/>
      <w:marBottom w:val="0"/>
      <w:divBdr>
        <w:top w:val="none" w:sz="0" w:space="0" w:color="auto"/>
        <w:left w:val="none" w:sz="0" w:space="0" w:color="auto"/>
        <w:bottom w:val="none" w:sz="0" w:space="0" w:color="auto"/>
        <w:right w:val="none" w:sz="0" w:space="0" w:color="auto"/>
      </w:divBdr>
    </w:div>
    <w:div w:id="1677341377">
      <w:marLeft w:val="640"/>
      <w:marRight w:val="0"/>
      <w:marTop w:val="0"/>
      <w:marBottom w:val="0"/>
      <w:divBdr>
        <w:top w:val="none" w:sz="0" w:space="0" w:color="auto"/>
        <w:left w:val="none" w:sz="0" w:space="0" w:color="auto"/>
        <w:bottom w:val="none" w:sz="0" w:space="0" w:color="auto"/>
        <w:right w:val="none" w:sz="0" w:space="0" w:color="auto"/>
      </w:divBdr>
    </w:div>
    <w:div w:id="1677807849">
      <w:marLeft w:val="640"/>
      <w:marRight w:val="0"/>
      <w:marTop w:val="0"/>
      <w:marBottom w:val="0"/>
      <w:divBdr>
        <w:top w:val="none" w:sz="0" w:space="0" w:color="auto"/>
        <w:left w:val="none" w:sz="0" w:space="0" w:color="auto"/>
        <w:bottom w:val="none" w:sz="0" w:space="0" w:color="auto"/>
        <w:right w:val="none" w:sz="0" w:space="0" w:color="auto"/>
      </w:divBdr>
    </w:div>
    <w:div w:id="1678532896">
      <w:marLeft w:val="640"/>
      <w:marRight w:val="0"/>
      <w:marTop w:val="0"/>
      <w:marBottom w:val="0"/>
      <w:divBdr>
        <w:top w:val="none" w:sz="0" w:space="0" w:color="auto"/>
        <w:left w:val="none" w:sz="0" w:space="0" w:color="auto"/>
        <w:bottom w:val="none" w:sz="0" w:space="0" w:color="auto"/>
        <w:right w:val="none" w:sz="0" w:space="0" w:color="auto"/>
      </w:divBdr>
    </w:div>
    <w:div w:id="1679312997">
      <w:marLeft w:val="640"/>
      <w:marRight w:val="0"/>
      <w:marTop w:val="0"/>
      <w:marBottom w:val="0"/>
      <w:divBdr>
        <w:top w:val="none" w:sz="0" w:space="0" w:color="auto"/>
        <w:left w:val="none" w:sz="0" w:space="0" w:color="auto"/>
        <w:bottom w:val="none" w:sz="0" w:space="0" w:color="auto"/>
        <w:right w:val="none" w:sz="0" w:space="0" w:color="auto"/>
      </w:divBdr>
    </w:div>
    <w:div w:id="1680354040">
      <w:marLeft w:val="640"/>
      <w:marRight w:val="0"/>
      <w:marTop w:val="0"/>
      <w:marBottom w:val="0"/>
      <w:divBdr>
        <w:top w:val="none" w:sz="0" w:space="0" w:color="auto"/>
        <w:left w:val="none" w:sz="0" w:space="0" w:color="auto"/>
        <w:bottom w:val="none" w:sz="0" w:space="0" w:color="auto"/>
        <w:right w:val="none" w:sz="0" w:space="0" w:color="auto"/>
      </w:divBdr>
    </w:div>
    <w:div w:id="1681663174">
      <w:marLeft w:val="640"/>
      <w:marRight w:val="0"/>
      <w:marTop w:val="0"/>
      <w:marBottom w:val="0"/>
      <w:divBdr>
        <w:top w:val="none" w:sz="0" w:space="0" w:color="auto"/>
        <w:left w:val="none" w:sz="0" w:space="0" w:color="auto"/>
        <w:bottom w:val="none" w:sz="0" w:space="0" w:color="auto"/>
        <w:right w:val="none" w:sz="0" w:space="0" w:color="auto"/>
      </w:divBdr>
    </w:div>
    <w:div w:id="1682850205">
      <w:marLeft w:val="640"/>
      <w:marRight w:val="0"/>
      <w:marTop w:val="0"/>
      <w:marBottom w:val="0"/>
      <w:divBdr>
        <w:top w:val="none" w:sz="0" w:space="0" w:color="auto"/>
        <w:left w:val="none" w:sz="0" w:space="0" w:color="auto"/>
        <w:bottom w:val="none" w:sz="0" w:space="0" w:color="auto"/>
        <w:right w:val="none" w:sz="0" w:space="0" w:color="auto"/>
      </w:divBdr>
    </w:div>
    <w:div w:id="1684624028">
      <w:marLeft w:val="640"/>
      <w:marRight w:val="0"/>
      <w:marTop w:val="0"/>
      <w:marBottom w:val="0"/>
      <w:divBdr>
        <w:top w:val="none" w:sz="0" w:space="0" w:color="auto"/>
        <w:left w:val="none" w:sz="0" w:space="0" w:color="auto"/>
        <w:bottom w:val="none" w:sz="0" w:space="0" w:color="auto"/>
        <w:right w:val="none" w:sz="0" w:space="0" w:color="auto"/>
      </w:divBdr>
    </w:div>
    <w:div w:id="1685741171">
      <w:marLeft w:val="640"/>
      <w:marRight w:val="0"/>
      <w:marTop w:val="0"/>
      <w:marBottom w:val="0"/>
      <w:divBdr>
        <w:top w:val="none" w:sz="0" w:space="0" w:color="auto"/>
        <w:left w:val="none" w:sz="0" w:space="0" w:color="auto"/>
        <w:bottom w:val="none" w:sz="0" w:space="0" w:color="auto"/>
        <w:right w:val="none" w:sz="0" w:space="0" w:color="auto"/>
      </w:divBdr>
    </w:div>
    <w:div w:id="1685941655">
      <w:marLeft w:val="640"/>
      <w:marRight w:val="0"/>
      <w:marTop w:val="0"/>
      <w:marBottom w:val="0"/>
      <w:divBdr>
        <w:top w:val="none" w:sz="0" w:space="0" w:color="auto"/>
        <w:left w:val="none" w:sz="0" w:space="0" w:color="auto"/>
        <w:bottom w:val="none" w:sz="0" w:space="0" w:color="auto"/>
        <w:right w:val="none" w:sz="0" w:space="0" w:color="auto"/>
      </w:divBdr>
    </w:div>
    <w:div w:id="1687902869">
      <w:marLeft w:val="640"/>
      <w:marRight w:val="0"/>
      <w:marTop w:val="0"/>
      <w:marBottom w:val="0"/>
      <w:divBdr>
        <w:top w:val="none" w:sz="0" w:space="0" w:color="auto"/>
        <w:left w:val="none" w:sz="0" w:space="0" w:color="auto"/>
        <w:bottom w:val="none" w:sz="0" w:space="0" w:color="auto"/>
        <w:right w:val="none" w:sz="0" w:space="0" w:color="auto"/>
      </w:divBdr>
    </w:div>
    <w:div w:id="1688210528">
      <w:marLeft w:val="640"/>
      <w:marRight w:val="0"/>
      <w:marTop w:val="0"/>
      <w:marBottom w:val="0"/>
      <w:divBdr>
        <w:top w:val="none" w:sz="0" w:space="0" w:color="auto"/>
        <w:left w:val="none" w:sz="0" w:space="0" w:color="auto"/>
        <w:bottom w:val="none" w:sz="0" w:space="0" w:color="auto"/>
        <w:right w:val="none" w:sz="0" w:space="0" w:color="auto"/>
      </w:divBdr>
    </w:div>
    <w:div w:id="1689134695">
      <w:marLeft w:val="640"/>
      <w:marRight w:val="0"/>
      <w:marTop w:val="0"/>
      <w:marBottom w:val="0"/>
      <w:divBdr>
        <w:top w:val="none" w:sz="0" w:space="0" w:color="auto"/>
        <w:left w:val="none" w:sz="0" w:space="0" w:color="auto"/>
        <w:bottom w:val="none" w:sz="0" w:space="0" w:color="auto"/>
        <w:right w:val="none" w:sz="0" w:space="0" w:color="auto"/>
      </w:divBdr>
    </w:div>
    <w:div w:id="1689405971">
      <w:marLeft w:val="640"/>
      <w:marRight w:val="0"/>
      <w:marTop w:val="0"/>
      <w:marBottom w:val="0"/>
      <w:divBdr>
        <w:top w:val="none" w:sz="0" w:space="0" w:color="auto"/>
        <w:left w:val="none" w:sz="0" w:space="0" w:color="auto"/>
        <w:bottom w:val="none" w:sz="0" w:space="0" w:color="auto"/>
        <w:right w:val="none" w:sz="0" w:space="0" w:color="auto"/>
      </w:divBdr>
    </w:div>
    <w:div w:id="1689520889">
      <w:marLeft w:val="640"/>
      <w:marRight w:val="0"/>
      <w:marTop w:val="0"/>
      <w:marBottom w:val="0"/>
      <w:divBdr>
        <w:top w:val="none" w:sz="0" w:space="0" w:color="auto"/>
        <w:left w:val="none" w:sz="0" w:space="0" w:color="auto"/>
        <w:bottom w:val="none" w:sz="0" w:space="0" w:color="auto"/>
        <w:right w:val="none" w:sz="0" w:space="0" w:color="auto"/>
      </w:divBdr>
    </w:div>
    <w:div w:id="1697391559">
      <w:marLeft w:val="640"/>
      <w:marRight w:val="0"/>
      <w:marTop w:val="0"/>
      <w:marBottom w:val="0"/>
      <w:divBdr>
        <w:top w:val="none" w:sz="0" w:space="0" w:color="auto"/>
        <w:left w:val="none" w:sz="0" w:space="0" w:color="auto"/>
        <w:bottom w:val="none" w:sz="0" w:space="0" w:color="auto"/>
        <w:right w:val="none" w:sz="0" w:space="0" w:color="auto"/>
      </w:divBdr>
    </w:div>
    <w:div w:id="1699502128">
      <w:marLeft w:val="640"/>
      <w:marRight w:val="0"/>
      <w:marTop w:val="0"/>
      <w:marBottom w:val="0"/>
      <w:divBdr>
        <w:top w:val="none" w:sz="0" w:space="0" w:color="auto"/>
        <w:left w:val="none" w:sz="0" w:space="0" w:color="auto"/>
        <w:bottom w:val="none" w:sz="0" w:space="0" w:color="auto"/>
        <w:right w:val="none" w:sz="0" w:space="0" w:color="auto"/>
      </w:divBdr>
    </w:div>
    <w:div w:id="1702898030">
      <w:marLeft w:val="640"/>
      <w:marRight w:val="0"/>
      <w:marTop w:val="0"/>
      <w:marBottom w:val="0"/>
      <w:divBdr>
        <w:top w:val="none" w:sz="0" w:space="0" w:color="auto"/>
        <w:left w:val="none" w:sz="0" w:space="0" w:color="auto"/>
        <w:bottom w:val="none" w:sz="0" w:space="0" w:color="auto"/>
        <w:right w:val="none" w:sz="0" w:space="0" w:color="auto"/>
      </w:divBdr>
    </w:div>
    <w:div w:id="1703091315">
      <w:marLeft w:val="640"/>
      <w:marRight w:val="0"/>
      <w:marTop w:val="0"/>
      <w:marBottom w:val="0"/>
      <w:divBdr>
        <w:top w:val="none" w:sz="0" w:space="0" w:color="auto"/>
        <w:left w:val="none" w:sz="0" w:space="0" w:color="auto"/>
        <w:bottom w:val="none" w:sz="0" w:space="0" w:color="auto"/>
        <w:right w:val="none" w:sz="0" w:space="0" w:color="auto"/>
      </w:divBdr>
    </w:div>
    <w:div w:id="1704210213">
      <w:marLeft w:val="640"/>
      <w:marRight w:val="0"/>
      <w:marTop w:val="0"/>
      <w:marBottom w:val="0"/>
      <w:divBdr>
        <w:top w:val="none" w:sz="0" w:space="0" w:color="auto"/>
        <w:left w:val="none" w:sz="0" w:space="0" w:color="auto"/>
        <w:bottom w:val="none" w:sz="0" w:space="0" w:color="auto"/>
        <w:right w:val="none" w:sz="0" w:space="0" w:color="auto"/>
      </w:divBdr>
    </w:div>
    <w:div w:id="1704596770">
      <w:marLeft w:val="640"/>
      <w:marRight w:val="0"/>
      <w:marTop w:val="0"/>
      <w:marBottom w:val="0"/>
      <w:divBdr>
        <w:top w:val="none" w:sz="0" w:space="0" w:color="auto"/>
        <w:left w:val="none" w:sz="0" w:space="0" w:color="auto"/>
        <w:bottom w:val="none" w:sz="0" w:space="0" w:color="auto"/>
        <w:right w:val="none" w:sz="0" w:space="0" w:color="auto"/>
      </w:divBdr>
    </w:div>
    <w:div w:id="1705979710">
      <w:marLeft w:val="640"/>
      <w:marRight w:val="0"/>
      <w:marTop w:val="0"/>
      <w:marBottom w:val="0"/>
      <w:divBdr>
        <w:top w:val="none" w:sz="0" w:space="0" w:color="auto"/>
        <w:left w:val="none" w:sz="0" w:space="0" w:color="auto"/>
        <w:bottom w:val="none" w:sz="0" w:space="0" w:color="auto"/>
        <w:right w:val="none" w:sz="0" w:space="0" w:color="auto"/>
      </w:divBdr>
    </w:div>
    <w:div w:id="1707943666">
      <w:marLeft w:val="640"/>
      <w:marRight w:val="0"/>
      <w:marTop w:val="0"/>
      <w:marBottom w:val="0"/>
      <w:divBdr>
        <w:top w:val="none" w:sz="0" w:space="0" w:color="auto"/>
        <w:left w:val="none" w:sz="0" w:space="0" w:color="auto"/>
        <w:bottom w:val="none" w:sz="0" w:space="0" w:color="auto"/>
        <w:right w:val="none" w:sz="0" w:space="0" w:color="auto"/>
      </w:divBdr>
    </w:div>
    <w:div w:id="1709259391">
      <w:marLeft w:val="640"/>
      <w:marRight w:val="0"/>
      <w:marTop w:val="0"/>
      <w:marBottom w:val="0"/>
      <w:divBdr>
        <w:top w:val="none" w:sz="0" w:space="0" w:color="auto"/>
        <w:left w:val="none" w:sz="0" w:space="0" w:color="auto"/>
        <w:bottom w:val="none" w:sz="0" w:space="0" w:color="auto"/>
        <w:right w:val="none" w:sz="0" w:space="0" w:color="auto"/>
      </w:divBdr>
    </w:div>
    <w:div w:id="1710956794">
      <w:marLeft w:val="640"/>
      <w:marRight w:val="0"/>
      <w:marTop w:val="0"/>
      <w:marBottom w:val="0"/>
      <w:divBdr>
        <w:top w:val="none" w:sz="0" w:space="0" w:color="auto"/>
        <w:left w:val="none" w:sz="0" w:space="0" w:color="auto"/>
        <w:bottom w:val="none" w:sz="0" w:space="0" w:color="auto"/>
        <w:right w:val="none" w:sz="0" w:space="0" w:color="auto"/>
      </w:divBdr>
    </w:div>
    <w:div w:id="1717655411">
      <w:marLeft w:val="640"/>
      <w:marRight w:val="0"/>
      <w:marTop w:val="0"/>
      <w:marBottom w:val="0"/>
      <w:divBdr>
        <w:top w:val="none" w:sz="0" w:space="0" w:color="auto"/>
        <w:left w:val="none" w:sz="0" w:space="0" w:color="auto"/>
        <w:bottom w:val="none" w:sz="0" w:space="0" w:color="auto"/>
        <w:right w:val="none" w:sz="0" w:space="0" w:color="auto"/>
      </w:divBdr>
    </w:div>
    <w:div w:id="1719742715">
      <w:marLeft w:val="640"/>
      <w:marRight w:val="0"/>
      <w:marTop w:val="0"/>
      <w:marBottom w:val="0"/>
      <w:divBdr>
        <w:top w:val="none" w:sz="0" w:space="0" w:color="auto"/>
        <w:left w:val="none" w:sz="0" w:space="0" w:color="auto"/>
        <w:bottom w:val="none" w:sz="0" w:space="0" w:color="auto"/>
        <w:right w:val="none" w:sz="0" w:space="0" w:color="auto"/>
      </w:divBdr>
    </w:div>
    <w:div w:id="1720976063">
      <w:marLeft w:val="640"/>
      <w:marRight w:val="0"/>
      <w:marTop w:val="0"/>
      <w:marBottom w:val="0"/>
      <w:divBdr>
        <w:top w:val="none" w:sz="0" w:space="0" w:color="auto"/>
        <w:left w:val="none" w:sz="0" w:space="0" w:color="auto"/>
        <w:bottom w:val="none" w:sz="0" w:space="0" w:color="auto"/>
        <w:right w:val="none" w:sz="0" w:space="0" w:color="auto"/>
      </w:divBdr>
    </w:div>
    <w:div w:id="1722169763">
      <w:marLeft w:val="640"/>
      <w:marRight w:val="0"/>
      <w:marTop w:val="0"/>
      <w:marBottom w:val="0"/>
      <w:divBdr>
        <w:top w:val="none" w:sz="0" w:space="0" w:color="auto"/>
        <w:left w:val="none" w:sz="0" w:space="0" w:color="auto"/>
        <w:bottom w:val="none" w:sz="0" w:space="0" w:color="auto"/>
        <w:right w:val="none" w:sz="0" w:space="0" w:color="auto"/>
      </w:divBdr>
    </w:div>
    <w:div w:id="1723282620">
      <w:marLeft w:val="640"/>
      <w:marRight w:val="0"/>
      <w:marTop w:val="0"/>
      <w:marBottom w:val="0"/>
      <w:divBdr>
        <w:top w:val="none" w:sz="0" w:space="0" w:color="auto"/>
        <w:left w:val="none" w:sz="0" w:space="0" w:color="auto"/>
        <w:bottom w:val="none" w:sz="0" w:space="0" w:color="auto"/>
        <w:right w:val="none" w:sz="0" w:space="0" w:color="auto"/>
      </w:divBdr>
    </w:div>
    <w:div w:id="1723942499">
      <w:marLeft w:val="640"/>
      <w:marRight w:val="0"/>
      <w:marTop w:val="0"/>
      <w:marBottom w:val="0"/>
      <w:divBdr>
        <w:top w:val="none" w:sz="0" w:space="0" w:color="auto"/>
        <w:left w:val="none" w:sz="0" w:space="0" w:color="auto"/>
        <w:bottom w:val="none" w:sz="0" w:space="0" w:color="auto"/>
        <w:right w:val="none" w:sz="0" w:space="0" w:color="auto"/>
      </w:divBdr>
    </w:div>
    <w:div w:id="1725907161">
      <w:marLeft w:val="640"/>
      <w:marRight w:val="0"/>
      <w:marTop w:val="0"/>
      <w:marBottom w:val="0"/>
      <w:divBdr>
        <w:top w:val="none" w:sz="0" w:space="0" w:color="auto"/>
        <w:left w:val="none" w:sz="0" w:space="0" w:color="auto"/>
        <w:bottom w:val="none" w:sz="0" w:space="0" w:color="auto"/>
        <w:right w:val="none" w:sz="0" w:space="0" w:color="auto"/>
      </w:divBdr>
    </w:div>
    <w:div w:id="1726367141">
      <w:marLeft w:val="640"/>
      <w:marRight w:val="0"/>
      <w:marTop w:val="0"/>
      <w:marBottom w:val="0"/>
      <w:divBdr>
        <w:top w:val="none" w:sz="0" w:space="0" w:color="auto"/>
        <w:left w:val="none" w:sz="0" w:space="0" w:color="auto"/>
        <w:bottom w:val="none" w:sz="0" w:space="0" w:color="auto"/>
        <w:right w:val="none" w:sz="0" w:space="0" w:color="auto"/>
      </w:divBdr>
    </w:div>
    <w:div w:id="1727338312">
      <w:marLeft w:val="640"/>
      <w:marRight w:val="0"/>
      <w:marTop w:val="0"/>
      <w:marBottom w:val="0"/>
      <w:divBdr>
        <w:top w:val="none" w:sz="0" w:space="0" w:color="auto"/>
        <w:left w:val="none" w:sz="0" w:space="0" w:color="auto"/>
        <w:bottom w:val="none" w:sz="0" w:space="0" w:color="auto"/>
        <w:right w:val="none" w:sz="0" w:space="0" w:color="auto"/>
      </w:divBdr>
    </w:div>
    <w:div w:id="1727417203">
      <w:marLeft w:val="640"/>
      <w:marRight w:val="0"/>
      <w:marTop w:val="0"/>
      <w:marBottom w:val="0"/>
      <w:divBdr>
        <w:top w:val="none" w:sz="0" w:space="0" w:color="auto"/>
        <w:left w:val="none" w:sz="0" w:space="0" w:color="auto"/>
        <w:bottom w:val="none" w:sz="0" w:space="0" w:color="auto"/>
        <w:right w:val="none" w:sz="0" w:space="0" w:color="auto"/>
      </w:divBdr>
    </w:div>
    <w:div w:id="1728452460">
      <w:marLeft w:val="640"/>
      <w:marRight w:val="0"/>
      <w:marTop w:val="0"/>
      <w:marBottom w:val="0"/>
      <w:divBdr>
        <w:top w:val="none" w:sz="0" w:space="0" w:color="auto"/>
        <w:left w:val="none" w:sz="0" w:space="0" w:color="auto"/>
        <w:bottom w:val="none" w:sz="0" w:space="0" w:color="auto"/>
        <w:right w:val="none" w:sz="0" w:space="0" w:color="auto"/>
      </w:divBdr>
    </w:div>
    <w:div w:id="1729527114">
      <w:marLeft w:val="640"/>
      <w:marRight w:val="0"/>
      <w:marTop w:val="0"/>
      <w:marBottom w:val="0"/>
      <w:divBdr>
        <w:top w:val="none" w:sz="0" w:space="0" w:color="auto"/>
        <w:left w:val="none" w:sz="0" w:space="0" w:color="auto"/>
        <w:bottom w:val="none" w:sz="0" w:space="0" w:color="auto"/>
        <w:right w:val="none" w:sz="0" w:space="0" w:color="auto"/>
      </w:divBdr>
    </w:div>
    <w:div w:id="1730110764">
      <w:marLeft w:val="640"/>
      <w:marRight w:val="0"/>
      <w:marTop w:val="0"/>
      <w:marBottom w:val="0"/>
      <w:divBdr>
        <w:top w:val="none" w:sz="0" w:space="0" w:color="auto"/>
        <w:left w:val="none" w:sz="0" w:space="0" w:color="auto"/>
        <w:bottom w:val="none" w:sz="0" w:space="0" w:color="auto"/>
        <w:right w:val="none" w:sz="0" w:space="0" w:color="auto"/>
      </w:divBdr>
    </w:div>
    <w:div w:id="1733625738">
      <w:marLeft w:val="640"/>
      <w:marRight w:val="0"/>
      <w:marTop w:val="0"/>
      <w:marBottom w:val="0"/>
      <w:divBdr>
        <w:top w:val="none" w:sz="0" w:space="0" w:color="auto"/>
        <w:left w:val="none" w:sz="0" w:space="0" w:color="auto"/>
        <w:bottom w:val="none" w:sz="0" w:space="0" w:color="auto"/>
        <w:right w:val="none" w:sz="0" w:space="0" w:color="auto"/>
      </w:divBdr>
    </w:div>
    <w:div w:id="1733968662">
      <w:marLeft w:val="640"/>
      <w:marRight w:val="0"/>
      <w:marTop w:val="0"/>
      <w:marBottom w:val="0"/>
      <w:divBdr>
        <w:top w:val="none" w:sz="0" w:space="0" w:color="auto"/>
        <w:left w:val="none" w:sz="0" w:space="0" w:color="auto"/>
        <w:bottom w:val="none" w:sz="0" w:space="0" w:color="auto"/>
        <w:right w:val="none" w:sz="0" w:space="0" w:color="auto"/>
      </w:divBdr>
    </w:div>
    <w:div w:id="1734693974">
      <w:marLeft w:val="640"/>
      <w:marRight w:val="0"/>
      <w:marTop w:val="0"/>
      <w:marBottom w:val="0"/>
      <w:divBdr>
        <w:top w:val="none" w:sz="0" w:space="0" w:color="auto"/>
        <w:left w:val="none" w:sz="0" w:space="0" w:color="auto"/>
        <w:bottom w:val="none" w:sz="0" w:space="0" w:color="auto"/>
        <w:right w:val="none" w:sz="0" w:space="0" w:color="auto"/>
      </w:divBdr>
    </w:div>
    <w:div w:id="1739858200">
      <w:marLeft w:val="640"/>
      <w:marRight w:val="0"/>
      <w:marTop w:val="0"/>
      <w:marBottom w:val="0"/>
      <w:divBdr>
        <w:top w:val="none" w:sz="0" w:space="0" w:color="auto"/>
        <w:left w:val="none" w:sz="0" w:space="0" w:color="auto"/>
        <w:bottom w:val="none" w:sz="0" w:space="0" w:color="auto"/>
        <w:right w:val="none" w:sz="0" w:space="0" w:color="auto"/>
      </w:divBdr>
    </w:div>
    <w:div w:id="1740863593">
      <w:marLeft w:val="640"/>
      <w:marRight w:val="0"/>
      <w:marTop w:val="0"/>
      <w:marBottom w:val="0"/>
      <w:divBdr>
        <w:top w:val="none" w:sz="0" w:space="0" w:color="auto"/>
        <w:left w:val="none" w:sz="0" w:space="0" w:color="auto"/>
        <w:bottom w:val="none" w:sz="0" w:space="0" w:color="auto"/>
        <w:right w:val="none" w:sz="0" w:space="0" w:color="auto"/>
      </w:divBdr>
    </w:div>
    <w:div w:id="1742093284">
      <w:marLeft w:val="640"/>
      <w:marRight w:val="0"/>
      <w:marTop w:val="0"/>
      <w:marBottom w:val="0"/>
      <w:divBdr>
        <w:top w:val="none" w:sz="0" w:space="0" w:color="auto"/>
        <w:left w:val="none" w:sz="0" w:space="0" w:color="auto"/>
        <w:bottom w:val="none" w:sz="0" w:space="0" w:color="auto"/>
        <w:right w:val="none" w:sz="0" w:space="0" w:color="auto"/>
      </w:divBdr>
    </w:div>
    <w:div w:id="1743597059">
      <w:marLeft w:val="640"/>
      <w:marRight w:val="0"/>
      <w:marTop w:val="0"/>
      <w:marBottom w:val="0"/>
      <w:divBdr>
        <w:top w:val="none" w:sz="0" w:space="0" w:color="auto"/>
        <w:left w:val="none" w:sz="0" w:space="0" w:color="auto"/>
        <w:bottom w:val="none" w:sz="0" w:space="0" w:color="auto"/>
        <w:right w:val="none" w:sz="0" w:space="0" w:color="auto"/>
      </w:divBdr>
    </w:div>
    <w:div w:id="1746415194">
      <w:marLeft w:val="640"/>
      <w:marRight w:val="0"/>
      <w:marTop w:val="0"/>
      <w:marBottom w:val="0"/>
      <w:divBdr>
        <w:top w:val="none" w:sz="0" w:space="0" w:color="auto"/>
        <w:left w:val="none" w:sz="0" w:space="0" w:color="auto"/>
        <w:bottom w:val="none" w:sz="0" w:space="0" w:color="auto"/>
        <w:right w:val="none" w:sz="0" w:space="0" w:color="auto"/>
      </w:divBdr>
    </w:div>
    <w:div w:id="1746611174">
      <w:marLeft w:val="640"/>
      <w:marRight w:val="0"/>
      <w:marTop w:val="0"/>
      <w:marBottom w:val="0"/>
      <w:divBdr>
        <w:top w:val="none" w:sz="0" w:space="0" w:color="auto"/>
        <w:left w:val="none" w:sz="0" w:space="0" w:color="auto"/>
        <w:bottom w:val="none" w:sz="0" w:space="0" w:color="auto"/>
        <w:right w:val="none" w:sz="0" w:space="0" w:color="auto"/>
      </w:divBdr>
    </w:div>
    <w:div w:id="1746799697">
      <w:marLeft w:val="640"/>
      <w:marRight w:val="0"/>
      <w:marTop w:val="0"/>
      <w:marBottom w:val="0"/>
      <w:divBdr>
        <w:top w:val="none" w:sz="0" w:space="0" w:color="auto"/>
        <w:left w:val="none" w:sz="0" w:space="0" w:color="auto"/>
        <w:bottom w:val="none" w:sz="0" w:space="0" w:color="auto"/>
        <w:right w:val="none" w:sz="0" w:space="0" w:color="auto"/>
      </w:divBdr>
    </w:div>
    <w:div w:id="1747728097">
      <w:marLeft w:val="640"/>
      <w:marRight w:val="0"/>
      <w:marTop w:val="0"/>
      <w:marBottom w:val="0"/>
      <w:divBdr>
        <w:top w:val="none" w:sz="0" w:space="0" w:color="auto"/>
        <w:left w:val="none" w:sz="0" w:space="0" w:color="auto"/>
        <w:bottom w:val="none" w:sz="0" w:space="0" w:color="auto"/>
        <w:right w:val="none" w:sz="0" w:space="0" w:color="auto"/>
      </w:divBdr>
    </w:div>
    <w:div w:id="1747729861">
      <w:marLeft w:val="640"/>
      <w:marRight w:val="0"/>
      <w:marTop w:val="0"/>
      <w:marBottom w:val="0"/>
      <w:divBdr>
        <w:top w:val="none" w:sz="0" w:space="0" w:color="auto"/>
        <w:left w:val="none" w:sz="0" w:space="0" w:color="auto"/>
        <w:bottom w:val="none" w:sz="0" w:space="0" w:color="auto"/>
        <w:right w:val="none" w:sz="0" w:space="0" w:color="auto"/>
      </w:divBdr>
    </w:div>
    <w:div w:id="1747801970">
      <w:marLeft w:val="640"/>
      <w:marRight w:val="0"/>
      <w:marTop w:val="0"/>
      <w:marBottom w:val="0"/>
      <w:divBdr>
        <w:top w:val="none" w:sz="0" w:space="0" w:color="auto"/>
        <w:left w:val="none" w:sz="0" w:space="0" w:color="auto"/>
        <w:bottom w:val="none" w:sz="0" w:space="0" w:color="auto"/>
        <w:right w:val="none" w:sz="0" w:space="0" w:color="auto"/>
      </w:divBdr>
    </w:div>
    <w:div w:id="1748189380">
      <w:marLeft w:val="640"/>
      <w:marRight w:val="0"/>
      <w:marTop w:val="0"/>
      <w:marBottom w:val="0"/>
      <w:divBdr>
        <w:top w:val="none" w:sz="0" w:space="0" w:color="auto"/>
        <w:left w:val="none" w:sz="0" w:space="0" w:color="auto"/>
        <w:bottom w:val="none" w:sz="0" w:space="0" w:color="auto"/>
        <w:right w:val="none" w:sz="0" w:space="0" w:color="auto"/>
      </w:divBdr>
    </w:div>
    <w:div w:id="1748266968">
      <w:marLeft w:val="640"/>
      <w:marRight w:val="0"/>
      <w:marTop w:val="0"/>
      <w:marBottom w:val="0"/>
      <w:divBdr>
        <w:top w:val="none" w:sz="0" w:space="0" w:color="auto"/>
        <w:left w:val="none" w:sz="0" w:space="0" w:color="auto"/>
        <w:bottom w:val="none" w:sz="0" w:space="0" w:color="auto"/>
        <w:right w:val="none" w:sz="0" w:space="0" w:color="auto"/>
      </w:divBdr>
    </w:div>
    <w:div w:id="1748577443">
      <w:marLeft w:val="640"/>
      <w:marRight w:val="0"/>
      <w:marTop w:val="0"/>
      <w:marBottom w:val="0"/>
      <w:divBdr>
        <w:top w:val="none" w:sz="0" w:space="0" w:color="auto"/>
        <w:left w:val="none" w:sz="0" w:space="0" w:color="auto"/>
        <w:bottom w:val="none" w:sz="0" w:space="0" w:color="auto"/>
        <w:right w:val="none" w:sz="0" w:space="0" w:color="auto"/>
      </w:divBdr>
    </w:div>
    <w:div w:id="1748771121">
      <w:marLeft w:val="640"/>
      <w:marRight w:val="0"/>
      <w:marTop w:val="0"/>
      <w:marBottom w:val="0"/>
      <w:divBdr>
        <w:top w:val="none" w:sz="0" w:space="0" w:color="auto"/>
        <w:left w:val="none" w:sz="0" w:space="0" w:color="auto"/>
        <w:bottom w:val="none" w:sz="0" w:space="0" w:color="auto"/>
        <w:right w:val="none" w:sz="0" w:space="0" w:color="auto"/>
      </w:divBdr>
    </w:div>
    <w:div w:id="1749383470">
      <w:marLeft w:val="640"/>
      <w:marRight w:val="0"/>
      <w:marTop w:val="0"/>
      <w:marBottom w:val="0"/>
      <w:divBdr>
        <w:top w:val="none" w:sz="0" w:space="0" w:color="auto"/>
        <w:left w:val="none" w:sz="0" w:space="0" w:color="auto"/>
        <w:bottom w:val="none" w:sz="0" w:space="0" w:color="auto"/>
        <w:right w:val="none" w:sz="0" w:space="0" w:color="auto"/>
      </w:divBdr>
    </w:div>
    <w:div w:id="1752501555">
      <w:marLeft w:val="640"/>
      <w:marRight w:val="0"/>
      <w:marTop w:val="0"/>
      <w:marBottom w:val="0"/>
      <w:divBdr>
        <w:top w:val="none" w:sz="0" w:space="0" w:color="auto"/>
        <w:left w:val="none" w:sz="0" w:space="0" w:color="auto"/>
        <w:bottom w:val="none" w:sz="0" w:space="0" w:color="auto"/>
        <w:right w:val="none" w:sz="0" w:space="0" w:color="auto"/>
      </w:divBdr>
    </w:div>
    <w:div w:id="1754551914">
      <w:marLeft w:val="640"/>
      <w:marRight w:val="0"/>
      <w:marTop w:val="0"/>
      <w:marBottom w:val="0"/>
      <w:divBdr>
        <w:top w:val="none" w:sz="0" w:space="0" w:color="auto"/>
        <w:left w:val="none" w:sz="0" w:space="0" w:color="auto"/>
        <w:bottom w:val="none" w:sz="0" w:space="0" w:color="auto"/>
        <w:right w:val="none" w:sz="0" w:space="0" w:color="auto"/>
      </w:divBdr>
    </w:div>
    <w:div w:id="1755055025">
      <w:marLeft w:val="640"/>
      <w:marRight w:val="0"/>
      <w:marTop w:val="0"/>
      <w:marBottom w:val="0"/>
      <w:divBdr>
        <w:top w:val="none" w:sz="0" w:space="0" w:color="auto"/>
        <w:left w:val="none" w:sz="0" w:space="0" w:color="auto"/>
        <w:bottom w:val="none" w:sz="0" w:space="0" w:color="auto"/>
        <w:right w:val="none" w:sz="0" w:space="0" w:color="auto"/>
      </w:divBdr>
    </w:div>
    <w:div w:id="1755399752">
      <w:marLeft w:val="640"/>
      <w:marRight w:val="0"/>
      <w:marTop w:val="0"/>
      <w:marBottom w:val="0"/>
      <w:divBdr>
        <w:top w:val="none" w:sz="0" w:space="0" w:color="auto"/>
        <w:left w:val="none" w:sz="0" w:space="0" w:color="auto"/>
        <w:bottom w:val="none" w:sz="0" w:space="0" w:color="auto"/>
        <w:right w:val="none" w:sz="0" w:space="0" w:color="auto"/>
      </w:divBdr>
    </w:div>
    <w:div w:id="1755780288">
      <w:marLeft w:val="640"/>
      <w:marRight w:val="0"/>
      <w:marTop w:val="0"/>
      <w:marBottom w:val="0"/>
      <w:divBdr>
        <w:top w:val="none" w:sz="0" w:space="0" w:color="auto"/>
        <w:left w:val="none" w:sz="0" w:space="0" w:color="auto"/>
        <w:bottom w:val="none" w:sz="0" w:space="0" w:color="auto"/>
        <w:right w:val="none" w:sz="0" w:space="0" w:color="auto"/>
      </w:divBdr>
    </w:div>
    <w:div w:id="1755854899">
      <w:marLeft w:val="640"/>
      <w:marRight w:val="0"/>
      <w:marTop w:val="0"/>
      <w:marBottom w:val="0"/>
      <w:divBdr>
        <w:top w:val="none" w:sz="0" w:space="0" w:color="auto"/>
        <w:left w:val="none" w:sz="0" w:space="0" w:color="auto"/>
        <w:bottom w:val="none" w:sz="0" w:space="0" w:color="auto"/>
        <w:right w:val="none" w:sz="0" w:space="0" w:color="auto"/>
      </w:divBdr>
    </w:div>
    <w:div w:id="1755934399">
      <w:marLeft w:val="640"/>
      <w:marRight w:val="0"/>
      <w:marTop w:val="0"/>
      <w:marBottom w:val="0"/>
      <w:divBdr>
        <w:top w:val="none" w:sz="0" w:space="0" w:color="auto"/>
        <w:left w:val="none" w:sz="0" w:space="0" w:color="auto"/>
        <w:bottom w:val="none" w:sz="0" w:space="0" w:color="auto"/>
        <w:right w:val="none" w:sz="0" w:space="0" w:color="auto"/>
      </w:divBdr>
    </w:div>
    <w:div w:id="1756050535">
      <w:marLeft w:val="640"/>
      <w:marRight w:val="0"/>
      <w:marTop w:val="0"/>
      <w:marBottom w:val="0"/>
      <w:divBdr>
        <w:top w:val="none" w:sz="0" w:space="0" w:color="auto"/>
        <w:left w:val="none" w:sz="0" w:space="0" w:color="auto"/>
        <w:bottom w:val="none" w:sz="0" w:space="0" w:color="auto"/>
        <w:right w:val="none" w:sz="0" w:space="0" w:color="auto"/>
      </w:divBdr>
    </w:div>
    <w:div w:id="1756702122">
      <w:marLeft w:val="640"/>
      <w:marRight w:val="0"/>
      <w:marTop w:val="0"/>
      <w:marBottom w:val="0"/>
      <w:divBdr>
        <w:top w:val="none" w:sz="0" w:space="0" w:color="auto"/>
        <w:left w:val="none" w:sz="0" w:space="0" w:color="auto"/>
        <w:bottom w:val="none" w:sz="0" w:space="0" w:color="auto"/>
        <w:right w:val="none" w:sz="0" w:space="0" w:color="auto"/>
      </w:divBdr>
    </w:div>
    <w:div w:id="1759787295">
      <w:marLeft w:val="640"/>
      <w:marRight w:val="0"/>
      <w:marTop w:val="0"/>
      <w:marBottom w:val="0"/>
      <w:divBdr>
        <w:top w:val="none" w:sz="0" w:space="0" w:color="auto"/>
        <w:left w:val="none" w:sz="0" w:space="0" w:color="auto"/>
        <w:bottom w:val="none" w:sz="0" w:space="0" w:color="auto"/>
        <w:right w:val="none" w:sz="0" w:space="0" w:color="auto"/>
      </w:divBdr>
    </w:div>
    <w:div w:id="1760826600">
      <w:marLeft w:val="640"/>
      <w:marRight w:val="0"/>
      <w:marTop w:val="0"/>
      <w:marBottom w:val="0"/>
      <w:divBdr>
        <w:top w:val="none" w:sz="0" w:space="0" w:color="auto"/>
        <w:left w:val="none" w:sz="0" w:space="0" w:color="auto"/>
        <w:bottom w:val="none" w:sz="0" w:space="0" w:color="auto"/>
        <w:right w:val="none" w:sz="0" w:space="0" w:color="auto"/>
      </w:divBdr>
    </w:div>
    <w:div w:id="1761099179">
      <w:marLeft w:val="640"/>
      <w:marRight w:val="0"/>
      <w:marTop w:val="0"/>
      <w:marBottom w:val="0"/>
      <w:divBdr>
        <w:top w:val="none" w:sz="0" w:space="0" w:color="auto"/>
        <w:left w:val="none" w:sz="0" w:space="0" w:color="auto"/>
        <w:bottom w:val="none" w:sz="0" w:space="0" w:color="auto"/>
        <w:right w:val="none" w:sz="0" w:space="0" w:color="auto"/>
      </w:divBdr>
    </w:div>
    <w:div w:id="1761370298">
      <w:marLeft w:val="640"/>
      <w:marRight w:val="0"/>
      <w:marTop w:val="0"/>
      <w:marBottom w:val="0"/>
      <w:divBdr>
        <w:top w:val="none" w:sz="0" w:space="0" w:color="auto"/>
        <w:left w:val="none" w:sz="0" w:space="0" w:color="auto"/>
        <w:bottom w:val="none" w:sz="0" w:space="0" w:color="auto"/>
        <w:right w:val="none" w:sz="0" w:space="0" w:color="auto"/>
      </w:divBdr>
    </w:div>
    <w:div w:id="1762486580">
      <w:marLeft w:val="640"/>
      <w:marRight w:val="0"/>
      <w:marTop w:val="0"/>
      <w:marBottom w:val="0"/>
      <w:divBdr>
        <w:top w:val="none" w:sz="0" w:space="0" w:color="auto"/>
        <w:left w:val="none" w:sz="0" w:space="0" w:color="auto"/>
        <w:bottom w:val="none" w:sz="0" w:space="0" w:color="auto"/>
        <w:right w:val="none" w:sz="0" w:space="0" w:color="auto"/>
      </w:divBdr>
    </w:div>
    <w:div w:id="1763408938">
      <w:marLeft w:val="640"/>
      <w:marRight w:val="0"/>
      <w:marTop w:val="0"/>
      <w:marBottom w:val="0"/>
      <w:divBdr>
        <w:top w:val="none" w:sz="0" w:space="0" w:color="auto"/>
        <w:left w:val="none" w:sz="0" w:space="0" w:color="auto"/>
        <w:bottom w:val="none" w:sz="0" w:space="0" w:color="auto"/>
        <w:right w:val="none" w:sz="0" w:space="0" w:color="auto"/>
      </w:divBdr>
    </w:div>
    <w:div w:id="1763527332">
      <w:marLeft w:val="640"/>
      <w:marRight w:val="0"/>
      <w:marTop w:val="0"/>
      <w:marBottom w:val="0"/>
      <w:divBdr>
        <w:top w:val="none" w:sz="0" w:space="0" w:color="auto"/>
        <w:left w:val="none" w:sz="0" w:space="0" w:color="auto"/>
        <w:bottom w:val="none" w:sz="0" w:space="0" w:color="auto"/>
        <w:right w:val="none" w:sz="0" w:space="0" w:color="auto"/>
      </w:divBdr>
    </w:div>
    <w:div w:id="1764960181">
      <w:marLeft w:val="640"/>
      <w:marRight w:val="0"/>
      <w:marTop w:val="0"/>
      <w:marBottom w:val="0"/>
      <w:divBdr>
        <w:top w:val="none" w:sz="0" w:space="0" w:color="auto"/>
        <w:left w:val="none" w:sz="0" w:space="0" w:color="auto"/>
        <w:bottom w:val="none" w:sz="0" w:space="0" w:color="auto"/>
        <w:right w:val="none" w:sz="0" w:space="0" w:color="auto"/>
      </w:divBdr>
    </w:div>
    <w:div w:id="1765106181">
      <w:marLeft w:val="640"/>
      <w:marRight w:val="0"/>
      <w:marTop w:val="0"/>
      <w:marBottom w:val="0"/>
      <w:divBdr>
        <w:top w:val="none" w:sz="0" w:space="0" w:color="auto"/>
        <w:left w:val="none" w:sz="0" w:space="0" w:color="auto"/>
        <w:bottom w:val="none" w:sz="0" w:space="0" w:color="auto"/>
        <w:right w:val="none" w:sz="0" w:space="0" w:color="auto"/>
      </w:divBdr>
    </w:div>
    <w:div w:id="1767724687">
      <w:marLeft w:val="640"/>
      <w:marRight w:val="0"/>
      <w:marTop w:val="0"/>
      <w:marBottom w:val="0"/>
      <w:divBdr>
        <w:top w:val="none" w:sz="0" w:space="0" w:color="auto"/>
        <w:left w:val="none" w:sz="0" w:space="0" w:color="auto"/>
        <w:bottom w:val="none" w:sz="0" w:space="0" w:color="auto"/>
        <w:right w:val="none" w:sz="0" w:space="0" w:color="auto"/>
      </w:divBdr>
    </w:div>
    <w:div w:id="1768037626">
      <w:marLeft w:val="640"/>
      <w:marRight w:val="0"/>
      <w:marTop w:val="0"/>
      <w:marBottom w:val="0"/>
      <w:divBdr>
        <w:top w:val="none" w:sz="0" w:space="0" w:color="auto"/>
        <w:left w:val="none" w:sz="0" w:space="0" w:color="auto"/>
        <w:bottom w:val="none" w:sz="0" w:space="0" w:color="auto"/>
        <w:right w:val="none" w:sz="0" w:space="0" w:color="auto"/>
      </w:divBdr>
    </w:div>
    <w:div w:id="1770082008">
      <w:marLeft w:val="640"/>
      <w:marRight w:val="0"/>
      <w:marTop w:val="0"/>
      <w:marBottom w:val="0"/>
      <w:divBdr>
        <w:top w:val="none" w:sz="0" w:space="0" w:color="auto"/>
        <w:left w:val="none" w:sz="0" w:space="0" w:color="auto"/>
        <w:bottom w:val="none" w:sz="0" w:space="0" w:color="auto"/>
        <w:right w:val="none" w:sz="0" w:space="0" w:color="auto"/>
      </w:divBdr>
    </w:div>
    <w:div w:id="1772435092">
      <w:marLeft w:val="640"/>
      <w:marRight w:val="0"/>
      <w:marTop w:val="0"/>
      <w:marBottom w:val="0"/>
      <w:divBdr>
        <w:top w:val="none" w:sz="0" w:space="0" w:color="auto"/>
        <w:left w:val="none" w:sz="0" w:space="0" w:color="auto"/>
        <w:bottom w:val="none" w:sz="0" w:space="0" w:color="auto"/>
        <w:right w:val="none" w:sz="0" w:space="0" w:color="auto"/>
      </w:divBdr>
    </w:div>
    <w:div w:id="1775175408">
      <w:marLeft w:val="640"/>
      <w:marRight w:val="0"/>
      <w:marTop w:val="0"/>
      <w:marBottom w:val="0"/>
      <w:divBdr>
        <w:top w:val="none" w:sz="0" w:space="0" w:color="auto"/>
        <w:left w:val="none" w:sz="0" w:space="0" w:color="auto"/>
        <w:bottom w:val="none" w:sz="0" w:space="0" w:color="auto"/>
        <w:right w:val="none" w:sz="0" w:space="0" w:color="auto"/>
      </w:divBdr>
    </w:div>
    <w:div w:id="1777289136">
      <w:marLeft w:val="640"/>
      <w:marRight w:val="0"/>
      <w:marTop w:val="0"/>
      <w:marBottom w:val="0"/>
      <w:divBdr>
        <w:top w:val="none" w:sz="0" w:space="0" w:color="auto"/>
        <w:left w:val="none" w:sz="0" w:space="0" w:color="auto"/>
        <w:bottom w:val="none" w:sz="0" w:space="0" w:color="auto"/>
        <w:right w:val="none" w:sz="0" w:space="0" w:color="auto"/>
      </w:divBdr>
    </w:div>
    <w:div w:id="1779137357">
      <w:marLeft w:val="640"/>
      <w:marRight w:val="0"/>
      <w:marTop w:val="0"/>
      <w:marBottom w:val="0"/>
      <w:divBdr>
        <w:top w:val="none" w:sz="0" w:space="0" w:color="auto"/>
        <w:left w:val="none" w:sz="0" w:space="0" w:color="auto"/>
        <w:bottom w:val="none" w:sz="0" w:space="0" w:color="auto"/>
        <w:right w:val="none" w:sz="0" w:space="0" w:color="auto"/>
      </w:divBdr>
    </w:div>
    <w:div w:id="1780682497">
      <w:marLeft w:val="640"/>
      <w:marRight w:val="0"/>
      <w:marTop w:val="0"/>
      <w:marBottom w:val="0"/>
      <w:divBdr>
        <w:top w:val="none" w:sz="0" w:space="0" w:color="auto"/>
        <w:left w:val="none" w:sz="0" w:space="0" w:color="auto"/>
        <w:bottom w:val="none" w:sz="0" w:space="0" w:color="auto"/>
        <w:right w:val="none" w:sz="0" w:space="0" w:color="auto"/>
      </w:divBdr>
    </w:div>
    <w:div w:id="1781028784">
      <w:marLeft w:val="640"/>
      <w:marRight w:val="0"/>
      <w:marTop w:val="0"/>
      <w:marBottom w:val="0"/>
      <w:divBdr>
        <w:top w:val="none" w:sz="0" w:space="0" w:color="auto"/>
        <w:left w:val="none" w:sz="0" w:space="0" w:color="auto"/>
        <w:bottom w:val="none" w:sz="0" w:space="0" w:color="auto"/>
        <w:right w:val="none" w:sz="0" w:space="0" w:color="auto"/>
      </w:divBdr>
    </w:div>
    <w:div w:id="1781605236">
      <w:marLeft w:val="640"/>
      <w:marRight w:val="0"/>
      <w:marTop w:val="0"/>
      <w:marBottom w:val="0"/>
      <w:divBdr>
        <w:top w:val="none" w:sz="0" w:space="0" w:color="auto"/>
        <w:left w:val="none" w:sz="0" w:space="0" w:color="auto"/>
        <w:bottom w:val="none" w:sz="0" w:space="0" w:color="auto"/>
        <w:right w:val="none" w:sz="0" w:space="0" w:color="auto"/>
      </w:divBdr>
    </w:div>
    <w:div w:id="1784761717">
      <w:marLeft w:val="640"/>
      <w:marRight w:val="0"/>
      <w:marTop w:val="0"/>
      <w:marBottom w:val="0"/>
      <w:divBdr>
        <w:top w:val="none" w:sz="0" w:space="0" w:color="auto"/>
        <w:left w:val="none" w:sz="0" w:space="0" w:color="auto"/>
        <w:bottom w:val="none" w:sz="0" w:space="0" w:color="auto"/>
        <w:right w:val="none" w:sz="0" w:space="0" w:color="auto"/>
      </w:divBdr>
    </w:div>
    <w:div w:id="1786198157">
      <w:marLeft w:val="640"/>
      <w:marRight w:val="0"/>
      <w:marTop w:val="0"/>
      <w:marBottom w:val="0"/>
      <w:divBdr>
        <w:top w:val="none" w:sz="0" w:space="0" w:color="auto"/>
        <w:left w:val="none" w:sz="0" w:space="0" w:color="auto"/>
        <w:bottom w:val="none" w:sz="0" w:space="0" w:color="auto"/>
        <w:right w:val="none" w:sz="0" w:space="0" w:color="auto"/>
      </w:divBdr>
    </w:div>
    <w:div w:id="1786774609">
      <w:marLeft w:val="640"/>
      <w:marRight w:val="0"/>
      <w:marTop w:val="0"/>
      <w:marBottom w:val="0"/>
      <w:divBdr>
        <w:top w:val="none" w:sz="0" w:space="0" w:color="auto"/>
        <w:left w:val="none" w:sz="0" w:space="0" w:color="auto"/>
        <w:bottom w:val="none" w:sz="0" w:space="0" w:color="auto"/>
        <w:right w:val="none" w:sz="0" w:space="0" w:color="auto"/>
      </w:divBdr>
    </w:div>
    <w:div w:id="1788160720">
      <w:marLeft w:val="640"/>
      <w:marRight w:val="0"/>
      <w:marTop w:val="0"/>
      <w:marBottom w:val="0"/>
      <w:divBdr>
        <w:top w:val="none" w:sz="0" w:space="0" w:color="auto"/>
        <w:left w:val="none" w:sz="0" w:space="0" w:color="auto"/>
        <w:bottom w:val="none" w:sz="0" w:space="0" w:color="auto"/>
        <w:right w:val="none" w:sz="0" w:space="0" w:color="auto"/>
      </w:divBdr>
    </w:div>
    <w:div w:id="1788427126">
      <w:marLeft w:val="640"/>
      <w:marRight w:val="0"/>
      <w:marTop w:val="0"/>
      <w:marBottom w:val="0"/>
      <w:divBdr>
        <w:top w:val="none" w:sz="0" w:space="0" w:color="auto"/>
        <w:left w:val="none" w:sz="0" w:space="0" w:color="auto"/>
        <w:bottom w:val="none" w:sz="0" w:space="0" w:color="auto"/>
        <w:right w:val="none" w:sz="0" w:space="0" w:color="auto"/>
      </w:divBdr>
    </w:div>
    <w:div w:id="1789079001">
      <w:marLeft w:val="640"/>
      <w:marRight w:val="0"/>
      <w:marTop w:val="0"/>
      <w:marBottom w:val="0"/>
      <w:divBdr>
        <w:top w:val="none" w:sz="0" w:space="0" w:color="auto"/>
        <w:left w:val="none" w:sz="0" w:space="0" w:color="auto"/>
        <w:bottom w:val="none" w:sz="0" w:space="0" w:color="auto"/>
        <w:right w:val="none" w:sz="0" w:space="0" w:color="auto"/>
      </w:divBdr>
    </w:div>
    <w:div w:id="1789936225">
      <w:marLeft w:val="640"/>
      <w:marRight w:val="0"/>
      <w:marTop w:val="0"/>
      <w:marBottom w:val="0"/>
      <w:divBdr>
        <w:top w:val="none" w:sz="0" w:space="0" w:color="auto"/>
        <w:left w:val="none" w:sz="0" w:space="0" w:color="auto"/>
        <w:bottom w:val="none" w:sz="0" w:space="0" w:color="auto"/>
        <w:right w:val="none" w:sz="0" w:space="0" w:color="auto"/>
      </w:divBdr>
    </w:div>
    <w:div w:id="1791588624">
      <w:marLeft w:val="640"/>
      <w:marRight w:val="0"/>
      <w:marTop w:val="0"/>
      <w:marBottom w:val="0"/>
      <w:divBdr>
        <w:top w:val="none" w:sz="0" w:space="0" w:color="auto"/>
        <w:left w:val="none" w:sz="0" w:space="0" w:color="auto"/>
        <w:bottom w:val="none" w:sz="0" w:space="0" w:color="auto"/>
        <w:right w:val="none" w:sz="0" w:space="0" w:color="auto"/>
      </w:divBdr>
    </w:div>
    <w:div w:id="1792166990">
      <w:marLeft w:val="640"/>
      <w:marRight w:val="0"/>
      <w:marTop w:val="0"/>
      <w:marBottom w:val="0"/>
      <w:divBdr>
        <w:top w:val="none" w:sz="0" w:space="0" w:color="auto"/>
        <w:left w:val="none" w:sz="0" w:space="0" w:color="auto"/>
        <w:bottom w:val="none" w:sz="0" w:space="0" w:color="auto"/>
        <w:right w:val="none" w:sz="0" w:space="0" w:color="auto"/>
      </w:divBdr>
    </w:div>
    <w:div w:id="1793787896">
      <w:marLeft w:val="640"/>
      <w:marRight w:val="0"/>
      <w:marTop w:val="0"/>
      <w:marBottom w:val="0"/>
      <w:divBdr>
        <w:top w:val="none" w:sz="0" w:space="0" w:color="auto"/>
        <w:left w:val="none" w:sz="0" w:space="0" w:color="auto"/>
        <w:bottom w:val="none" w:sz="0" w:space="0" w:color="auto"/>
        <w:right w:val="none" w:sz="0" w:space="0" w:color="auto"/>
      </w:divBdr>
    </w:div>
    <w:div w:id="1794445354">
      <w:marLeft w:val="640"/>
      <w:marRight w:val="0"/>
      <w:marTop w:val="0"/>
      <w:marBottom w:val="0"/>
      <w:divBdr>
        <w:top w:val="none" w:sz="0" w:space="0" w:color="auto"/>
        <w:left w:val="none" w:sz="0" w:space="0" w:color="auto"/>
        <w:bottom w:val="none" w:sz="0" w:space="0" w:color="auto"/>
        <w:right w:val="none" w:sz="0" w:space="0" w:color="auto"/>
      </w:divBdr>
    </w:div>
    <w:div w:id="1797790194">
      <w:marLeft w:val="640"/>
      <w:marRight w:val="0"/>
      <w:marTop w:val="0"/>
      <w:marBottom w:val="0"/>
      <w:divBdr>
        <w:top w:val="none" w:sz="0" w:space="0" w:color="auto"/>
        <w:left w:val="none" w:sz="0" w:space="0" w:color="auto"/>
        <w:bottom w:val="none" w:sz="0" w:space="0" w:color="auto"/>
        <w:right w:val="none" w:sz="0" w:space="0" w:color="auto"/>
      </w:divBdr>
    </w:div>
    <w:div w:id="1798138704">
      <w:marLeft w:val="640"/>
      <w:marRight w:val="0"/>
      <w:marTop w:val="0"/>
      <w:marBottom w:val="0"/>
      <w:divBdr>
        <w:top w:val="none" w:sz="0" w:space="0" w:color="auto"/>
        <w:left w:val="none" w:sz="0" w:space="0" w:color="auto"/>
        <w:bottom w:val="none" w:sz="0" w:space="0" w:color="auto"/>
        <w:right w:val="none" w:sz="0" w:space="0" w:color="auto"/>
      </w:divBdr>
    </w:div>
    <w:div w:id="1799255977">
      <w:marLeft w:val="640"/>
      <w:marRight w:val="0"/>
      <w:marTop w:val="0"/>
      <w:marBottom w:val="0"/>
      <w:divBdr>
        <w:top w:val="none" w:sz="0" w:space="0" w:color="auto"/>
        <w:left w:val="none" w:sz="0" w:space="0" w:color="auto"/>
        <w:bottom w:val="none" w:sz="0" w:space="0" w:color="auto"/>
        <w:right w:val="none" w:sz="0" w:space="0" w:color="auto"/>
      </w:divBdr>
    </w:div>
    <w:div w:id="1800953680">
      <w:marLeft w:val="640"/>
      <w:marRight w:val="0"/>
      <w:marTop w:val="0"/>
      <w:marBottom w:val="0"/>
      <w:divBdr>
        <w:top w:val="none" w:sz="0" w:space="0" w:color="auto"/>
        <w:left w:val="none" w:sz="0" w:space="0" w:color="auto"/>
        <w:bottom w:val="none" w:sz="0" w:space="0" w:color="auto"/>
        <w:right w:val="none" w:sz="0" w:space="0" w:color="auto"/>
      </w:divBdr>
    </w:div>
    <w:div w:id="1803495955">
      <w:marLeft w:val="640"/>
      <w:marRight w:val="0"/>
      <w:marTop w:val="0"/>
      <w:marBottom w:val="0"/>
      <w:divBdr>
        <w:top w:val="none" w:sz="0" w:space="0" w:color="auto"/>
        <w:left w:val="none" w:sz="0" w:space="0" w:color="auto"/>
        <w:bottom w:val="none" w:sz="0" w:space="0" w:color="auto"/>
        <w:right w:val="none" w:sz="0" w:space="0" w:color="auto"/>
      </w:divBdr>
    </w:div>
    <w:div w:id="1804153684">
      <w:marLeft w:val="640"/>
      <w:marRight w:val="0"/>
      <w:marTop w:val="0"/>
      <w:marBottom w:val="0"/>
      <w:divBdr>
        <w:top w:val="none" w:sz="0" w:space="0" w:color="auto"/>
        <w:left w:val="none" w:sz="0" w:space="0" w:color="auto"/>
        <w:bottom w:val="none" w:sz="0" w:space="0" w:color="auto"/>
        <w:right w:val="none" w:sz="0" w:space="0" w:color="auto"/>
      </w:divBdr>
    </w:div>
    <w:div w:id="1804154562">
      <w:marLeft w:val="640"/>
      <w:marRight w:val="0"/>
      <w:marTop w:val="0"/>
      <w:marBottom w:val="0"/>
      <w:divBdr>
        <w:top w:val="none" w:sz="0" w:space="0" w:color="auto"/>
        <w:left w:val="none" w:sz="0" w:space="0" w:color="auto"/>
        <w:bottom w:val="none" w:sz="0" w:space="0" w:color="auto"/>
        <w:right w:val="none" w:sz="0" w:space="0" w:color="auto"/>
      </w:divBdr>
    </w:div>
    <w:div w:id="1804494252">
      <w:marLeft w:val="640"/>
      <w:marRight w:val="0"/>
      <w:marTop w:val="0"/>
      <w:marBottom w:val="0"/>
      <w:divBdr>
        <w:top w:val="none" w:sz="0" w:space="0" w:color="auto"/>
        <w:left w:val="none" w:sz="0" w:space="0" w:color="auto"/>
        <w:bottom w:val="none" w:sz="0" w:space="0" w:color="auto"/>
        <w:right w:val="none" w:sz="0" w:space="0" w:color="auto"/>
      </w:divBdr>
    </w:div>
    <w:div w:id="1805929815">
      <w:marLeft w:val="640"/>
      <w:marRight w:val="0"/>
      <w:marTop w:val="0"/>
      <w:marBottom w:val="0"/>
      <w:divBdr>
        <w:top w:val="none" w:sz="0" w:space="0" w:color="auto"/>
        <w:left w:val="none" w:sz="0" w:space="0" w:color="auto"/>
        <w:bottom w:val="none" w:sz="0" w:space="0" w:color="auto"/>
        <w:right w:val="none" w:sz="0" w:space="0" w:color="auto"/>
      </w:divBdr>
    </w:div>
    <w:div w:id="1807383661">
      <w:marLeft w:val="640"/>
      <w:marRight w:val="0"/>
      <w:marTop w:val="0"/>
      <w:marBottom w:val="0"/>
      <w:divBdr>
        <w:top w:val="none" w:sz="0" w:space="0" w:color="auto"/>
        <w:left w:val="none" w:sz="0" w:space="0" w:color="auto"/>
        <w:bottom w:val="none" w:sz="0" w:space="0" w:color="auto"/>
        <w:right w:val="none" w:sz="0" w:space="0" w:color="auto"/>
      </w:divBdr>
    </w:div>
    <w:div w:id="1807434432">
      <w:marLeft w:val="640"/>
      <w:marRight w:val="0"/>
      <w:marTop w:val="0"/>
      <w:marBottom w:val="0"/>
      <w:divBdr>
        <w:top w:val="none" w:sz="0" w:space="0" w:color="auto"/>
        <w:left w:val="none" w:sz="0" w:space="0" w:color="auto"/>
        <w:bottom w:val="none" w:sz="0" w:space="0" w:color="auto"/>
        <w:right w:val="none" w:sz="0" w:space="0" w:color="auto"/>
      </w:divBdr>
    </w:div>
    <w:div w:id="1808082834">
      <w:marLeft w:val="640"/>
      <w:marRight w:val="0"/>
      <w:marTop w:val="0"/>
      <w:marBottom w:val="0"/>
      <w:divBdr>
        <w:top w:val="none" w:sz="0" w:space="0" w:color="auto"/>
        <w:left w:val="none" w:sz="0" w:space="0" w:color="auto"/>
        <w:bottom w:val="none" w:sz="0" w:space="0" w:color="auto"/>
        <w:right w:val="none" w:sz="0" w:space="0" w:color="auto"/>
      </w:divBdr>
    </w:div>
    <w:div w:id="1813211085">
      <w:marLeft w:val="640"/>
      <w:marRight w:val="0"/>
      <w:marTop w:val="0"/>
      <w:marBottom w:val="0"/>
      <w:divBdr>
        <w:top w:val="none" w:sz="0" w:space="0" w:color="auto"/>
        <w:left w:val="none" w:sz="0" w:space="0" w:color="auto"/>
        <w:bottom w:val="none" w:sz="0" w:space="0" w:color="auto"/>
        <w:right w:val="none" w:sz="0" w:space="0" w:color="auto"/>
      </w:divBdr>
    </w:div>
    <w:div w:id="1814758595">
      <w:marLeft w:val="640"/>
      <w:marRight w:val="0"/>
      <w:marTop w:val="0"/>
      <w:marBottom w:val="0"/>
      <w:divBdr>
        <w:top w:val="none" w:sz="0" w:space="0" w:color="auto"/>
        <w:left w:val="none" w:sz="0" w:space="0" w:color="auto"/>
        <w:bottom w:val="none" w:sz="0" w:space="0" w:color="auto"/>
        <w:right w:val="none" w:sz="0" w:space="0" w:color="auto"/>
      </w:divBdr>
    </w:div>
    <w:div w:id="1814830064">
      <w:marLeft w:val="640"/>
      <w:marRight w:val="0"/>
      <w:marTop w:val="0"/>
      <w:marBottom w:val="0"/>
      <w:divBdr>
        <w:top w:val="none" w:sz="0" w:space="0" w:color="auto"/>
        <w:left w:val="none" w:sz="0" w:space="0" w:color="auto"/>
        <w:bottom w:val="none" w:sz="0" w:space="0" w:color="auto"/>
        <w:right w:val="none" w:sz="0" w:space="0" w:color="auto"/>
      </w:divBdr>
    </w:div>
    <w:div w:id="1815365647">
      <w:marLeft w:val="640"/>
      <w:marRight w:val="0"/>
      <w:marTop w:val="0"/>
      <w:marBottom w:val="0"/>
      <w:divBdr>
        <w:top w:val="none" w:sz="0" w:space="0" w:color="auto"/>
        <w:left w:val="none" w:sz="0" w:space="0" w:color="auto"/>
        <w:bottom w:val="none" w:sz="0" w:space="0" w:color="auto"/>
        <w:right w:val="none" w:sz="0" w:space="0" w:color="auto"/>
      </w:divBdr>
    </w:div>
    <w:div w:id="1815641092">
      <w:marLeft w:val="640"/>
      <w:marRight w:val="0"/>
      <w:marTop w:val="0"/>
      <w:marBottom w:val="0"/>
      <w:divBdr>
        <w:top w:val="none" w:sz="0" w:space="0" w:color="auto"/>
        <w:left w:val="none" w:sz="0" w:space="0" w:color="auto"/>
        <w:bottom w:val="none" w:sz="0" w:space="0" w:color="auto"/>
        <w:right w:val="none" w:sz="0" w:space="0" w:color="auto"/>
      </w:divBdr>
    </w:div>
    <w:div w:id="1815677149">
      <w:marLeft w:val="640"/>
      <w:marRight w:val="0"/>
      <w:marTop w:val="0"/>
      <w:marBottom w:val="0"/>
      <w:divBdr>
        <w:top w:val="none" w:sz="0" w:space="0" w:color="auto"/>
        <w:left w:val="none" w:sz="0" w:space="0" w:color="auto"/>
        <w:bottom w:val="none" w:sz="0" w:space="0" w:color="auto"/>
        <w:right w:val="none" w:sz="0" w:space="0" w:color="auto"/>
      </w:divBdr>
    </w:div>
    <w:div w:id="1816527490">
      <w:marLeft w:val="640"/>
      <w:marRight w:val="0"/>
      <w:marTop w:val="0"/>
      <w:marBottom w:val="0"/>
      <w:divBdr>
        <w:top w:val="none" w:sz="0" w:space="0" w:color="auto"/>
        <w:left w:val="none" w:sz="0" w:space="0" w:color="auto"/>
        <w:bottom w:val="none" w:sz="0" w:space="0" w:color="auto"/>
        <w:right w:val="none" w:sz="0" w:space="0" w:color="auto"/>
      </w:divBdr>
    </w:div>
    <w:div w:id="1818911592">
      <w:marLeft w:val="640"/>
      <w:marRight w:val="0"/>
      <w:marTop w:val="0"/>
      <w:marBottom w:val="0"/>
      <w:divBdr>
        <w:top w:val="none" w:sz="0" w:space="0" w:color="auto"/>
        <w:left w:val="none" w:sz="0" w:space="0" w:color="auto"/>
        <w:bottom w:val="none" w:sz="0" w:space="0" w:color="auto"/>
        <w:right w:val="none" w:sz="0" w:space="0" w:color="auto"/>
      </w:divBdr>
    </w:div>
    <w:div w:id="1819106325">
      <w:marLeft w:val="640"/>
      <w:marRight w:val="0"/>
      <w:marTop w:val="0"/>
      <w:marBottom w:val="0"/>
      <w:divBdr>
        <w:top w:val="none" w:sz="0" w:space="0" w:color="auto"/>
        <w:left w:val="none" w:sz="0" w:space="0" w:color="auto"/>
        <w:bottom w:val="none" w:sz="0" w:space="0" w:color="auto"/>
        <w:right w:val="none" w:sz="0" w:space="0" w:color="auto"/>
      </w:divBdr>
    </w:div>
    <w:div w:id="1820802928">
      <w:marLeft w:val="640"/>
      <w:marRight w:val="0"/>
      <w:marTop w:val="0"/>
      <w:marBottom w:val="0"/>
      <w:divBdr>
        <w:top w:val="none" w:sz="0" w:space="0" w:color="auto"/>
        <w:left w:val="none" w:sz="0" w:space="0" w:color="auto"/>
        <w:bottom w:val="none" w:sz="0" w:space="0" w:color="auto"/>
        <w:right w:val="none" w:sz="0" w:space="0" w:color="auto"/>
      </w:divBdr>
    </w:div>
    <w:div w:id="1821115371">
      <w:marLeft w:val="640"/>
      <w:marRight w:val="0"/>
      <w:marTop w:val="0"/>
      <w:marBottom w:val="0"/>
      <w:divBdr>
        <w:top w:val="none" w:sz="0" w:space="0" w:color="auto"/>
        <w:left w:val="none" w:sz="0" w:space="0" w:color="auto"/>
        <w:bottom w:val="none" w:sz="0" w:space="0" w:color="auto"/>
        <w:right w:val="none" w:sz="0" w:space="0" w:color="auto"/>
      </w:divBdr>
    </w:div>
    <w:div w:id="1821536558">
      <w:marLeft w:val="640"/>
      <w:marRight w:val="0"/>
      <w:marTop w:val="0"/>
      <w:marBottom w:val="0"/>
      <w:divBdr>
        <w:top w:val="none" w:sz="0" w:space="0" w:color="auto"/>
        <w:left w:val="none" w:sz="0" w:space="0" w:color="auto"/>
        <w:bottom w:val="none" w:sz="0" w:space="0" w:color="auto"/>
        <w:right w:val="none" w:sz="0" w:space="0" w:color="auto"/>
      </w:divBdr>
    </w:div>
    <w:div w:id="1821652333">
      <w:marLeft w:val="640"/>
      <w:marRight w:val="0"/>
      <w:marTop w:val="0"/>
      <w:marBottom w:val="0"/>
      <w:divBdr>
        <w:top w:val="none" w:sz="0" w:space="0" w:color="auto"/>
        <w:left w:val="none" w:sz="0" w:space="0" w:color="auto"/>
        <w:bottom w:val="none" w:sz="0" w:space="0" w:color="auto"/>
        <w:right w:val="none" w:sz="0" w:space="0" w:color="auto"/>
      </w:divBdr>
    </w:div>
    <w:div w:id="1823353479">
      <w:marLeft w:val="640"/>
      <w:marRight w:val="0"/>
      <w:marTop w:val="0"/>
      <w:marBottom w:val="0"/>
      <w:divBdr>
        <w:top w:val="none" w:sz="0" w:space="0" w:color="auto"/>
        <w:left w:val="none" w:sz="0" w:space="0" w:color="auto"/>
        <w:bottom w:val="none" w:sz="0" w:space="0" w:color="auto"/>
        <w:right w:val="none" w:sz="0" w:space="0" w:color="auto"/>
      </w:divBdr>
    </w:div>
    <w:div w:id="1823505775">
      <w:marLeft w:val="640"/>
      <w:marRight w:val="0"/>
      <w:marTop w:val="0"/>
      <w:marBottom w:val="0"/>
      <w:divBdr>
        <w:top w:val="none" w:sz="0" w:space="0" w:color="auto"/>
        <w:left w:val="none" w:sz="0" w:space="0" w:color="auto"/>
        <w:bottom w:val="none" w:sz="0" w:space="0" w:color="auto"/>
        <w:right w:val="none" w:sz="0" w:space="0" w:color="auto"/>
      </w:divBdr>
    </w:div>
    <w:div w:id="1825850712">
      <w:marLeft w:val="640"/>
      <w:marRight w:val="0"/>
      <w:marTop w:val="0"/>
      <w:marBottom w:val="0"/>
      <w:divBdr>
        <w:top w:val="none" w:sz="0" w:space="0" w:color="auto"/>
        <w:left w:val="none" w:sz="0" w:space="0" w:color="auto"/>
        <w:bottom w:val="none" w:sz="0" w:space="0" w:color="auto"/>
        <w:right w:val="none" w:sz="0" w:space="0" w:color="auto"/>
      </w:divBdr>
    </w:div>
    <w:div w:id="1825973258">
      <w:marLeft w:val="640"/>
      <w:marRight w:val="0"/>
      <w:marTop w:val="0"/>
      <w:marBottom w:val="0"/>
      <w:divBdr>
        <w:top w:val="none" w:sz="0" w:space="0" w:color="auto"/>
        <w:left w:val="none" w:sz="0" w:space="0" w:color="auto"/>
        <w:bottom w:val="none" w:sz="0" w:space="0" w:color="auto"/>
        <w:right w:val="none" w:sz="0" w:space="0" w:color="auto"/>
      </w:divBdr>
    </w:div>
    <w:div w:id="1825973341">
      <w:marLeft w:val="640"/>
      <w:marRight w:val="0"/>
      <w:marTop w:val="0"/>
      <w:marBottom w:val="0"/>
      <w:divBdr>
        <w:top w:val="none" w:sz="0" w:space="0" w:color="auto"/>
        <w:left w:val="none" w:sz="0" w:space="0" w:color="auto"/>
        <w:bottom w:val="none" w:sz="0" w:space="0" w:color="auto"/>
        <w:right w:val="none" w:sz="0" w:space="0" w:color="auto"/>
      </w:divBdr>
    </w:div>
    <w:div w:id="1830751426">
      <w:marLeft w:val="640"/>
      <w:marRight w:val="0"/>
      <w:marTop w:val="0"/>
      <w:marBottom w:val="0"/>
      <w:divBdr>
        <w:top w:val="none" w:sz="0" w:space="0" w:color="auto"/>
        <w:left w:val="none" w:sz="0" w:space="0" w:color="auto"/>
        <w:bottom w:val="none" w:sz="0" w:space="0" w:color="auto"/>
        <w:right w:val="none" w:sz="0" w:space="0" w:color="auto"/>
      </w:divBdr>
    </w:div>
    <w:div w:id="1831481937">
      <w:marLeft w:val="640"/>
      <w:marRight w:val="0"/>
      <w:marTop w:val="0"/>
      <w:marBottom w:val="0"/>
      <w:divBdr>
        <w:top w:val="none" w:sz="0" w:space="0" w:color="auto"/>
        <w:left w:val="none" w:sz="0" w:space="0" w:color="auto"/>
        <w:bottom w:val="none" w:sz="0" w:space="0" w:color="auto"/>
        <w:right w:val="none" w:sz="0" w:space="0" w:color="auto"/>
      </w:divBdr>
    </w:div>
    <w:div w:id="1834837370">
      <w:marLeft w:val="640"/>
      <w:marRight w:val="0"/>
      <w:marTop w:val="0"/>
      <w:marBottom w:val="0"/>
      <w:divBdr>
        <w:top w:val="none" w:sz="0" w:space="0" w:color="auto"/>
        <w:left w:val="none" w:sz="0" w:space="0" w:color="auto"/>
        <w:bottom w:val="none" w:sz="0" w:space="0" w:color="auto"/>
        <w:right w:val="none" w:sz="0" w:space="0" w:color="auto"/>
      </w:divBdr>
    </w:div>
    <w:div w:id="1835484496">
      <w:marLeft w:val="640"/>
      <w:marRight w:val="0"/>
      <w:marTop w:val="0"/>
      <w:marBottom w:val="0"/>
      <w:divBdr>
        <w:top w:val="none" w:sz="0" w:space="0" w:color="auto"/>
        <w:left w:val="none" w:sz="0" w:space="0" w:color="auto"/>
        <w:bottom w:val="none" w:sz="0" w:space="0" w:color="auto"/>
        <w:right w:val="none" w:sz="0" w:space="0" w:color="auto"/>
      </w:divBdr>
    </w:div>
    <w:div w:id="1836843257">
      <w:marLeft w:val="640"/>
      <w:marRight w:val="0"/>
      <w:marTop w:val="0"/>
      <w:marBottom w:val="0"/>
      <w:divBdr>
        <w:top w:val="none" w:sz="0" w:space="0" w:color="auto"/>
        <w:left w:val="none" w:sz="0" w:space="0" w:color="auto"/>
        <w:bottom w:val="none" w:sz="0" w:space="0" w:color="auto"/>
        <w:right w:val="none" w:sz="0" w:space="0" w:color="auto"/>
      </w:divBdr>
    </w:div>
    <w:div w:id="1837841261">
      <w:marLeft w:val="640"/>
      <w:marRight w:val="0"/>
      <w:marTop w:val="0"/>
      <w:marBottom w:val="0"/>
      <w:divBdr>
        <w:top w:val="none" w:sz="0" w:space="0" w:color="auto"/>
        <w:left w:val="none" w:sz="0" w:space="0" w:color="auto"/>
        <w:bottom w:val="none" w:sz="0" w:space="0" w:color="auto"/>
        <w:right w:val="none" w:sz="0" w:space="0" w:color="auto"/>
      </w:divBdr>
    </w:div>
    <w:div w:id="1838693649">
      <w:marLeft w:val="640"/>
      <w:marRight w:val="0"/>
      <w:marTop w:val="0"/>
      <w:marBottom w:val="0"/>
      <w:divBdr>
        <w:top w:val="none" w:sz="0" w:space="0" w:color="auto"/>
        <w:left w:val="none" w:sz="0" w:space="0" w:color="auto"/>
        <w:bottom w:val="none" w:sz="0" w:space="0" w:color="auto"/>
        <w:right w:val="none" w:sz="0" w:space="0" w:color="auto"/>
      </w:divBdr>
    </w:div>
    <w:div w:id="1842315089">
      <w:marLeft w:val="640"/>
      <w:marRight w:val="0"/>
      <w:marTop w:val="0"/>
      <w:marBottom w:val="0"/>
      <w:divBdr>
        <w:top w:val="none" w:sz="0" w:space="0" w:color="auto"/>
        <w:left w:val="none" w:sz="0" w:space="0" w:color="auto"/>
        <w:bottom w:val="none" w:sz="0" w:space="0" w:color="auto"/>
        <w:right w:val="none" w:sz="0" w:space="0" w:color="auto"/>
      </w:divBdr>
    </w:div>
    <w:div w:id="1842695553">
      <w:marLeft w:val="640"/>
      <w:marRight w:val="0"/>
      <w:marTop w:val="0"/>
      <w:marBottom w:val="0"/>
      <w:divBdr>
        <w:top w:val="none" w:sz="0" w:space="0" w:color="auto"/>
        <w:left w:val="none" w:sz="0" w:space="0" w:color="auto"/>
        <w:bottom w:val="none" w:sz="0" w:space="0" w:color="auto"/>
        <w:right w:val="none" w:sz="0" w:space="0" w:color="auto"/>
      </w:divBdr>
    </w:div>
    <w:div w:id="1843662752">
      <w:marLeft w:val="640"/>
      <w:marRight w:val="0"/>
      <w:marTop w:val="0"/>
      <w:marBottom w:val="0"/>
      <w:divBdr>
        <w:top w:val="none" w:sz="0" w:space="0" w:color="auto"/>
        <w:left w:val="none" w:sz="0" w:space="0" w:color="auto"/>
        <w:bottom w:val="none" w:sz="0" w:space="0" w:color="auto"/>
        <w:right w:val="none" w:sz="0" w:space="0" w:color="auto"/>
      </w:divBdr>
    </w:div>
    <w:div w:id="1844780275">
      <w:marLeft w:val="640"/>
      <w:marRight w:val="0"/>
      <w:marTop w:val="0"/>
      <w:marBottom w:val="0"/>
      <w:divBdr>
        <w:top w:val="none" w:sz="0" w:space="0" w:color="auto"/>
        <w:left w:val="none" w:sz="0" w:space="0" w:color="auto"/>
        <w:bottom w:val="none" w:sz="0" w:space="0" w:color="auto"/>
        <w:right w:val="none" w:sz="0" w:space="0" w:color="auto"/>
      </w:divBdr>
    </w:div>
    <w:div w:id="1844780671">
      <w:marLeft w:val="640"/>
      <w:marRight w:val="0"/>
      <w:marTop w:val="0"/>
      <w:marBottom w:val="0"/>
      <w:divBdr>
        <w:top w:val="none" w:sz="0" w:space="0" w:color="auto"/>
        <w:left w:val="none" w:sz="0" w:space="0" w:color="auto"/>
        <w:bottom w:val="none" w:sz="0" w:space="0" w:color="auto"/>
        <w:right w:val="none" w:sz="0" w:space="0" w:color="auto"/>
      </w:divBdr>
    </w:div>
    <w:div w:id="1848206017">
      <w:marLeft w:val="640"/>
      <w:marRight w:val="0"/>
      <w:marTop w:val="0"/>
      <w:marBottom w:val="0"/>
      <w:divBdr>
        <w:top w:val="none" w:sz="0" w:space="0" w:color="auto"/>
        <w:left w:val="none" w:sz="0" w:space="0" w:color="auto"/>
        <w:bottom w:val="none" w:sz="0" w:space="0" w:color="auto"/>
        <w:right w:val="none" w:sz="0" w:space="0" w:color="auto"/>
      </w:divBdr>
    </w:div>
    <w:div w:id="1848978699">
      <w:marLeft w:val="640"/>
      <w:marRight w:val="0"/>
      <w:marTop w:val="0"/>
      <w:marBottom w:val="0"/>
      <w:divBdr>
        <w:top w:val="none" w:sz="0" w:space="0" w:color="auto"/>
        <w:left w:val="none" w:sz="0" w:space="0" w:color="auto"/>
        <w:bottom w:val="none" w:sz="0" w:space="0" w:color="auto"/>
        <w:right w:val="none" w:sz="0" w:space="0" w:color="auto"/>
      </w:divBdr>
    </w:div>
    <w:div w:id="1850673569">
      <w:marLeft w:val="640"/>
      <w:marRight w:val="0"/>
      <w:marTop w:val="0"/>
      <w:marBottom w:val="0"/>
      <w:divBdr>
        <w:top w:val="none" w:sz="0" w:space="0" w:color="auto"/>
        <w:left w:val="none" w:sz="0" w:space="0" w:color="auto"/>
        <w:bottom w:val="none" w:sz="0" w:space="0" w:color="auto"/>
        <w:right w:val="none" w:sz="0" w:space="0" w:color="auto"/>
      </w:divBdr>
    </w:div>
    <w:div w:id="1852644762">
      <w:marLeft w:val="640"/>
      <w:marRight w:val="0"/>
      <w:marTop w:val="0"/>
      <w:marBottom w:val="0"/>
      <w:divBdr>
        <w:top w:val="none" w:sz="0" w:space="0" w:color="auto"/>
        <w:left w:val="none" w:sz="0" w:space="0" w:color="auto"/>
        <w:bottom w:val="none" w:sz="0" w:space="0" w:color="auto"/>
        <w:right w:val="none" w:sz="0" w:space="0" w:color="auto"/>
      </w:divBdr>
    </w:div>
    <w:div w:id="1854566981">
      <w:marLeft w:val="640"/>
      <w:marRight w:val="0"/>
      <w:marTop w:val="0"/>
      <w:marBottom w:val="0"/>
      <w:divBdr>
        <w:top w:val="none" w:sz="0" w:space="0" w:color="auto"/>
        <w:left w:val="none" w:sz="0" w:space="0" w:color="auto"/>
        <w:bottom w:val="none" w:sz="0" w:space="0" w:color="auto"/>
        <w:right w:val="none" w:sz="0" w:space="0" w:color="auto"/>
      </w:divBdr>
    </w:div>
    <w:div w:id="1855613222">
      <w:marLeft w:val="640"/>
      <w:marRight w:val="0"/>
      <w:marTop w:val="0"/>
      <w:marBottom w:val="0"/>
      <w:divBdr>
        <w:top w:val="none" w:sz="0" w:space="0" w:color="auto"/>
        <w:left w:val="none" w:sz="0" w:space="0" w:color="auto"/>
        <w:bottom w:val="none" w:sz="0" w:space="0" w:color="auto"/>
        <w:right w:val="none" w:sz="0" w:space="0" w:color="auto"/>
      </w:divBdr>
    </w:div>
    <w:div w:id="1857573090">
      <w:marLeft w:val="640"/>
      <w:marRight w:val="0"/>
      <w:marTop w:val="0"/>
      <w:marBottom w:val="0"/>
      <w:divBdr>
        <w:top w:val="none" w:sz="0" w:space="0" w:color="auto"/>
        <w:left w:val="none" w:sz="0" w:space="0" w:color="auto"/>
        <w:bottom w:val="none" w:sz="0" w:space="0" w:color="auto"/>
        <w:right w:val="none" w:sz="0" w:space="0" w:color="auto"/>
      </w:divBdr>
    </w:div>
    <w:div w:id="1858078027">
      <w:marLeft w:val="640"/>
      <w:marRight w:val="0"/>
      <w:marTop w:val="0"/>
      <w:marBottom w:val="0"/>
      <w:divBdr>
        <w:top w:val="none" w:sz="0" w:space="0" w:color="auto"/>
        <w:left w:val="none" w:sz="0" w:space="0" w:color="auto"/>
        <w:bottom w:val="none" w:sz="0" w:space="0" w:color="auto"/>
        <w:right w:val="none" w:sz="0" w:space="0" w:color="auto"/>
      </w:divBdr>
    </w:div>
    <w:div w:id="1859730275">
      <w:marLeft w:val="640"/>
      <w:marRight w:val="0"/>
      <w:marTop w:val="0"/>
      <w:marBottom w:val="0"/>
      <w:divBdr>
        <w:top w:val="none" w:sz="0" w:space="0" w:color="auto"/>
        <w:left w:val="none" w:sz="0" w:space="0" w:color="auto"/>
        <w:bottom w:val="none" w:sz="0" w:space="0" w:color="auto"/>
        <w:right w:val="none" w:sz="0" w:space="0" w:color="auto"/>
      </w:divBdr>
    </w:div>
    <w:div w:id="1863283520">
      <w:marLeft w:val="640"/>
      <w:marRight w:val="0"/>
      <w:marTop w:val="0"/>
      <w:marBottom w:val="0"/>
      <w:divBdr>
        <w:top w:val="none" w:sz="0" w:space="0" w:color="auto"/>
        <w:left w:val="none" w:sz="0" w:space="0" w:color="auto"/>
        <w:bottom w:val="none" w:sz="0" w:space="0" w:color="auto"/>
        <w:right w:val="none" w:sz="0" w:space="0" w:color="auto"/>
      </w:divBdr>
    </w:div>
    <w:div w:id="1866291128">
      <w:marLeft w:val="640"/>
      <w:marRight w:val="0"/>
      <w:marTop w:val="0"/>
      <w:marBottom w:val="0"/>
      <w:divBdr>
        <w:top w:val="none" w:sz="0" w:space="0" w:color="auto"/>
        <w:left w:val="none" w:sz="0" w:space="0" w:color="auto"/>
        <w:bottom w:val="none" w:sz="0" w:space="0" w:color="auto"/>
        <w:right w:val="none" w:sz="0" w:space="0" w:color="auto"/>
      </w:divBdr>
    </w:div>
    <w:div w:id="1867332871">
      <w:marLeft w:val="640"/>
      <w:marRight w:val="0"/>
      <w:marTop w:val="0"/>
      <w:marBottom w:val="0"/>
      <w:divBdr>
        <w:top w:val="none" w:sz="0" w:space="0" w:color="auto"/>
        <w:left w:val="none" w:sz="0" w:space="0" w:color="auto"/>
        <w:bottom w:val="none" w:sz="0" w:space="0" w:color="auto"/>
        <w:right w:val="none" w:sz="0" w:space="0" w:color="auto"/>
      </w:divBdr>
    </w:div>
    <w:div w:id="1871840320">
      <w:marLeft w:val="640"/>
      <w:marRight w:val="0"/>
      <w:marTop w:val="0"/>
      <w:marBottom w:val="0"/>
      <w:divBdr>
        <w:top w:val="none" w:sz="0" w:space="0" w:color="auto"/>
        <w:left w:val="none" w:sz="0" w:space="0" w:color="auto"/>
        <w:bottom w:val="none" w:sz="0" w:space="0" w:color="auto"/>
        <w:right w:val="none" w:sz="0" w:space="0" w:color="auto"/>
      </w:divBdr>
    </w:div>
    <w:div w:id="1872185651">
      <w:marLeft w:val="640"/>
      <w:marRight w:val="0"/>
      <w:marTop w:val="0"/>
      <w:marBottom w:val="0"/>
      <w:divBdr>
        <w:top w:val="none" w:sz="0" w:space="0" w:color="auto"/>
        <w:left w:val="none" w:sz="0" w:space="0" w:color="auto"/>
        <w:bottom w:val="none" w:sz="0" w:space="0" w:color="auto"/>
        <w:right w:val="none" w:sz="0" w:space="0" w:color="auto"/>
      </w:divBdr>
    </w:div>
    <w:div w:id="1872954554">
      <w:marLeft w:val="640"/>
      <w:marRight w:val="0"/>
      <w:marTop w:val="0"/>
      <w:marBottom w:val="0"/>
      <w:divBdr>
        <w:top w:val="none" w:sz="0" w:space="0" w:color="auto"/>
        <w:left w:val="none" w:sz="0" w:space="0" w:color="auto"/>
        <w:bottom w:val="none" w:sz="0" w:space="0" w:color="auto"/>
        <w:right w:val="none" w:sz="0" w:space="0" w:color="auto"/>
      </w:divBdr>
    </w:div>
    <w:div w:id="1873952201">
      <w:marLeft w:val="640"/>
      <w:marRight w:val="0"/>
      <w:marTop w:val="0"/>
      <w:marBottom w:val="0"/>
      <w:divBdr>
        <w:top w:val="none" w:sz="0" w:space="0" w:color="auto"/>
        <w:left w:val="none" w:sz="0" w:space="0" w:color="auto"/>
        <w:bottom w:val="none" w:sz="0" w:space="0" w:color="auto"/>
        <w:right w:val="none" w:sz="0" w:space="0" w:color="auto"/>
      </w:divBdr>
    </w:div>
    <w:div w:id="1875070953">
      <w:marLeft w:val="640"/>
      <w:marRight w:val="0"/>
      <w:marTop w:val="0"/>
      <w:marBottom w:val="0"/>
      <w:divBdr>
        <w:top w:val="none" w:sz="0" w:space="0" w:color="auto"/>
        <w:left w:val="none" w:sz="0" w:space="0" w:color="auto"/>
        <w:bottom w:val="none" w:sz="0" w:space="0" w:color="auto"/>
        <w:right w:val="none" w:sz="0" w:space="0" w:color="auto"/>
      </w:divBdr>
    </w:div>
    <w:div w:id="1875726728">
      <w:marLeft w:val="640"/>
      <w:marRight w:val="0"/>
      <w:marTop w:val="0"/>
      <w:marBottom w:val="0"/>
      <w:divBdr>
        <w:top w:val="none" w:sz="0" w:space="0" w:color="auto"/>
        <w:left w:val="none" w:sz="0" w:space="0" w:color="auto"/>
        <w:bottom w:val="none" w:sz="0" w:space="0" w:color="auto"/>
        <w:right w:val="none" w:sz="0" w:space="0" w:color="auto"/>
      </w:divBdr>
    </w:div>
    <w:div w:id="1876036049">
      <w:marLeft w:val="640"/>
      <w:marRight w:val="0"/>
      <w:marTop w:val="0"/>
      <w:marBottom w:val="0"/>
      <w:divBdr>
        <w:top w:val="none" w:sz="0" w:space="0" w:color="auto"/>
        <w:left w:val="none" w:sz="0" w:space="0" w:color="auto"/>
        <w:bottom w:val="none" w:sz="0" w:space="0" w:color="auto"/>
        <w:right w:val="none" w:sz="0" w:space="0" w:color="auto"/>
      </w:divBdr>
    </w:div>
    <w:div w:id="1878857397">
      <w:marLeft w:val="640"/>
      <w:marRight w:val="0"/>
      <w:marTop w:val="0"/>
      <w:marBottom w:val="0"/>
      <w:divBdr>
        <w:top w:val="none" w:sz="0" w:space="0" w:color="auto"/>
        <w:left w:val="none" w:sz="0" w:space="0" w:color="auto"/>
        <w:bottom w:val="none" w:sz="0" w:space="0" w:color="auto"/>
        <w:right w:val="none" w:sz="0" w:space="0" w:color="auto"/>
      </w:divBdr>
    </w:div>
    <w:div w:id="1880047200">
      <w:marLeft w:val="640"/>
      <w:marRight w:val="0"/>
      <w:marTop w:val="0"/>
      <w:marBottom w:val="0"/>
      <w:divBdr>
        <w:top w:val="none" w:sz="0" w:space="0" w:color="auto"/>
        <w:left w:val="none" w:sz="0" w:space="0" w:color="auto"/>
        <w:bottom w:val="none" w:sz="0" w:space="0" w:color="auto"/>
        <w:right w:val="none" w:sz="0" w:space="0" w:color="auto"/>
      </w:divBdr>
    </w:div>
    <w:div w:id="1881243439">
      <w:marLeft w:val="640"/>
      <w:marRight w:val="0"/>
      <w:marTop w:val="0"/>
      <w:marBottom w:val="0"/>
      <w:divBdr>
        <w:top w:val="none" w:sz="0" w:space="0" w:color="auto"/>
        <w:left w:val="none" w:sz="0" w:space="0" w:color="auto"/>
        <w:bottom w:val="none" w:sz="0" w:space="0" w:color="auto"/>
        <w:right w:val="none" w:sz="0" w:space="0" w:color="auto"/>
      </w:divBdr>
    </w:div>
    <w:div w:id="1881480549">
      <w:marLeft w:val="640"/>
      <w:marRight w:val="0"/>
      <w:marTop w:val="0"/>
      <w:marBottom w:val="0"/>
      <w:divBdr>
        <w:top w:val="none" w:sz="0" w:space="0" w:color="auto"/>
        <w:left w:val="none" w:sz="0" w:space="0" w:color="auto"/>
        <w:bottom w:val="none" w:sz="0" w:space="0" w:color="auto"/>
        <w:right w:val="none" w:sz="0" w:space="0" w:color="auto"/>
      </w:divBdr>
    </w:div>
    <w:div w:id="1886484976">
      <w:marLeft w:val="640"/>
      <w:marRight w:val="0"/>
      <w:marTop w:val="0"/>
      <w:marBottom w:val="0"/>
      <w:divBdr>
        <w:top w:val="none" w:sz="0" w:space="0" w:color="auto"/>
        <w:left w:val="none" w:sz="0" w:space="0" w:color="auto"/>
        <w:bottom w:val="none" w:sz="0" w:space="0" w:color="auto"/>
        <w:right w:val="none" w:sz="0" w:space="0" w:color="auto"/>
      </w:divBdr>
    </w:div>
    <w:div w:id="1890067904">
      <w:marLeft w:val="640"/>
      <w:marRight w:val="0"/>
      <w:marTop w:val="0"/>
      <w:marBottom w:val="0"/>
      <w:divBdr>
        <w:top w:val="none" w:sz="0" w:space="0" w:color="auto"/>
        <w:left w:val="none" w:sz="0" w:space="0" w:color="auto"/>
        <w:bottom w:val="none" w:sz="0" w:space="0" w:color="auto"/>
        <w:right w:val="none" w:sz="0" w:space="0" w:color="auto"/>
      </w:divBdr>
    </w:div>
    <w:div w:id="1891960346">
      <w:marLeft w:val="640"/>
      <w:marRight w:val="0"/>
      <w:marTop w:val="0"/>
      <w:marBottom w:val="0"/>
      <w:divBdr>
        <w:top w:val="none" w:sz="0" w:space="0" w:color="auto"/>
        <w:left w:val="none" w:sz="0" w:space="0" w:color="auto"/>
        <w:bottom w:val="none" w:sz="0" w:space="0" w:color="auto"/>
        <w:right w:val="none" w:sz="0" w:space="0" w:color="auto"/>
      </w:divBdr>
    </w:div>
    <w:div w:id="1893810356">
      <w:marLeft w:val="640"/>
      <w:marRight w:val="0"/>
      <w:marTop w:val="0"/>
      <w:marBottom w:val="0"/>
      <w:divBdr>
        <w:top w:val="none" w:sz="0" w:space="0" w:color="auto"/>
        <w:left w:val="none" w:sz="0" w:space="0" w:color="auto"/>
        <w:bottom w:val="none" w:sz="0" w:space="0" w:color="auto"/>
        <w:right w:val="none" w:sz="0" w:space="0" w:color="auto"/>
      </w:divBdr>
    </w:div>
    <w:div w:id="1897619300">
      <w:marLeft w:val="640"/>
      <w:marRight w:val="0"/>
      <w:marTop w:val="0"/>
      <w:marBottom w:val="0"/>
      <w:divBdr>
        <w:top w:val="none" w:sz="0" w:space="0" w:color="auto"/>
        <w:left w:val="none" w:sz="0" w:space="0" w:color="auto"/>
        <w:bottom w:val="none" w:sz="0" w:space="0" w:color="auto"/>
        <w:right w:val="none" w:sz="0" w:space="0" w:color="auto"/>
      </w:divBdr>
    </w:div>
    <w:div w:id="1897620661">
      <w:marLeft w:val="640"/>
      <w:marRight w:val="0"/>
      <w:marTop w:val="0"/>
      <w:marBottom w:val="0"/>
      <w:divBdr>
        <w:top w:val="none" w:sz="0" w:space="0" w:color="auto"/>
        <w:left w:val="none" w:sz="0" w:space="0" w:color="auto"/>
        <w:bottom w:val="none" w:sz="0" w:space="0" w:color="auto"/>
        <w:right w:val="none" w:sz="0" w:space="0" w:color="auto"/>
      </w:divBdr>
    </w:div>
    <w:div w:id="1900478895">
      <w:marLeft w:val="640"/>
      <w:marRight w:val="0"/>
      <w:marTop w:val="0"/>
      <w:marBottom w:val="0"/>
      <w:divBdr>
        <w:top w:val="none" w:sz="0" w:space="0" w:color="auto"/>
        <w:left w:val="none" w:sz="0" w:space="0" w:color="auto"/>
        <w:bottom w:val="none" w:sz="0" w:space="0" w:color="auto"/>
        <w:right w:val="none" w:sz="0" w:space="0" w:color="auto"/>
      </w:divBdr>
    </w:div>
    <w:div w:id="1902131092">
      <w:marLeft w:val="640"/>
      <w:marRight w:val="0"/>
      <w:marTop w:val="0"/>
      <w:marBottom w:val="0"/>
      <w:divBdr>
        <w:top w:val="none" w:sz="0" w:space="0" w:color="auto"/>
        <w:left w:val="none" w:sz="0" w:space="0" w:color="auto"/>
        <w:bottom w:val="none" w:sz="0" w:space="0" w:color="auto"/>
        <w:right w:val="none" w:sz="0" w:space="0" w:color="auto"/>
      </w:divBdr>
    </w:div>
    <w:div w:id="1902136301">
      <w:marLeft w:val="640"/>
      <w:marRight w:val="0"/>
      <w:marTop w:val="0"/>
      <w:marBottom w:val="0"/>
      <w:divBdr>
        <w:top w:val="none" w:sz="0" w:space="0" w:color="auto"/>
        <w:left w:val="none" w:sz="0" w:space="0" w:color="auto"/>
        <w:bottom w:val="none" w:sz="0" w:space="0" w:color="auto"/>
        <w:right w:val="none" w:sz="0" w:space="0" w:color="auto"/>
      </w:divBdr>
    </w:div>
    <w:div w:id="1902253385">
      <w:marLeft w:val="640"/>
      <w:marRight w:val="0"/>
      <w:marTop w:val="0"/>
      <w:marBottom w:val="0"/>
      <w:divBdr>
        <w:top w:val="none" w:sz="0" w:space="0" w:color="auto"/>
        <w:left w:val="none" w:sz="0" w:space="0" w:color="auto"/>
        <w:bottom w:val="none" w:sz="0" w:space="0" w:color="auto"/>
        <w:right w:val="none" w:sz="0" w:space="0" w:color="auto"/>
      </w:divBdr>
    </w:div>
    <w:div w:id="1903564424">
      <w:marLeft w:val="640"/>
      <w:marRight w:val="0"/>
      <w:marTop w:val="0"/>
      <w:marBottom w:val="0"/>
      <w:divBdr>
        <w:top w:val="none" w:sz="0" w:space="0" w:color="auto"/>
        <w:left w:val="none" w:sz="0" w:space="0" w:color="auto"/>
        <w:bottom w:val="none" w:sz="0" w:space="0" w:color="auto"/>
        <w:right w:val="none" w:sz="0" w:space="0" w:color="auto"/>
      </w:divBdr>
    </w:div>
    <w:div w:id="1907565941">
      <w:marLeft w:val="640"/>
      <w:marRight w:val="0"/>
      <w:marTop w:val="0"/>
      <w:marBottom w:val="0"/>
      <w:divBdr>
        <w:top w:val="none" w:sz="0" w:space="0" w:color="auto"/>
        <w:left w:val="none" w:sz="0" w:space="0" w:color="auto"/>
        <w:bottom w:val="none" w:sz="0" w:space="0" w:color="auto"/>
        <w:right w:val="none" w:sz="0" w:space="0" w:color="auto"/>
      </w:divBdr>
    </w:div>
    <w:div w:id="1911765548">
      <w:marLeft w:val="640"/>
      <w:marRight w:val="0"/>
      <w:marTop w:val="0"/>
      <w:marBottom w:val="0"/>
      <w:divBdr>
        <w:top w:val="none" w:sz="0" w:space="0" w:color="auto"/>
        <w:left w:val="none" w:sz="0" w:space="0" w:color="auto"/>
        <w:bottom w:val="none" w:sz="0" w:space="0" w:color="auto"/>
        <w:right w:val="none" w:sz="0" w:space="0" w:color="auto"/>
      </w:divBdr>
    </w:div>
    <w:div w:id="1914199512">
      <w:marLeft w:val="640"/>
      <w:marRight w:val="0"/>
      <w:marTop w:val="0"/>
      <w:marBottom w:val="0"/>
      <w:divBdr>
        <w:top w:val="none" w:sz="0" w:space="0" w:color="auto"/>
        <w:left w:val="none" w:sz="0" w:space="0" w:color="auto"/>
        <w:bottom w:val="none" w:sz="0" w:space="0" w:color="auto"/>
        <w:right w:val="none" w:sz="0" w:space="0" w:color="auto"/>
      </w:divBdr>
    </w:div>
    <w:div w:id="1916360294">
      <w:marLeft w:val="640"/>
      <w:marRight w:val="0"/>
      <w:marTop w:val="0"/>
      <w:marBottom w:val="0"/>
      <w:divBdr>
        <w:top w:val="none" w:sz="0" w:space="0" w:color="auto"/>
        <w:left w:val="none" w:sz="0" w:space="0" w:color="auto"/>
        <w:bottom w:val="none" w:sz="0" w:space="0" w:color="auto"/>
        <w:right w:val="none" w:sz="0" w:space="0" w:color="auto"/>
      </w:divBdr>
    </w:div>
    <w:div w:id="1918830649">
      <w:marLeft w:val="640"/>
      <w:marRight w:val="0"/>
      <w:marTop w:val="0"/>
      <w:marBottom w:val="0"/>
      <w:divBdr>
        <w:top w:val="none" w:sz="0" w:space="0" w:color="auto"/>
        <w:left w:val="none" w:sz="0" w:space="0" w:color="auto"/>
        <w:bottom w:val="none" w:sz="0" w:space="0" w:color="auto"/>
        <w:right w:val="none" w:sz="0" w:space="0" w:color="auto"/>
      </w:divBdr>
    </w:div>
    <w:div w:id="1920674819">
      <w:marLeft w:val="640"/>
      <w:marRight w:val="0"/>
      <w:marTop w:val="0"/>
      <w:marBottom w:val="0"/>
      <w:divBdr>
        <w:top w:val="none" w:sz="0" w:space="0" w:color="auto"/>
        <w:left w:val="none" w:sz="0" w:space="0" w:color="auto"/>
        <w:bottom w:val="none" w:sz="0" w:space="0" w:color="auto"/>
        <w:right w:val="none" w:sz="0" w:space="0" w:color="auto"/>
      </w:divBdr>
    </w:div>
    <w:div w:id="1920796901">
      <w:marLeft w:val="640"/>
      <w:marRight w:val="0"/>
      <w:marTop w:val="0"/>
      <w:marBottom w:val="0"/>
      <w:divBdr>
        <w:top w:val="none" w:sz="0" w:space="0" w:color="auto"/>
        <w:left w:val="none" w:sz="0" w:space="0" w:color="auto"/>
        <w:bottom w:val="none" w:sz="0" w:space="0" w:color="auto"/>
        <w:right w:val="none" w:sz="0" w:space="0" w:color="auto"/>
      </w:divBdr>
    </w:div>
    <w:div w:id="1921938647">
      <w:marLeft w:val="640"/>
      <w:marRight w:val="0"/>
      <w:marTop w:val="0"/>
      <w:marBottom w:val="0"/>
      <w:divBdr>
        <w:top w:val="none" w:sz="0" w:space="0" w:color="auto"/>
        <w:left w:val="none" w:sz="0" w:space="0" w:color="auto"/>
        <w:bottom w:val="none" w:sz="0" w:space="0" w:color="auto"/>
        <w:right w:val="none" w:sz="0" w:space="0" w:color="auto"/>
      </w:divBdr>
    </w:div>
    <w:div w:id="1922835731">
      <w:marLeft w:val="640"/>
      <w:marRight w:val="0"/>
      <w:marTop w:val="0"/>
      <w:marBottom w:val="0"/>
      <w:divBdr>
        <w:top w:val="none" w:sz="0" w:space="0" w:color="auto"/>
        <w:left w:val="none" w:sz="0" w:space="0" w:color="auto"/>
        <w:bottom w:val="none" w:sz="0" w:space="0" w:color="auto"/>
        <w:right w:val="none" w:sz="0" w:space="0" w:color="auto"/>
      </w:divBdr>
    </w:div>
    <w:div w:id="1924484181">
      <w:marLeft w:val="640"/>
      <w:marRight w:val="0"/>
      <w:marTop w:val="0"/>
      <w:marBottom w:val="0"/>
      <w:divBdr>
        <w:top w:val="none" w:sz="0" w:space="0" w:color="auto"/>
        <w:left w:val="none" w:sz="0" w:space="0" w:color="auto"/>
        <w:bottom w:val="none" w:sz="0" w:space="0" w:color="auto"/>
        <w:right w:val="none" w:sz="0" w:space="0" w:color="auto"/>
      </w:divBdr>
    </w:div>
    <w:div w:id="1924678396">
      <w:marLeft w:val="640"/>
      <w:marRight w:val="0"/>
      <w:marTop w:val="0"/>
      <w:marBottom w:val="0"/>
      <w:divBdr>
        <w:top w:val="none" w:sz="0" w:space="0" w:color="auto"/>
        <w:left w:val="none" w:sz="0" w:space="0" w:color="auto"/>
        <w:bottom w:val="none" w:sz="0" w:space="0" w:color="auto"/>
        <w:right w:val="none" w:sz="0" w:space="0" w:color="auto"/>
      </w:divBdr>
    </w:div>
    <w:div w:id="1925340132">
      <w:marLeft w:val="640"/>
      <w:marRight w:val="0"/>
      <w:marTop w:val="0"/>
      <w:marBottom w:val="0"/>
      <w:divBdr>
        <w:top w:val="none" w:sz="0" w:space="0" w:color="auto"/>
        <w:left w:val="none" w:sz="0" w:space="0" w:color="auto"/>
        <w:bottom w:val="none" w:sz="0" w:space="0" w:color="auto"/>
        <w:right w:val="none" w:sz="0" w:space="0" w:color="auto"/>
      </w:divBdr>
    </w:div>
    <w:div w:id="1926499162">
      <w:marLeft w:val="640"/>
      <w:marRight w:val="0"/>
      <w:marTop w:val="0"/>
      <w:marBottom w:val="0"/>
      <w:divBdr>
        <w:top w:val="none" w:sz="0" w:space="0" w:color="auto"/>
        <w:left w:val="none" w:sz="0" w:space="0" w:color="auto"/>
        <w:bottom w:val="none" w:sz="0" w:space="0" w:color="auto"/>
        <w:right w:val="none" w:sz="0" w:space="0" w:color="auto"/>
      </w:divBdr>
    </w:div>
    <w:div w:id="1926646872">
      <w:marLeft w:val="640"/>
      <w:marRight w:val="0"/>
      <w:marTop w:val="0"/>
      <w:marBottom w:val="0"/>
      <w:divBdr>
        <w:top w:val="none" w:sz="0" w:space="0" w:color="auto"/>
        <w:left w:val="none" w:sz="0" w:space="0" w:color="auto"/>
        <w:bottom w:val="none" w:sz="0" w:space="0" w:color="auto"/>
        <w:right w:val="none" w:sz="0" w:space="0" w:color="auto"/>
      </w:divBdr>
    </w:div>
    <w:div w:id="1927109259">
      <w:marLeft w:val="640"/>
      <w:marRight w:val="0"/>
      <w:marTop w:val="0"/>
      <w:marBottom w:val="0"/>
      <w:divBdr>
        <w:top w:val="none" w:sz="0" w:space="0" w:color="auto"/>
        <w:left w:val="none" w:sz="0" w:space="0" w:color="auto"/>
        <w:bottom w:val="none" w:sz="0" w:space="0" w:color="auto"/>
        <w:right w:val="none" w:sz="0" w:space="0" w:color="auto"/>
      </w:divBdr>
    </w:div>
    <w:div w:id="1927224524">
      <w:marLeft w:val="640"/>
      <w:marRight w:val="0"/>
      <w:marTop w:val="0"/>
      <w:marBottom w:val="0"/>
      <w:divBdr>
        <w:top w:val="none" w:sz="0" w:space="0" w:color="auto"/>
        <w:left w:val="none" w:sz="0" w:space="0" w:color="auto"/>
        <w:bottom w:val="none" w:sz="0" w:space="0" w:color="auto"/>
        <w:right w:val="none" w:sz="0" w:space="0" w:color="auto"/>
      </w:divBdr>
    </w:div>
    <w:div w:id="1931307681">
      <w:marLeft w:val="640"/>
      <w:marRight w:val="0"/>
      <w:marTop w:val="0"/>
      <w:marBottom w:val="0"/>
      <w:divBdr>
        <w:top w:val="none" w:sz="0" w:space="0" w:color="auto"/>
        <w:left w:val="none" w:sz="0" w:space="0" w:color="auto"/>
        <w:bottom w:val="none" w:sz="0" w:space="0" w:color="auto"/>
        <w:right w:val="none" w:sz="0" w:space="0" w:color="auto"/>
      </w:divBdr>
    </w:div>
    <w:div w:id="1937668966">
      <w:marLeft w:val="640"/>
      <w:marRight w:val="0"/>
      <w:marTop w:val="0"/>
      <w:marBottom w:val="0"/>
      <w:divBdr>
        <w:top w:val="none" w:sz="0" w:space="0" w:color="auto"/>
        <w:left w:val="none" w:sz="0" w:space="0" w:color="auto"/>
        <w:bottom w:val="none" w:sz="0" w:space="0" w:color="auto"/>
        <w:right w:val="none" w:sz="0" w:space="0" w:color="auto"/>
      </w:divBdr>
    </w:div>
    <w:div w:id="1938056873">
      <w:marLeft w:val="640"/>
      <w:marRight w:val="0"/>
      <w:marTop w:val="0"/>
      <w:marBottom w:val="0"/>
      <w:divBdr>
        <w:top w:val="none" w:sz="0" w:space="0" w:color="auto"/>
        <w:left w:val="none" w:sz="0" w:space="0" w:color="auto"/>
        <w:bottom w:val="none" w:sz="0" w:space="0" w:color="auto"/>
        <w:right w:val="none" w:sz="0" w:space="0" w:color="auto"/>
      </w:divBdr>
    </w:div>
    <w:div w:id="1938320128">
      <w:marLeft w:val="640"/>
      <w:marRight w:val="0"/>
      <w:marTop w:val="0"/>
      <w:marBottom w:val="0"/>
      <w:divBdr>
        <w:top w:val="none" w:sz="0" w:space="0" w:color="auto"/>
        <w:left w:val="none" w:sz="0" w:space="0" w:color="auto"/>
        <w:bottom w:val="none" w:sz="0" w:space="0" w:color="auto"/>
        <w:right w:val="none" w:sz="0" w:space="0" w:color="auto"/>
      </w:divBdr>
    </w:div>
    <w:div w:id="1939176787">
      <w:marLeft w:val="640"/>
      <w:marRight w:val="0"/>
      <w:marTop w:val="0"/>
      <w:marBottom w:val="0"/>
      <w:divBdr>
        <w:top w:val="none" w:sz="0" w:space="0" w:color="auto"/>
        <w:left w:val="none" w:sz="0" w:space="0" w:color="auto"/>
        <w:bottom w:val="none" w:sz="0" w:space="0" w:color="auto"/>
        <w:right w:val="none" w:sz="0" w:space="0" w:color="auto"/>
      </w:divBdr>
    </w:div>
    <w:div w:id="1940600756">
      <w:marLeft w:val="640"/>
      <w:marRight w:val="0"/>
      <w:marTop w:val="0"/>
      <w:marBottom w:val="0"/>
      <w:divBdr>
        <w:top w:val="none" w:sz="0" w:space="0" w:color="auto"/>
        <w:left w:val="none" w:sz="0" w:space="0" w:color="auto"/>
        <w:bottom w:val="none" w:sz="0" w:space="0" w:color="auto"/>
        <w:right w:val="none" w:sz="0" w:space="0" w:color="auto"/>
      </w:divBdr>
    </w:div>
    <w:div w:id="1941259295">
      <w:marLeft w:val="640"/>
      <w:marRight w:val="0"/>
      <w:marTop w:val="0"/>
      <w:marBottom w:val="0"/>
      <w:divBdr>
        <w:top w:val="none" w:sz="0" w:space="0" w:color="auto"/>
        <w:left w:val="none" w:sz="0" w:space="0" w:color="auto"/>
        <w:bottom w:val="none" w:sz="0" w:space="0" w:color="auto"/>
        <w:right w:val="none" w:sz="0" w:space="0" w:color="auto"/>
      </w:divBdr>
    </w:div>
    <w:div w:id="1941523160">
      <w:marLeft w:val="640"/>
      <w:marRight w:val="0"/>
      <w:marTop w:val="0"/>
      <w:marBottom w:val="0"/>
      <w:divBdr>
        <w:top w:val="none" w:sz="0" w:space="0" w:color="auto"/>
        <w:left w:val="none" w:sz="0" w:space="0" w:color="auto"/>
        <w:bottom w:val="none" w:sz="0" w:space="0" w:color="auto"/>
        <w:right w:val="none" w:sz="0" w:space="0" w:color="auto"/>
      </w:divBdr>
    </w:div>
    <w:div w:id="1941597529">
      <w:marLeft w:val="640"/>
      <w:marRight w:val="0"/>
      <w:marTop w:val="0"/>
      <w:marBottom w:val="0"/>
      <w:divBdr>
        <w:top w:val="none" w:sz="0" w:space="0" w:color="auto"/>
        <w:left w:val="none" w:sz="0" w:space="0" w:color="auto"/>
        <w:bottom w:val="none" w:sz="0" w:space="0" w:color="auto"/>
        <w:right w:val="none" w:sz="0" w:space="0" w:color="auto"/>
      </w:divBdr>
    </w:div>
    <w:div w:id="1943099879">
      <w:marLeft w:val="640"/>
      <w:marRight w:val="0"/>
      <w:marTop w:val="0"/>
      <w:marBottom w:val="0"/>
      <w:divBdr>
        <w:top w:val="none" w:sz="0" w:space="0" w:color="auto"/>
        <w:left w:val="none" w:sz="0" w:space="0" w:color="auto"/>
        <w:bottom w:val="none" w:sz="0" w:space="0" w:color="auto"/>
        <w:right w:val="none" w:sz="0" w:space="0" w:color="auto"/>
      </w:divBdr>
    </w:div>
    <w:div w:id="1943679959">
      <w:marLeft w:val="640"/>
      <w:marRight w:val="0"/>
      <w:marTop w:val="0"/>
      <w:marBottom w:val="0"/>
      <w:divBdr>
        <w:top w:val="none" w:sz="0" w:space="0" w:color="auto"/>
        <w:left w:val="none" w:sz="0" w:space="0" w:color="auto"/>
        <w:bottom w:val="none" w:sz="0" w:space="0" w:color="auto"/>
        <w:right w:val="none" w:sz="0" w:space="0" w:color="auto"/>
      </w:divBdr>
    </w:div>
    <w:div w:id="1947958167">
      <w:marLeft w:val="640"/>
      <w:marRight w:val="0"/>
      <w:marTop w:val="0"/>
      <w:marBottom w:val="0"/>
      <w:divBdr>
        <w:top w:val="none" w:sz="0" w:space="0" w:color="auto"/>
        <w:left w:val="none" w:sz="0" w:space="0" w:color="auto"/>
        <w:bottom w:val="none" w:sz="0" w:space="0" w:color="auto"/>
        <w:right w:val="none" w:sz="0" w:space="0" w:color="auto"/>
      </w:divBdr>
    </w:div>
    <w:div w:id="1948928016">
      <w:marLeft w:val="640"/>
      <w:marRight w:val="0"/>
      <w:marTop w:val="0"/>
      <w:marBottom w:val="0"/>
      <w:divBdr>
        <w:top w:val="none" w:sz="0" w:space="0" w:color="auto"/>
        <w:left w:val="none" w:sz="0" w:space="0" w:color="auto"/>
        <w:bottom w:val="none" w:sz="0" w:space="0" w:color="auto"/>
        <w:right w:val="none" w:sz="0" w:space="0" w:color="auto"/>
      </w:divBdr>
    </w:div>
    <w:div w:id="1949120271">
      <w:marLeft w:val="640"/>
      <w:marRight w:val="0"/>
      <w:marTop w:val="0"/>
      <w:marBottom w:val="0"/>
      <w:divBdr>
        <w:top w:val="none" w:sz="0" w:space="0" w:color="auto"/>
        <w:left w:val="none" w:sz="0" w:space="0" w:color="auto"/>
        <w:bottom w:val="none" w:sz="0" w:space="0" w:color="auto"/>
        <w:right w:val="none" w:sz="0" w:space="0" w:color="auto"/>
      </w:divBdr>
    </w:div>
    <w:div w:id="1949583569">
      <w:marLeft w:val="640"/>
      <w:marRight w:val="0"/>
      <w:marTop w:val="0"/>
      <w:marBottom w:val="0"/>
      <w:divBdr>
        <w:top w:val="none" w:sz="0" w:space="0" w:color="auto"/>
        <w:left w:val="none" w:sz="0" w:space="0" w:color="auto"/>
        <w:bottom w:val="none" w:sz="0" w:space="0" w:color="auto"/>
        <w:right w:val="none" w:sz="0" w:space="0" w:color="auto"/>
      </w:divBdr>
    </w:div>
    <w:div w:id="1950120058">
      <w:marLeft w:val="640"/>
      <w:marRight w:val="0"/>
      <w:marTop w:val="0"/>
      <w:marBottom w:val="0"/>
      <w:divBdr>
        <w:top w:val="none" w:sz="0" w:space="0" w:color="auto"/>
        <w:left w:val="none" w:sz="0" w:space="0" w:color="auto"/>
        <w:bottom w:val="none" w:sz="0" w:space="0" w:color="auto"/>
        <w:right w:val="none" w:sz="0" w:space="0" w:color="auto"/>
      </w:divBdr>
    </w:div>
    <w:div w:id="1950308796">
      <w:marLeft w:val="640"/>
      <w:marRight w:val="0"/>
      <w:marTop w:val="0"/>
      <w:marBottom w:val="0"/>
      <w:divBdr>
        <w:top w:val="none" w:sz="0" w:space="0" w:color="auto"/>
        <w:left w:val="none" w:sz="0" w:space="0" w:color="auto"/>
        <w:bottom w:val="none" w:sz="0" w:space="0" w:color="auto"/>
        <w:right w:val="none" w:sz="0" w:space="0" w:color="auto"/>
      </w:divBdr>
    </w:div>
    <w:div w:id="1950770044">
      <w:marLeft w:val="640"/>
      <w:marRight w:val="0"/>
      <w:marTop w:val="0"/>
      <w:marBottom w:val="0"/>
      <w:divBdr>
        <w:top w:val="none" w:sz="0" w:space="0" w:color="auto"/>
        <w:left w:val="none" w:sz="0" w:space="0" w:color="auto"/>
        <w:bottom w:val="none" w:sz="0" w:space="0" w:color="auto"/>
        <w:right w:val="none" w:sz="0" w:space="0" w:color="auto"/>
      </w:divBdr>
    </w:div>
    <w:div w:id="1951086335">
      <w:marLeft w:val="640"/>
      <w:marRight w:val="0"/>
      <w:marTop w:val="0"/>
      <w:marBottom w:val="0"/>
      <w:divBdr>
        <w:top w:val="none" w:sz="0" w:space="0" w:color="auto"/>
        <w:left w:val="none" w:sz="0" w:space="0" w:color="auto"/>
        <w:bottom w:val="none" w:sz="0" w:space="0" w:color="auto"/>
        <w:right w:val="none" w:sz="0" w:space="0" w:color="auto"/>
      </w:divBdr>
    </w:div>
    <w:div w:id="1951474205">
      <w:marLeft w:val="640"/>
      <w:marRight w:val="0"/>
      <w:marTop w:val="0"/>
      <w:marBottom w:val="0"/>
      <w:divBdr>
        <w:top w:val="none" w:sz="0" w:space="0" w:color="auto"/>
        <w:left w:val="none" w:sz="0" w:space="0" w:color="auto"/>
        <w:bottom w:val="none" w:sz="0" w:space="0" w:color="auto"/>
        <w:right w:val="none" w:sz="0" w:space="0" w:color="auto"/>
      </w:divBdr>
    </w:div>
    <w:div w:id="1952936188">
      <w:marLeft w:val="640"/>
      <w:marRight w:val="0"/>
      <w:marTop w:val="0"/>
      <w:marBottom w:val="0"/>
      <w:divBdr>
        <w:top w:val="none" w:sz="0" w:space="0" w:color="auto"/>
        <w:left w:val="none" w:sz="0" w:space="0" w:color="auto"/>
        <w:bottom w:val="none" w:sz="0" w:space="0" w:color="auto"/>
        <w:right w:val="none" w:sz="0" w:space="0" w:color="auto"/>
      </w:divBdr>
    </w:div>
    <w:div w:id="1956594143">
      <w:marLeft w:val="640"/>
      <w:marRight w:val="0"/>
      <w:marTop w:val="0"/>
      <w:marBottom w:val="0"/>
      <w:divBdr>
        <w:top w:val="none" w:sz="0" w:space="0" w:color="auto"/>
        <w:left w:val="none" w:sz="0" w:space="0" w:color="auto"/>
        <w:bottom w:val="none" w:sz="0" w:space="0" w:color="auto"/>
        <w:right w:val="none" w:sz="0" w:space="0" w:color="auto"/>
      </w:divBdr>
    </w:div>
    <w:div w:id="1957906305">
      <w:marLeft w:val="640"/>
      <w:marRight w:val="0"/>
      <w:marTop w:val="0"/>
      <w:marBottom w:val="0"/>
      <w:divBdr>
        <w:top w:val="none" w:sz="0" w:space="0" w:color="auto"/>
        <w:left w:val="none" w:sz="0" w:space="0" w:color="auto"/>
        <w:bottom w:val="none" w:sz="0" w:space="0" w:color="auto"/>
        <w:right w:val="none" w:sz="0" w:space="0" w:color="auto"/>
      </w:divBdr>
    </w:div>
    <w:div w:id="1958096720">
      <w:marLeft w:val="640"/>
      <w:marRight w:val="0"/>
      <w:marTop w:val="0"/>
      <w:marBottom w:val="0"/>
      <w:divBdr>
        <w:top w:val="none" w:sz="0" w:space="0" w:color="auto"/>
        <w:left w:val="none" w:sz="0" w:space="0" w:color="auto"/>
        <w:bottom w:val="none" w:sz="0" w:space="0" w:color="auto"/>
        <w:right w:val="none" w:sz="0" w:space="0" w:color="auto"/>
      </w:divBdr>
    </w:div>
    <w:div w:id="1962879686">
      <w:marLeft w:val="640"/>
      <w:marRight w:val="0"/>
      <w:marTop w:val="0"/>
      <w:marBottom w:val="0"/>
      <w:divBdr>
        <w:top w:val="none" w:sz="0" w:space="0" w:color="auto"/>
        <w:left w:val="none" w:sz="0" w:space="0" w:color="auto"/>
        <w:bottom w:val="none" w:sz="0" w:space="0" w:color="auto"/>
        <w:right w:val="none" w:sz="0" w:space="0" w:color="auto"/>
      </w:divBdr>
    </w:div>
    <w:div w:id="1963539503">
      <w:marLeft w:val="640"/>
      <w:marRight w:val="0"/>
      <w:marTop w:val="0"/>
      <w:marBottom w:val="0"/>
      <w:divBdr>
        <w:top w:val="none" w:sz="0" w:space="0" w:color="auto"/>
        <w:left w:val="none" w:sz="0" w:space="0" w:color="auto"/>
        <w:bottom w:val="none" w:sz="0" w:space="0" w:color="auto"/>
        <w:right w:val="none" w:sz="0" w:space="0" w:color="auto"/>
      </w:divBdr>
    </w:div>
    <w:div w:id="1965916092">
      <w:marLeft w:val="640"/>
      <w:marRight w:val="0"/>
      <w:marTop w:val="0"/>
      <w:marBottom w:val="0"/>
      <w:divBdr>
        <w:top w:val="none" w:sz="0" w:space="0" w:color="auto"/>
        <w:left w:val="none" w:sz="0" w:space="0" w:color="auto"/>
        <w:bottom w:val="none" w:sz="0" w:space="0" w:color="auto"/>
        <w:right w:val="none" w:sz="0" w:space="0" w:color="auto"/>
      </w:divBdr>
    </w:div>
    <w:div w:id="1968268846">
      <w:marLeft w:val="640"/>
      <w:marRight w:val="0"/>
      <w:marTop w:val="0"/>
      <w:marBottom w:val="0"/>
      <w:divBdr>
        <w:top w:val="none" w:sz="0" w:space="0" w:color="auto"/>
        <w:left w:val="none" w:sz="0" w:space="0" w:color="auto"/>
        <w:bottom w:val="none" w:sz="0" w:space="0" w:color="auto"/>
        <w:right w:val="none" w:sz="0" w:space="0" w:color="auto"/>
      </w:divBdr>
    </w:div>
    <w:div w:id="1971276250">
      <w:marLeft w:val="640"/>
      <w:marRight w:val="0"/>
      <w:marTop w:val="0"/>
      <w:marBottom w:val="0"/>
      <w:divBdr>
        <w:top w:val="none" w:sz="0" w:space="0" w:color="auto"/>
        <w:left w:val="none" w:sz="0" w:space="0" w:color="auto"/>
        <w:bottom w:val="none" w:sz="0" w:space="0" w:color="auto"/>
        <w:right w:val="none" w:sz="0" w:space="0" w:color="auto"/>
      </w:divBdr>
    </w:div>
    <w:div w:id="1974673357">
      <w:marLeft w:val="640"/>
      <w:marRight w:val="0"/>
      <w:marTop w:val="0"/>
      <w:marBottom w:val="0"/>
      <w:divBdr>
        <w:top w:val="none" w:sz="0" w:space="0" w:color="auto"/>
        <w:left w:val="none" w:sz="0" w:space="0" w:color="auto"/>
        <w:bottom w:val="none" w:sz="0" w:space="0" w:color="auto"/>
        <w:right w:val="none" w:sz="0" w:space="0" w:color="auto"/>
      </w:divBdr>
    </w:div>
    <w:div w:id="1975214610">
      <w:marLeft w:val="640"/>
      <w:marRight w:val="0"/>
      <w:marTop w:val="0"/>
      <w:marBottom w:val="0"/>
      <w:divBdr>
        <w:top w:val="none" w:sz="0" w:space="0" w:color="auto"/>
        <w:left w:val="none" w:sz="0" w:space="0" w:color="auto"/>
        <w:bottom w:val="none" w:sz="0" w:space="0" w:color="auto"/>
        <w:right w:val="none" w:sz="0" w:space="0" w:color="auto"/>
      </w:divBdr>
    </w:div>
    <w:div w:id="1975477130">
      <w:marLeft w:val="640"/>
      <w:marRight w:val="0"/>
      <w:marTop w:val="0"/>
      <w:marBottom w:val="0"/>
      <w:divBdr>
        <w:top w:val="none" w:sz="0" w:space="0" w:color="auto"/>
        <w:left w:val="none" w:sz="0" w:space="0" w:color="auto"/>
        <w:bottom w:val="none" w:sz="0" w:space="0" w:color="auto"/>
        <w:right w:val="none" w:sz="0" w:space="0" w:color="auto"/>
      </w:divBdr>
    </w:div>
    <w:div w:id="1979188108">
      <w:marLeft w:val="640"/>
      <w:marRight w:val="0"/>
      <w:marTop w:val="0"/>
      <w:marBottom w:val="0"/>
      <w:divBdr>
        <w:top w:val="none" w:sz="0" w:space="0" w:color="auto"/>
        <w:left w:val="none" w:sz="0" w:space="0" w:color="auto"/>
        <w:bottom w:val="none" w:sz="0" w:space="0" w:color="auto"/>
        <w:right w:val="none" w:sz="0" w:space="0" w:color="auto"/>
      </w:divBdr>
    </w:div>
    <w:div w:id="1979726347">
      <w:marLeft w:val="640"/>
      <w:marRight w:val="0"/>
      <w:marTop w:val="0"/>
      <w:marBottom w:val="0"/>
      <w:divBdr>
        <w:top w:val="none" w:sz="0" w:space="0" w:color="auto"/>
        <w:left w:val="none" w:sz="0" w:space="0" w:color="auto"/>
        <w:bottom w:val="none" w:sz="0" w:space="0" w:color="auto"/>
        <w:right w:val="none" w:sz="0" w:space="0" w:color="auto"/>
      </w:divBdr>
    </w:div>
    <w:div w:id="1980651377">
      <w:marLeft w:val="640"/>
      <w:marRight w:val="0"/>
      <w:marTop w:val="0"/>
      <w:marBottom w:val="0"/>
      <w:divBdr>
        <w:top w:val="none" w:sz="0" w:space="0" w:color="auto"/>
        <w:left w:val="none" w:sz="0" w:space="0" w:color="auto"/>
        <w:bottom w:val="none" w:sz="0" w:space="0" w:color="auto"/>
        <w:right w:val="none" w:sz="0" w:space="0" w:color="auto"/>
      </w:divBdr>
    </w:div>
    <w:div w:id="1980960820">
      <w:marLeft w:val="640"/>
      <w:marRight w:val="0"/>
      <w:marTop w:val="0"/>
      <w:marBottom w:val="0"/>
      <w:divBdr>
        <w:top w:val="none" w:sz="0" w:space="0" w:color="auto"/>
        <w:left w:val="none" w:sz="0" w:space="0" w:color="auto"/>
        <w:bottom w:val="none" w:sz="0" w:space="0" w:color="auto"/>
        <w:right w:val="none" w:sz="0" w:space="0" w:color="auto"/>
      </w:divBdr>
    </w:div>
    <w:div w:id="1982071698">
      <w:marLeft w:val="640"/>
      <w:marRight w:val="0"/>
      <w:marTop w:val="0"/>
      <w:marBottom w:val="0"/>
      <w:divBdr>
        <w:top w:val="none" w:sz="0" w:space="0" w:color="auto"/>
        <w:left w:val="none" w:sz="0" w:space="0" w:color="auto"/>
        <w:bottom w:val="none" w:sz="0" w:space="0" w:color="auto"/>
        <w:right w:val="none" w:sz="0" w:space="0" w:color="auto"/>
      </w:divBdr>
    </w:div>
    <w:div w:id="1985112314">
      <w:marLeft w:val="640"/>
      <w:marRight w:val="0"/>
      <w:marTop w:val="0"/>
      <w:marBottom w:val="0"/>
      <w:divBdr>
        <w:top w:val="none" w:sz="0" w:space="0" w:color="auto"/>
        <w:left w:val="none" w:sz="0" w:space="0" w:color="auto"/>
        <w:bottom w:val="none" w:sz="0" w:space="0" w:color="auto"/>
        <w:right w:val="none" w:sz="0" w:space="0" w:color="auto"/>
      </w:divBdr>
    </w:div>
    <w:div w:id="1987658380">
      <w:marLeft w:val="640"/>
      <w:marRight w:val="0"/>
      <w:marTop w:val="0"/>
      <w:marBottom w:val="0"/>
      <w:divBdr>
        <w:top w:val="none" w:sz="0" w:space="0" w:color="auto"/>
        <w:left w:val="none" w:sz="0" w:space="0" w:color="auto"/>
        <w:bottom w:val="none" w:sz="0" w:space="0" w:color="auto"/>
        <w:right w:val="none" w:sz="0" w:space="0" w:color="auto"/>
      </w:divBdr>
    </w:div>
    <w:div w:id="1990359381">
      <w:marLeft w:val="640"/>
      <w:marRight w:val="0"/>
      <w:marTop w:val="0"/>
      <w:marBottom w:val="0"/>
      <w:divBdr>
        <w:top w:val="none" w:sz="0" w:space="0" w:color="auto"/>
        <w:left w:val="none" w:sz="0" w:space="0" w:color="auto"/>
        <w:bottom w:val="none" w:sz="0" w:space="0" w:color="auto"/>
        <w:right w:val="none" w:sz="0" w:space="0" w:color="auto"/>
      </w:divBdr>
    </w:div>
    <w:div w:id="1992515631">
      <w:marLeft w:val="640"/>
      <w:marRight w:val="0"/>
      <w:marTop w:val="0"/>
      <w:marBottom w:val="0"/>
      <w:divBdr>
        <w:top w:val="none" w:sz="0" w:space="0" w:color="auto"/>
        <w:left w:val="none" w:sz="0" w:space="0" w:color="auto"/>
        <w:bottom w:val="none" w:sz="0" w:space="0" w:color="auto"/>
        <w:right w:val="none" w:sz="0" w:space="0" w:color="auto"/>
      </w:divBdr>
    </w:div>
    <w:div w:id="1996106851">
      <w:marLeft w:val="640"/>
      <w:marRight w:val="0"/>
      <w:marTop w:val="0"/>
      <w:marBottom w:val="0"/>
      <w:divBdr>
        <w:top w:val="none" w:sz="0" w:space="0" w:color="auto"/>
        <w:left w:val="none" w:sz="0" w:space="0" w:color="auto"/>
        <w:bottom w:val="none" w:sz="0" w:space="0" w:color="auto"/>
        <w:right w:val="none" w:sz="0" w:space="0" w:color="auto"/>
      </w:divBdr>
    </w:div>
    <w:div w:id="1996491435">
      <w:marLeft w:val="640"/>
      <w:marRight w:val="0"/>
      <w:marTop w:val="0"/>
      <w:marBottom w:val="0"/>
      <w:divBdr>
        <w:top w:val="none" w:sz="0" w:space="0" w:color="auto"/>
        <w:left w:val="none" w:sz="0" w:space="0" w:color="auto"/>
        <w:bottom w:val="none" w:sz="0" w:space="0" w:color="auto"/>
        <w:right w:val="none" w:sz="0" w:space="0" w:color="auto"/>
      </w:divBdr>
    </w:div>
    <w:div w:id="1998875913">
      <w:marLeft w:val="640"/>
      <w:marRight w:val="0"/>
      <w:marTop w:val="0"/>
      <w:marBottom w:val="0"/>
      <w:divBdr>
        <w:top w:val="none" w:sz="0" w:space="0" w:color="auto"/>
        <w:left w:val="none" w:sz="0" w:space="0" w:color="auto"/>
        <w:bottom w:val="none" w:sz="0" w:space="0" w:color="auto"/>
        <w:right w:val="none" w:sz="0" w:space="0" w:color="auto"/>
      </w:divBdr>
    </w:div>
    <w:div w:id="2000838570">
      <w:marLeft w:val="640"/>
      <w:marRight w:val="0"/>
      <w:marTop w:val="0"/>
      <w:marBottom w:val="0"/>
      <w:divBdr>
        <w:top w:val="none" w:sz="0" w:space="0" w:color="auto"/>
        <w:left w:val="none" w:sz="0" w:space="0" w:color="auto"/>
        <w:bottom w:val="none" w:sz="0" w:space="0" w:color="auto"/>
        <w:right w:val="none" w:sz="0" w:space="0" w:color="auto"/>
      </w:divBdr>
    </w:div>
    <w:div w:id="2001694030">
      <w:marLeft w:val="640"/>
      <w:marRight w:val="0"/>
      <w:marTop w:val="0"/>
      <w:marBottom w:val="0"/>
      <w:divBdr>
        <w:top w:val="none" w:sz="0" w:space="0" w:color="auto"/>
        <w:left w:val="none" w:sz="0" w:space="0" w:color="auto"/>
        <w:bottom w:val="none" w:sz="0" w:space="0" w:color="auto"/>
        <w:right w:val="none" w:sz="0" w:space="0" w:color="auto"/>
      </w:divBdr>
    </w:div>
    <w:div w:id="2011105101">
      <w:marLeft w:val="640"/>
      <w:marRight w:val="0"/>
      <w:marTop w:val="0"/>
      <w:marBottom w:val="0"/>
      <w:divBdr>
        <w:top w:val="none" w:sz="0" w:space="0" w:color="auto"/>
        <w:left w:val="none" w:sz="0" w:space="0" w:color="auto"/>
        <w:bottom w:val="none" w:sz="0" w:space="0" w:color="auto"/>
        <w:right w:val="none" w:sz="0" w:space="0" w:color="auto"/>
      </w:divBdr>
    </w:div>
    <w:div w:id="2013872412">
      <w:marLeft w:val="640"/>
      <w:marRight w:val="0"/>
      <w:marTop w:val="0"/>
      <w:marBottom w:val="0"/>
      <w:divBdr>
        <w:top w:val="none" w:sz="0" w:space="0" w:color="auto"/>
        <w:left w:val="none" w:sz="0" w:space="0" w:color="auto"/>
        <w:bottom w:val="none" w:sz="0" w:space="0" w:color="auto"/>
        <w:right w:val="none" w:sz="0" w:space="0" w:color="auto"/>
      </w:divBdr>
    </w:div>
    <w:div w:id="2014600133">
      <w:marLeft w:val="640"/>
      <w:marRight w:val="0"/>
      <w:marTop w:val="0"/>
      <w:marBottom w:val="0"/>
      <w:divBdr>
        <w:top w:val="none" w:sz="0" w:space="0" w:color="auto"/>
        <w:left w:val="none" w:sz="0" w:space="0" w:color="auto"/>
        <w:bottom w:val="none" w:sz="0" w:space="0" w:color="auto"/>
        <w:right w:val="none" w:sz="0" w:space="0" w:color="auto"/>
      </w:divBdr>
    </w:div>
    <w:div w:id="2015761424">
      <w:marLeft w:val="640"/>
      <w:marRight w:val="0"/>
      <w:marTop w:val="0"/>
      <w:marBottom w:val="0"/>
      <w:divBdr>
        <w:top w:val="none" w:sz="0" w:space="0" w:color="auto"/>
        <w:left w:val="none" w:sz="0" w:space="0" w:color="auto"/>
        <w:bottom w:val="none" w:sz="0" w:space="0" w:color="auto"/>
        <w:right w:val="none" w:sz="0" w:space="0" w:color="auto"/>
      </w:divBdr>
    </w:div>
    <w:div w:id="2017340333">
      <w:marLeft w:val="640"/>
      <w:marRight w:val="0"/>
      <w:marTop w:val="0"/>
      <w:marBottom w:val="0"/>
      <w:divBdr>
        <w:top w:val="none" w:sz="0" w:space="0" w:color="auto"/>
        <w:left w:val="none" w:sz="0" w:space="0" w:color="auto"/>
        <w:bottom w:val="none" w:sz="0" w:space="0" w:color="auto"/>
        <w:right w:val="none" w:sz="0" w:space="0" w:color="auto"/>
      </w:divBdr>
    </w:div>
    <w:div w:id="2018000289">
      <w:marLeft w:val="640"/>
      <w:marRight w:val="0"/>
      <w:marTop w:val="0"/>
      <w:marBottom w:val="0"/>
      <w:divBdr>
        <w:top w:val="none" w:sz="0" w:space="0" w:color="auto"/>
        <w:left w:val="none" w:sz="0" w:space="0" w:color="auto"/>
        <w:bottom w:val="none" w:sz="0" w:space="0" w:color="auto"/>
        <w:right w:val="none" w:sz="0" w:space="0" w:color="auto"/>
      </w:divBdr>
    </w:div>
    <w:div w:id="2019456017">
      <w:marLeft w:val="640"/>
      <w:marRight w:val="0"/>
      <w:marTop w:val="0"/>
      <w:marBottom w:val="0"/>
      <w:divBdr>
        <w:top w:val="none" w:sz="0" w:space="0" w:color="auto"/>
        <w:left w:val="none" w:sz="0" w:space="0" w:color="auto"/>
        <w:bottom w:val="none" w:sz="0" w:space="0" w:color="auto"/>
        <w:right w:val="none" w:sz="0" w:space="0" w:color="auto"/>
      </w:divBdr>
    </w:div>
    <w:div w:id="2020156006">
      <w:marLeft w:val="640"/>
      <w:marRight w:val="0"/>
      <w:marTop w:val="0"/>
      <w:marBottom w:val="0"/>
      <w:divBdr>
        <w:top w:val="none" w:sz="0" w:space="0" w:color="auto"/>
        <w:left w:val="none" w:sz="0" w:space="0" w:color="auto"/>
        <w:bottom w:val="none" w:sz="0" w:space="0" w:color="auto"/>
        <w:right w:val="none" w:sz="0" w:space="0" w:color="auto"/>
      </w:divBdr>
    </w:div>
    <w:div w:id="2020350558">
      <w:marLeft w:val="640"/>
      <w:marRight w:val="0"/>
      <w:marTop w:val="0"/>
      <w:marBottom w:val="0"/>
      <w:divBdr>
        <w:top w:val="none" w:sz="0" w:space="0" w:color="auto"/>
        <w:left w:val="none" w:sz="0" w:space="0" w:color="auto"/>
        <w:bottom w:val="none" w:sz="0" w:space="0" w:color="auto"/>
        <w:right w:val="none" w:sz="0" w:space="0" w:color="auto"/>
      </w:divBdr>
    </w:div>
    <w:div w:id="2020892177">
      <w:marLeft w:val="640"/>
      <w:marRight w:val="0"/>
      <w:marTop w:val="0"/>
      <w:marBottom w:val="0"/>
      <w:divBdr>
        <w:top w:val="none" w:sz="0" w:space="0" w:color="auto"/>
        <w:left w:val="none" w:sz="0" w:space="0" w:color="auto"/>
        <w:bottom w:val="none" w:sz="0" w:space="0" w:color="auto"/>
        <w:right w:val="none" w:sz="0" w:space="0" w:color="auto"/>
      </w:divBdr>
    </w:div>
    <w:div w:id="2021617727">
      <w:marLeft w:val="640"/>
      <w:marRight w:val="0"/>
      <w:marTop w:val="0"/>
      <w:marBottom w:val="0"/>
      <w:divBdr>
        <w:top w:val="none" w:sz="0" w:space="0" w:color="auto"/>
        <w:left w:val="none" w:sz="0" w:space="0" w:color="auto"/>
        <w:bottom w:val="none" w:sz="0" w:space="0" w:color="auto"/>
        <w:right w:val="none" w:sz="0" w:space="0" w:color="auto"/>
      </w:divBdr>
    </w:div>
    <w:div w:id="2021732364">
      <w:marLeft w:val="640"/>
      <w:marRight w:val="0"/>
      <w:marTop w:val="0"/>
      <w:marBottom w:val="0"/>
      <w:divBdr>
        <w:top w:val="none" w:sz="0" w:space="0" w:color="auto"/>
        <w:left w:val="none" w:sz="0" w:space="0" w:color="auto"/>
        <w:bottom w:val="none" w:sz="0" w:space="0" w:color="auto"/>
        <w:right w:val="none" w:sz="0" w:space="0" w:color="auto"/>
      </w:divBdr>
    </w:div>
    <w:div w:id="2022245221">
      <w:marLeft w:val="640"/>
      <w:marRight w:val="0"/>
      <w:marTop w:val="0"/>
      <w:marBottom w:val="0"/>
      <w:divBdr>
        <w:top w:val="none" w:sz="0" w:space="0" w:color="auto"/>
        <w:left w:val="none" w:sz="0" w:space="0" w:color="auto"/>
        <w:bottom w:val="none" w:sz="0" w:space="0" w:color="auto"/>
        <w:right w:val="none" w:sz="0" w:space="0" w:color="auto"/>
      </w:divBdr>
    </w:div>
    <w:div w:id="2022270709">
      <w:marLeft w:val="640"/>
      <w:marRight w:val="0"/>
      <w:marTop w:val="0"/>
      <w:marBottom w:val="0"/>
      <w:divBdr>
        <w:top w:val="none" w:sz="0" w:space="0" w:color="auto"/>
        <w:left w:val="none" w:sz="0" w:space="0" w:color="auto"/>
        <w:bottom w:val="none" w:sz="0" w:space="0" w:color="auto"/>
        <w:right w:val="none" w:sz="0" w:space="0" w:color="auto"/>
      </w:divBdr>
    </w:div>
    <w:div w:id="2025856642">
      <w:marLeft w:val="640"/>
      <w:marRight w:val="0"/>
      <w:marTop w:val="0"/>
      <w:marBottom w:val="0"/>
      <w:divBdr>
        <w:top w:val="none" w:sz="0" w:space="0" w:color="auto"/>
        <w:left w:val="none" w:sz="0" w:space="0" w:color="auto"/>
        <w:bottom w:val="none" w:sz="0" w:space="0" w:color="auto"/>
        <w:right w:val="none" w:sz="0" w:space="0" w:color="auto"/>
      </w:divBdr>
    </w:div>
    <w:div w:id="2026471359">
      <w:marLeft w:val="640"/>
      <w:marRight w:val="0"/>
      <w:marTop w:val="0"/>
      <w:marBottom w:val="0"/>
      <w:divBdr>
        <w:top w:val="none" w:sz="0" w:space="0" w:color="auto"/>
        <w:left w:val="none" w:sz="0" w:space="0" w:color="auto"/>
        <w:bottom w:val="none" w:sz="0" w:space="0" w:color="auto"/>
        <w:right w:val="none" w:sz="0" w:space="0" w:color="auto"/>
      </w:divBdr>
    </w:div>
    <w:div w:id="2026863327">
      <w:marLeft w:val="640"/>
      <w:marRight w:val="0"/>
      <w:marTop w:val="0"/>
      <w:marBottom w:val="0"/>
      <w:divBdr>
        <w:top w:val="none" w:sz="0" w:space="0" w:color="auto"/>
        <w:left w:val="none" w:sz="0" w:space="0" w:color="auto"/>
        <w:bottom w:val="none" w:sz="0" w:space="0" w:color="auto"/>
        <w:right w:val="none" w:sz="0" w:space="0" w:color="auto"/>
      </w:divBdr>
    </w:div>
    <w:div w:id="2026981516">
      <w:marLeft w:val="640"/>
      <w:marRight w:val="0"/>
      <w:marTop w:val="0"/>
      <w:marBottom w:val="0"/>
      <w:divBdr>
        <w:top w:val="none" w:sz="0" w:space="0" w:color="auto"/>
        <w:left w:val="none" w:sz="0" w:space="0" w:color="auto"/>
        <w:bottom w:val="none" w:sz="0" w:space="0" w:color="auto"/>
        <w:right w:val="none" w:sz="0" w:space="0" w:color="auto"/>
      </w:divBdr>
    </w:div>
    <w:div w:id="2027293617">
      <w:marLeft w:val="640"/>
      <w:marRight w:val="0"/>
      <w:marTop w:val="0"/>
      <w:marBottom w:val="0"/>
      <w:divBdr>
        <w:top w:val="none" w:sz="0" w:space="0" w:color="auto"/>
        <w:left w:val="none" w:sz="0" w:space="0" w:color="auto"/>
        <w:bottom w:val="none" w:sz="0" w:space="0" w:color="auto"/>
        <w:right w:val="none" w:sz="0" w:space="0" w:color="auto"/>
      </w:divBdr>
    </w:div>
    <w:div w:id="2027440011">
      <w:marLeft w:val="640"/>
      <w:marRight w:val="0"/>
      <w:marTop w:val="0"/>
      <w:marBottom w:val="0"/>
      <w:divBdr>
        <w:top w:val="none" w:sz="0" w:space="0" w:color="auto"/>
        <w:left w:val="none" w:sz="0" w:space="0" w:color="auto"/>
        <w:bottom w:val="none" w:sz="0" w:space="0" w:color="auto"/>
        <w:right w:val="none" w:sz="0" w:space="0" w:color="auto"/>
      </w:divBdr>
    </w:div>
    <w:div w:id="2028604376">
      <w:marLeft w:val="640"/>
      <w:marRight w:val="0"/>
      <w:marTop w:val="0"/>
      <w:marBottom w:val="0"/>
      <w:divBdr>
        <w:top w:val="none" w:sz="0" w:space="0" w:color="auto"/>
        <w:left w:val="none" w:sz="0" w:space="0" w:color="auto"/>
        <w:bottom w:val="none" w:sz="0" w:space="0" w:color="auto"/>
        <w:right w:val="none" w:sz="0" w:space="0" w:color="auto"/>
      </w:divBdr>
    </w:div>
    <w:div w:id="2028948901">
      <w:marLeft w:val="640"/>
      <w:marRight w:val="0"/>
      <w:marTop w:val="0"/>
      <w:marBottom w:val="0"/>
      <w:divBdr>
        <w:top w:val="none" w:sz="0" w:space="0" w:color="auto"/>
        <w:left w:val="none" w:sz="0" w:space="0" w:color="auto"/>
        <w:bottom w:val="none" w:sz="0" w:space="0" w:color="auto"/>
        <w:right w:val="none" w:sz="0" w:space="0" w:color="auto"/>
      </w:divBdr>
    </w:div>
    <w:div w:id="2030056963">
      <w:marLeft w:val="640"/>
      <w:marRight w:val="0"/>
      <w:marTop w:val="0"/>
      <w:marBottom w:val="0"/>
      <w:divBdr>
        <w:top w:val="none" w:sz="0" w:space="0" w:color="auto"/>
        <w:left w:val="none" w:sz="0" w:space="0" w:color="auto"/>
        <w:bottom w:val="none" w:sz="0" w:space="0" w:color="auto"/>
        <w:right w:val="none" w:sz="0" w:space="0" w:color="auto"/>
      </w:divBdr>
    </w:div>
    <w:div w:id="2032102290">
      <w:marLeft w:val="640"/>
      <w:marRight w:val="0"/>
      <w:marTop w:val="0"/>
      <w:marBottom w:val="0"/>
      <w:divBdr>
        <w:top w:val="none" w:sz="0" w:space="0" w:color="auto"/>
        <w:left w:val="none" w:sz="0" w:space="0" w:color="auto"/>
        <w:bottom w:val="none" w:sz="0" w:space="0" w:color="auto"/>
        <w:right w:val="none" w:sz="0" w:space="0" w:color="auto"/>
      </w:divBdr>
    </w:div>
    <w:div w:id="2032603902">
      <w:marLeft w:val="640"/>
      <w:marRight w:val="0"/>
      <w:marTop w:val="0"/>
      <w:marBottom w:val="0"/>
      <w:divBdr>
        <w:top w:val="none" w:sz="0" w:space="0" w:color="auto"/>
        <w:left w:val="none" w:sz="0" w:space="0" w:color="auto"/>
        <w:bottom w:val="none" w:sz="0" w:space="0" w:color="auto"/>
        <w:right w:val="none" w:sz="0" w:space="0" w:color="auto"/>
      </w:divBdr>
    </w:div>
    <w:div w:id="2032798837">
      <w:marLeft w:val="640"/>
      <w:marRight w:val="0"/>
      <w:marTop w:val="0"/>
      <w:marBottom w:val="0"/>
      <w:divBdr>
        <w:top w:val="none" w:sz="0" w:space="0" w:color="auto"/>
        <w:left w:val="none" w:sz="0" w:space="0" w:color="auto"/>
        <w:bottom w:val="none" w:sz="0" w:space="0" w:color="auto"/>
        <w:right w:val="none" w:sz="0" w:space="0" w:color="auto"/>
      </w:divBdr>
    </w:div>
    <w:div w:id="2035228125">
      <w:marLeft w:val="640"/>
      <w:marRight w:val="0"/>
      <w:marTop w:val="0"/>
      <w:marBottom w:val="0"/>
      <w:divBdr>
        <w:top w:val="none" w:sz="0" w:space="0" w:color="auto"/>
        <w:left w:val="none" w:sz="0" w:space="0" w:color="auto"/>
        <w:bottom w:val="none" w:sz="0" w:space="0" w:color="auto"/>
        <w:right w:val="none" w:sz="0" w:space="0" w:color="auto"/>
      </w:divBdr>
    </w:div>
    <w:div w:id="2036543571">
      <w:marLeft w:val="640"/>
      <w:marRight w:val="0"/>
      <w:marTop w:val="0"/>
      <w:marBottom w:val="0"/>
      <w:divBdr>
        <w:top w:val="none" w:sz="0" w:space="0" w:color="auto"/>
        <w:left w:val="none" w:sz="0" w:space="0" w:color="auto"/>
        <w:bottom w:val="none" w:sz="0" w:space="0" w:color="auto"/>
        <w:right w:val="none" w:sz="0" w:space="0" w:color="auto"/>
      </w:divBdr>
    </w:div>
    <w:div w:id="2037003281">
      <w:marLeft w:val="640"/>
      <w:marRight w:val="0"/>
      <w:marTop w:val="0"/>
      <w:marBottom w:val="0"/>
      <w:divBdr>
        <w:top w:val="none" w:sz="0" w:space="0" w:color="auto"/>
        <w:left w:val="none" w:sz="0" w:space="0" w:color="auto"/>
        <w:bottom w:val="none" w:sz="0" w:space="0" w:color="auto"/>
        <w:right w:val="none" w:sz="0" w:space="0" w:color="auto"/>
      </w:divBdr>
    </w:div>
    <w:div w:id="2037388144">
      <w:marLeft w:val="640"/>
      <w:marRight w:val="0"/>
      <w:marTop w:val="0"/>
      <w:marBottom w:val="0"/>
      <w:divBdr>
        <w:top w:val="none" w:sz="0" w:space="0" w:color="auto"/>
        <w:left w:val="none" w:sz="0" w:space="0" w:color="auto"/>
        <w:bottom w:val="none" w:sz="0" w:space="0" w:color="auto"/>
        <w:right w:val="none" w:sz="0" w:space="0" w:color="auto"/>
      </w:divBdr>
    </w:div>
    <w:div w:id="2042242937">
      <w:marLeft w:val="640"/>
      <w:marRight w:val="0"/>
      <w:marTop w:val="0"/>
      <w:marBottom w:val="0"/>
      <w:divBdr>
        <w:top w:val="none" w:sz="0" w:space="0" w:color="auto"/>
        <w:left w:val="none" w:sz="0" w:space="0" w:color="auto"/>
        <w:bottom w:val="none" w:sz="0" w:space="0" w:color="auto"/>
        <w:right w:val="none" w:sz="0" w:space="0" w:color="auto"/>
      </w:divBdr>
    </w:div>
    <w:div w:id="2043166918">
      <w:marLeft w:val="640"/>
      <w:marRight w:val="0"/>
      <w:marTop w:val="0"/>
      <w:marBottom w:val="0"/>
      <w:divBdr>
        <w:top w:val="none" w:sz="0" w:space="0" w:color="auto"/>
        <w:left w:val="none" w:sz="0" w:space="0" w:color="auto"/>
        <w:bottom w:val="none" w:sz="0" w:space="0" w:color="auto"/>
        <w:right w:val="none" w:sz="0" w:space="0" w:color="auto"/>
      </w:divBdr>
    </w:div>
    <w:div w:id="2045329792">
      <w:marLeft w:val="640"/>
      <w:marRight w:val="0"/>
      <w:marTop w:val="0"/>
      <w:marBottom w:val="0"/>
      <w:divBdr>
        <w:top w:val="none" w:sz="0" w:space="0" w:color="auto"/>
        <w:left w:val="none" w:sz="0" w:space="0" w:color="auto"/>
        <w:bottom w:val="none" w:sz="0" w:space="0" w:color="auto"/>
        <w:right w:val="none" w:sz="0" w:space="0" w:color="auto"/>
      </w:divBdr>
    </w:div>
    <w:div w:id="2045712690">
      <w:marLeft w:val="640"/>
      <w:marRight w:val="0"/>
      <w:marTop w:val="0"/>
      <w:marBottom w:val="0"/>
      <w:divBdr>
        <w:top w:val="none" w:sz="0" w:space="0" w:color="auto"/>
        <w:left w:val="none" w:sz="0" w:space="0" w:color="auto"/>
        <w:bottom w:val="none" w:sz="0" w:space="0" w:color="auto"/>
        <w:right w:val="none" w:sz="0" w:space="0" w:color="auto"/>
      </w:divBdr>
    </w:div>
    <w:div w:id="2046709251">
      <w:marLeft w:val="640"/>
      <w:marRight w:val="0"/>
      <w:marTop w:val="0"/>
      <w:marBottom w:val="0"/>
      <w:divBdr>
        <w:top w:val="none" w:sz="0" w:space="0" w:color="auto"/>
        <w:left w:val="none" w:sz="0" w:space="0" w:color="auto"/>
        <w:bottom w:val="none" w:sz="0" w:space="0" w:color="auto"/>
        <w:right w:val="none" w:sz="0" w:space="0" w:color="auto"/>
      </w:divBdr>
    </w:div>
    <w:div w:id="2048021901">
      <w:marLeft w:val="640"/>
      <w:marRight w:val="0"/>
      <w:marTop w:val="0"/>
      <w:marBottom w:val="0"/>
      <w:divBdr>
        <w:top w:val="none" w:sz="0" w:space="0" w:color="auto"/>
        <w:left w:val="none" w:sz="0" w:space="0" w:color="auto"/>
        <w:bottom w:val="none" w:sz="0" w:space="0" w:color="auto"/>
        <w:right w:val="none" w:sz="0" w:space="0" w:color="auto"/>
      </w:divBdr>
    </w:div>
    <w:div w:id="2049180995">
      <w:marLeft w:val="640"/>
      <w:marRight w:val="0"/>
      <w:marTop w:val="0"/>
      <w:marBottom w:val="0"/>
      <w:divBdr>
        <w:top w:val="none" w:sz="0" w:space="0" w:color="auto"/>
        <w:left w:val="none" w:sz="0" w:space="0" w:color="auto"/>
        <w:bottom w:val="none" w:sz="0" w:space="0" w:color="auto"/>
        <w:right w:val="none" w:sz="0" w:space="0" w:color="auto"/>
      </w:divBdr>
    </w:div>
    <w:div w:id="2053846545">
      <w:marLeft w:val="640"/>
      <w:marRight w:val="0"/>
      <w:marTop w:val="0"/>
      <w:marBottom w:val="0"/>
      <w:divBdr>
        <w:top w:val="none" w:sz="0" w:space="0" w:color="auto"/>
        <w:left w:val="none" w:sz="0" w:space="0" w:color="auto"/>
        <w:bottom w:val="none" w:sz="0" w:space="0" w:color="auto"/>
        <w:right w:val="none" w:sz="0" w:space="0" w:color="auto"/>
      </w:divBdr>
    </w:div>
    <w:div w:id="2054035500">
      <w:marLeft w:val="640"/>
      <w:marRight w:val="0"/>
      <w:marTop w:val="0"/>
      <w:marBottom w:val="0"/>
      <w:divBdr>
        <w:top w:val="none" w:sz="0" w:space="0" w:color="auto"/>
        <w:left w:val="none" w:sz="0" w:space="0" w:color="auto"/>
        <w:bottom w:val="none" w:sz="0" w:space="0" w:color="auto"/>
        <w:right w:val="none" w:sz="0" w:space="0" w:color="auto"/>
      </w:divBdr>
    </w:div>
    <w:div w:id="2054187999">
      <w:marLeft w:val="640"/>
      <w:marRight w:val="0"/>
      <w:marTop w:val="0"/>
      <w:marBottom w:val="0"/>
      <w:divBdr>
        <w:top w:val="none" w:sz="0" w:space="0" w:color="auto"/>
        <w:left w:val="none" w:sz="0" w:space="0" w:color="auto"/>
        <w:bottom w:val="none" w:sz="0" w:space="0" w:color="auto"/>
        <w:right w:val="none" w:sz="0" w:space="0" w:color="auto"/>
      </w:divBdr>
    </w:div>
    <w:div w:id="2054696182">
      <w:marLeft w:val="640"/>
      <w:marRight w:val="0"/>
      <w:marTop w:val="0"/>
      <w:marBottom w:val="0"/>
      <w:divBdr>
        <w:top w:val="none" w:sz="0" w:space="0" w:color="auto"/>
        <w:left w:val="none" w:sz="0" w:space="0" w:color="auto"/>
        <w:bottom w:val="none" w:sz="0" w:space="0" w:color="auto"/>
        <w:right w:val="none" w:sz="0" w:space="0" w:color="auto"/>
      </w:divBdr>
    </w:div>
    <w:div w:id="2055500354">
      <w:marLeft w:val="640"/>
      <w:marRight w:val="0"/>
      <w:marTop w:val="0"/>
      <w:marBottom w:val="0"/>
      <w:divBdr>
        <w:top w:val="none" w:sz="0" w:space="0" w:color="auto"/>
        <w:left w:val="none" w:sz="0" w:space="0" w:color="auto"/>
        <w:bottom w:val="none" w:sz="0" w:space="0" w:color="auto"/>
        <w:right w:val="none" w:sz="0" w:space="0" w:color="auto"/>
      </w:divBdr>
    </w:div>
    <w:div w:id="2057974061">
      <w:marLeft w:val="640"/>
      <w:marRight w:val="0"/>
      <w:marTop w:val="0"/>
      <w:marBottom w:val="0"/>
      <w:divBdr>
        <w:top w:val="none" w:sz="0" w:space="0" w:color="auto"/>
        <w:left w:val="none" w:sz="0" w:space="0" w:color="auto"/>
        <w:bottom w:val="none" w:sz="0" w:space="0" w:color="auto"/>
        <w:right w:val="none" w:sz="0" w:space="0" w:color="auto"/>
      </w:divBdr>
    </w:div>
    <w:div w:id="2058384243">
      <w:marLeft w:val="640"/>
      <w:marRight w:val="0"/>
      <w:marTop w:val="0"/>
      <w:marBottom w:val="0"/>
      <w:divBdr>
        <w:top w:val="none" w:sz="0" w:space="0" w:color="auto"/>
        <w:left w:val="none" w:sz="0" w:space="0" w:color="auto"/>
        <w:bottom w:val="none" w:sz="0" w:space="0" w:color="auto"/>
        <w:right w:val="none" w:sz="0" w:space="0" w:color="auto"/>
      </w:divBdr>
    </w:div>
    <w:div w:id="2060011232">
      <w:marLeft w:val="640"/>
      <w:marRight w:val="0"/>
      <w:marTop w:val="0"/>
      <w:marBottom w:val="0"/>
      <w:divBdr>
        <w:top w:val="none" w:sz="0" w:space="0" w:color="auto"/>
        <w:left w:val="none" w:sz="0" w:space="0" w:color="auto"/>
        <w:bottom w:val="none" w:sz="0" w:space="0" w:color="auto"/>
        <w:right w:val="none" w:sz="0" w:space="0" w:color="auto"/>
      </w:divBdr>
    </w:div>
    <w:div w:id="2061050767">
      <w:marLeft w:val="640"/>
      <w:marRight w:val="0"/>
      <w:marTop w:val="0"/>
      <w:marBottom w:val="0"/>
      <w:divBdr>
        <w:top w:val="none" w:sz="0" w:space="0" w:color="auto"/>
        <w:left w:val="none" w:sz="0" w:space="0" w:color="auto"/>
        <w:bottom w:val="none" w:sz="0" w:space="0" w:color="auto"/>
        <w:right w:val="none" w:sz="0" w:space="0" w:color="auto"/>
      </w:divBdr>
    </w:div>
    <w:div w:id="2062441237">
      <w:marLeft w:val="640"/>
      <w:marRight w:val="0"/>
      <w:marTop w:val="0"/>
      <w:marBottom w:val="0"/>
      <w:divBdr>
        <w:top w:val="none" w:sz="0" w:space="0" w:color="auto"/>
        <w:left w:val="none" w:sz="0" w:space="0" w:color="auto"/>
        <w:bottom w:val="none" w:sz="0" w:space="0" w:color="auto"/>
        <w:right w:val="none" w:sz="0" w:space="0" w:color="auto"/>
      </w:divBdr>
    </w:div>
    <w:div w:id="2063021993">
      <w:marLeft w:val="640"/>
      <w:marRight w:val="0"/>
      <w:marTop w:val="0"/>
      <w:marBottom w:val="0"/>
      <w:divBdr>
        <w:top w:val="none" w:sz="0" w:space="0" w:color="auto"/>
        <w:left w:val="none" w:sz="0" w:space="0" w:color="auto"/>
        <w:bottom w:val="none" w:sz="0" w:space="0" w:color="auto"/>
        <w:right w:val="none" w:sz="0" w:space="0" w:color="auto"/>
      </w:divBdr>
    </w:div>
    <w:div w:id="2063209650">
      <w:marLeft w:val="640"/>
      <w:marRight w:val="0"/>
      <w:marTop w:val="0"/>
      <w:marBottom w:val="0"/>
      <w:divBdr>
        <w:top w:val="none" w:sz="0" w:space="0" w:color="auto"/>
        <w:left w:val="none" w:sz="0" w:space="0" w:color="auto"/>
        <w:bottom w:val="none" w:sz="0" w:space="0" w:color="auto"/>
        <w:right w:val="none" w:sz="0" w:space="0" w:color="auto"/>
      </w:divBdr>
    </w:div>
    <w:div w:id="2066369645">
      <w:marLeft w:val="640"/>
      <w:marRight w:val="0"/>
      <w:marTop w:val="0"/>
      <w:marBottom w:val="0"/>
      <w:divBdr>
        <w:top w:val="none" w:sz="0" w:space="0" w:color="auto"/>
        <w:left w:val="none" w:sz="0" w:space="0" w:color="auto"/>
        <w:bottom w:val="none" w:sz="0" w:space="0" w:color="auto"/>
        <w:right w:val="none" w:sz="0" w:space="0" w:color="auto"/>
      </w:divBdr>
    </w:div>
    <w:div w:id="2066448023">
      <w:marLeft w:val="640"/>
      <w:marRight w:val="0"/>
      <w:marTop w:val="0"/>
      <w:marBottom w:val="0"/>
      <w:divBdr>
        <w:top w:val="none" w:sz="0" w:space="0" w:color="auto"/>
        <w:left w:val="none" w:sz="0" w:space="0" w:color="auto"/>
        <w:bottom w:val="none" w:sz="0" w:space="0" w:color="auto"/>
        <w:right w:val="none" w:sz="0" w:space="0" w:color="auto"/>
      </w:divBdr>
    </w:div>
    <w:div w:id="2066951105">
      <w:marLeft w:val="640"/>
      <w:marRight w:val="0"/>
      <w:marTop w:val="0"/>
      <w:marBottom w:val="0"/>
      <w:divBdr>
        <w:top w:val="none" w:sz="0" w:space="0" w:color="auto"/>
        <w:left w:val="none" w:sz="0" w:space="0" w:color="auto"/>
        <w:bottom w:val="none" w:sz="0" w:space="0" w:color="auto"/>
        <w:right w:val="none" w:sz="0" w:space="0" w:color="auto"/>
      </w:divBdr>
    </w:div>
    <w:div w:id="2067216331">
      <w:marLeft w:val="640"/>
      <w:marRight w:val="0"/>
      <w:marTop w:val="0"/>
      <w:marBottom w:val="0"/>
      <w:divBdr>
        <w:top w:val="none" w:sz="0" w:space="0" w:color="auto"/>
        <w:left w:val="none" w:sz="0" w:space="0" w:color="auto"/>
        <w:bottom w:val="none" w:sz="0" w:space="0" w:color="auto"/>
        <w:right w:val="none" w:sz="0" w:space="0" w:color="auto"/>
      </w:divBdr>
    </w:div>
    <w:div w:id="2067216686">
      <w:marLeft w:val="640"/>
      <w:marRight w:val="0"/>
      <w:marTop w:val="0"/>
      <w:marBottom w:val="0"/>
      <w:divBdr>
        <w:top w:val="none" w:sz="0" w:space="0" w:color="auto"/>
        <w:left w:val="none" w:sz="0" w:space="0" w:color="auto"/>
        <w:bottom w:val="none" w:sz="0" w:space="0" w:color="auto"/>
        <w:right w:val="none" w:sz="0" w:space="0" w:color="auto"/>
      </w:divBdr>
    </w:div>
    <w:div w:id="2067600349">
      <w:marLeft w:val="640"/>
      <w:marRight w:val="0"/>
      <w:marTop w:val="0"/>
      <w:marBottom w:val="0"/>
      <w:divBdr>
        <w:top w:val="none" w:sz="0" w:space="0" w:color="auto"/>
        <w:left w:val="none" w:sz="0" w:space="0" w:color="auto"/>
        <w:bottom w:val="none" w:sz="0" w:space="0" w:color="auto"/>
        <w:right w:val="none" w:sz="0" w:space="0" w:color="auto"/>
      </w:divBdr>
    </w:div>
    <w:div w:id="2069917582">
      <w:marLeft w:val="640"/>
      <w:marRight w:val="0"/>
      <w:marTop w:val="0"/>
      <w:marBottom w:val="0"/>
      <w:divBdr>
        <w:top w:val="none" w:sz="0" w:space="0" w:color="auto"/>
        <w:left w:val="none" w:sz="0" w:space="0" w:color="auto"/>
        <w:bottom w:val="none" w:sz="0" w:space="0" w:color="auto"/>
        <w:right w:val="none" w:sz="0" w:space="0" w:color="auto"/>
      </w:divBdr>
    </w:div>
    <w:div w:id="2070414822">
      <w:marLeft w:val="640"/>
      <w:marRight w:val="0"/>
      <w:marTop w:val="0"/>
      <w:marBottom w:val="0"/>
      <w:divBdr>
        <w:top w:val="none" w:sz="0" w:space="0" w:color="auto"/>
        <w:left w:val="none" w:sz="0" w:space="0" w:color="auto"/>
        <w:bottom w:val="none" w:sz="0" w:space="0" w:color="auto"/>
        <w:right w:val="none" w:sz="0" w:space="0" w:color="auto"/>
      </w:divBdr>
    </w:div>
    <w:div w:id="2072851983">
      <w:marLeft w:val="640"/>
      <w:marRight w:val="0"/>
      <w:marTop w:val="0"/>
      <w:marBottom w:val="0"/>
      <w:divBdr>
        <w:top w:val="none" w:sz="0" w:space="0" w:color="auto"/>
        <w:left w:val="none" w:sz="0" w:space="0" w:color="auto"/>
        <w:bottom w:val="none" w:sz="0" w:space="0" w:color="auto"/>
        <w:right w:val="none" w:sz="0" w:space="0" w:color="auto"/>
      </w:divBdr>
    </w:div>
    <w:div w:id="2074111311">
      <w:marLeft w:val="640"/>
      <w:marRight w:val="0"/>
      <w:marTop w:val="0"/>
      <w:marBottom w:val="0"/>
      <w:divBdr>
        <w:top w:val="none" w:sz="0" w:space="0" w:color="auto"/>
        <w:left w:val="none" w:sz="0" w:space="0" w:color="auto"/>
        <w:bottom w:val="none" w:sz="0" w:space="0" w:color="auto"/>
        <w:right w:val="none" w:sz="0" w:space="0" w:color="auto"/>
      </w:divBdr>
    </w:div>
    <w:div w:id="2075733401">
      <w:marLeft w:val="640"/>
      <w:marRight w:val="0"/>
      <w:marTop w:val="0"/>
      <w:marBottom w:val="0"/>
      <w:divBdr>
        <w:top w:val="none" w:sz="0" w:space="0" w:color="auto"/>
        <w:left w:val="none" w:sz="0" w:space="0" w:color="auto"/>
        <w:bottom w:val="none" w:sz="0" w:space="0" w:color="auto"/>
        <w:right w:val="none" w:sz="0" w:space="0" w:color="auto"/>
      </w:divBdr>
    </w:div>
    <w:div w:id="2078938100">
      <w:marLeft w:val="640"/>
      <w:marRight w:val="0"/>
      <w:marTop w:val="0"/>
      <w:marBottom w:val="0"/>
      <w:divBdr>
        <w:top w:val="none" w:sz="0" w:space="0" w:color="auto"/>
        <w:left w:val="none" w:sz="0" w:space="0" w:color="auto"/>
        <w:bottom w:val="none" w:sz="0" w:space="0" w:color="auto"/>
        <w:right w:val="none" w:sz="0" w:space="0" w:color="auto"/>
      </w:divBdr>
    </w:div>
    <w:div w:id="2083680263">
      <w:marLeft w:val="640"/>
      <w:marRight w:val="0"/>
      <w:marTop w:val="0"/>
      <w:marBottom w:val="0"/>
      <w:divBdr>
        <w:top w:val="none" w:sz="0" w:space="0" w:color="auto"/>
        <w:left w:val="none" w:sz="0" w:space="0" w:color="auto"/>
        <w:bottom w:val="none" w:sz="0" w:space="0" w:color="auto"/>
        <w:right w:val="none" w:sz="0" w:space="0" w:color="auto"/>
      </w:divBdr>
    </w:div>
    <w:div w:id="2085108199">
      <w:marLeft w:val="640"/>
      <w:marRight w:val="0"/>
      <w:marTop w:val="0"/>
      <w:marBottom w:val="0"/>
      <w:divBdr>
        <w:top w:val="none" w:sz="0" w:space="0" w:color="auto"/>
        <w:left w:val="none" w:sz="0" w:space="0" w:color="auto"/>
        <w:bottom w:val="none" w:sz="0" w:space="0" w:color="auto"/>
        <w:right w:val="none" w:sz="0" w:space="0" w:color="auto"/>
      </w:divBdr>
    </w:div>
    <w:div w:id="2085490341">
      <w:marLeft w:val="640"/>
      <w:marRight w:val="0"/>
      <w:marTop w:val="0"/>
      <w:marBottom w:val="0"/>
      <w:divBdr>
        <w:top w:val="none" w:sz="0" w:space="0" w:color="auto"/>
        <w:left w:val="none" w:sz="0" w:space="0" w:color="auto"/>
        <w:bottom w:val="none" w:sz="0" w:space="0" w:color="auto"/>
        <w:right w:val="none" w:sz="0" w:space="0" w:color="auto"/>
      </w:divBdr>
    </w:div>
    <w:div w:id="2087652786">
      <w:marLeft w:val="640"/>
      <w:marRight w:val="0"/>
      <w:marTop w:val="0"/>
      <w:marBottom w:val="0"/>
      <w:divBdr>
        <w:top w:val="none" w:sz="0" w:space="0" w:color="auto"/>
        <w:left w:val="none" w:sz="0" w:space="0" w:color="auto"/>
        <w:bottom w:val="none" w:sz="0" w:space="0" w:color="auto"/>
        <w:right w:val="none" w:sz="0" w:space="0" w:color="auto"/>
      </w:divBdr>
    </w:div>
    <w:div w:id="2087799530">
      <w:marLeft w:val="640"/>
      <w:marRight w:val="0"/>
      <w:marTop w:val="0"/>
      <w:marBottom w:val="0"/>
      <w:divBdr>
        <w:top w:val="none" w:sz="0" w:space="0" w:color="auto"/>
        <w:left w:val="none" w:sz="0" w:space="0" w:color="auto"/>
        <w:bottom w:val="none" w:sz="0" w:space="0" w:color="auto"/>
        <w:right w:val="none" w:sz="0" w:space="0" w:color="auto"/>
      </w:divBdr>
    </w:div>
    <w:div w:id="2089185540">
      <w:marLeft w:val="640"/>
      <w:marRight w:val="0"/>
      <w:marTop w:val="0"/>
      <w:marBottom w:val="0"/>
      <w:divBdr>
        <w:top w:val="none" w:sz="0" w:space="0" w:color="auto"/>
        <w:left w:val="none" w:sz="0" w:space="0" w:color="auto"/>
        <w:bottom w:val="none" w:sz="0" w:space="0" w:color="auto"/>
        <w:right w:val="none" w:sz="0" w:space="0" w:color="auto"/>
      </w:divBdr>
    </w:div>
    <w:div w:id="2090691708">
      <w:marLeft w:val="640"/>
      <w:marRight w:val="0"/>
      <w:marTop w:val="0"/>
      <w:marBottom w:val="0"/>
      <w:divBdr>
        <w:top w:val="none" w:sz="0" w:space="0" w:color="auto"/>
        <w:left w:val="none" w:sz="0" w:space="0" w:color="auto"/>
        <w:bottom w:val="none" w:sz="0" w:space="0" w:color="auto"/>
        <w:right w:val="none" w:sz="0" w:space="0" w:color="auto"/>
      </w:divBdr>
    </w:div>
    <w:div w:id="2092847932">
      <w:marLeft w:val="640"/>
      <w:marRight w:val="0"/>
      <w:marTop w:val="0"/>
      <w:marBottom w:val="0"/>
      <w:divBdr>
        <w:top w:val="none" w:sz="0" w:space="0" w:color="auto"/>
        <w:left w:val="none" w:sz="0" w:space="0" w:color="auto"/>
        <w:bottom w:val="none" w:sz="0" w:space="0" w:color="auto"/>
        <w:right w:val="none" w:sz="0" w:space="0" w:color="auto"/>
      </w:divBdr>
    </w:div>
    <w:div w:id="2092970344">
      <w:marLeft w:val="640"/>
      <w:marRight w:val="0"/>
      <w:marTop w:val="0"/>
      <w:marBottom w:val="0"/>
      <w:divBdr>
        <w:top w:val="none" w:sz="0" w:space="0" w:color="auto"/>
        <w:left w:val="none" w:sz="0" w:space="0" w:color="auto"/>
        <w:bottom w:val="none" w:sz="0" w:space="0" w:color="auto"/>
        <w:right w:val="none" w:sz="0" w:space="0" w:color="auto"/>
      </w:divBdr>
    </w:div>
    <w:div w:id="2095391393">
      <w:marLeft w:val="640"/>
      <w:marRight w:val="0"/>
      <w:marTop w:val="0"/>
      <w:marBottom w:val="0"/>
      <w:divBdr>
        <w:top w:val="none" w:sz="0" w:space="0" w:color="auto"/>
        <w:left w:val="none" w:sz="0" w:space="0" w:color="auto"/>
        <w:bottom w:val="none" w:sz="0" w:space="0" w:color="auto"/>
        <w:right w:val="none" w:sz="0" w:space="0" w:color="auto"/>
      </w:divBdr>
    </w:div>
    <w:div w:id="2095544421">
      <w:marLeft w:val="640"/>
      <w:marRight w:val="0"/>
      <w:marTop w:val="0"/>
      <w:marBottom w:val="0"/>
      <w:divBdr>
        <w:top w:val="none" w:sz="0" w:space="0" w:color="auto"/>
        <w:left w:val="none" w:sz="0" w:space="0" w:color="auto"/>
        <w:bottom w:val="none" w:sz="0" w:space="0" w:color="auto"/>
        <w:right w:val="none" w:sz="0" w:space="0" w:color="auto"/>
      </w:divBdr>
    </w:div>
    <w:div w:id="2095979142">
      <w:marLeft w:val="640"/>
      <w:marRight w:val="0"/>
      <w:marTop w:val="0"/>
      <w:marBottom w:val="0"/>
      <w:divBdr>
        <w:top w:val="none" w:sz="0" w:space="0" w:color="auto"/>
        <w:left w:val="none" w:sz="0" w:space="0" w:color="auto"/>
        <w:bottom w:val="none" w:sz="0" w:space="0" w:color="auto"/>
        <w:right w:val="none" w:sz="0" w:space="0" w:color="auto"/>
      </w:divBdr>
    </w:div>
    <w:div w:id="2097046003">
      <w:marLeft w:val="640"/>
      <w:marRight w:val="0"/>
      <w:marTop w:val="0"/>
      <w:marBottom w:val="0"/>
      <w:divBdr>
        <w:top w:val="none" w:sz="0" w:space="0" w:color="auto"/>
        <w:left w:val="none" w:sz="0" w:space="0" w:color="auto"/>
        <w:bottom w:val="none" w:sz="0" w:space="0" w:color="auto"/>
        <w:right w:val="none" w:sz="0" w:space="0" w:color="auto"/>
      </w:divBdr>
    </w:div>
    <w:div w:id="2098941417">
      <w:marLeft w:val="640"/>
      <w:marRight w:val="0"/>
      <w:marTop w:val="0"/>
      <w:marBottom w:val="0"/>
      <w:divBdr>
        <w:top w:val="none" w:sz="0" w:space="0" w:color="auto"/>
        <w:left w:val="none" w:sz="0" w:space="0" w:color="auto"/>
        <w:bottom w:val="none" w:sz="0" w:space="0" w:color="auto"/>
        <w:right w:val="none" w:sz="0" w:space="0" w:color="auto"/>
      </w:divBdr>
    </w:div>
    <w:div w:id="2099136268">
      <w:marLeft w:val="640"/>
      <w:marRight w:val="0"/>
      <w:marTop w:val="0"/>
      <w:marBottom w:val="0"/>
      <w:divBdr>
        <w:top w:val="none" w:sz="0" w:space="0" w:color="auto"/>
        <w:left w:val="none" w:sz="0" w:space="0" w:color="auto"/>
        <w:bottom w:val="none" w:sz="0" w:space="0" w:color="auto"/>
        <w:right w:val="none" w:sz="0" w:space="0" w:color="auto"/>
      </w:divBdr>
    </w:div>
    <w:div w:id="2099666770">
      <w:marLeft w:val="640"/>
      <w:marRight w:val="0"/>
      <w:marTop w:val="0"/>
      <w:marBottom w:val="0"/>
      <w:divBdr>
        <w:top w:val="none" w:sz="0" w:space="0" w:color="auto"/>
        <w:left w:val="none" w:sz="0" w:space="0" w:color="auto"/>
        <w:bottom w:val="none" w:sz="0" w:space="0" w:color="auto"/>
        <w:right w:val="none" w:sz="0" w:space="0" w:color="auto"/>
      </w:divBdr>
    </w:div>
    <w:div w:id="2100368020">
      <w:marLeft w:val="640"/>
      <w:marRight w:val="0"/>
      <w:marTop w:val="0"/>
      <w:marBottom w:val="0"/>
      <w:divBdr>
        <w:top w:val="none" w:sz="0" w:space="0" w:color="auto"/>
        <w:left w:val="none" w:sz="0" w:space="0" w:color="auto"/>
        <w:bottom w:val="none" w:sz="0" w:space="0" w:color="auto"/>
        <w:right w:val="none" w:sz="0" w:space="0" w:color="auto"/>
      </w:divBdr>
    </w:div>
    <w:div w:id="2102336368">
      <w:marLeft w:val="640"/>
      <w:marRight w:val="0"/>
      <w:marTop w:val="0"/>
      <w:marBottom w:val="0"/>
      <w:divBdr>
        <w:top w:val="none" w:sz="0" w:space="0" w:color="auto"/>
        <w:left w:val="none" w:sz="0" w:space="0" w:color="auto"/>
        <w:bottom w:val="none" w:sz="0" w:space="0" w:color="auto"/>
        <w:right w:val="none" w:sz="0" w:space="0" w:color="auto"/>
      </w:divBdr>
    </w:div>
    <w:div w:id="2102480538">
      <w:marLeft w:val="640"/>
      <w:marRight w:val="0"/>
      <w:marTop w:val="0"/>
      <w:marBottom w:val="0"/>
      <w:divBdr>
        <w:top w:val="none" w:sz="0" w:space="0" w:color="auto"/>
        <w:left w:val="none" w:sz="0" w:space="0" w:color="auto"/>
        <w:bottom w:val="none" w:sz="0" w:space="0" w:color="auto"/>
        <w:right w:val="none" w:sz="0" w:space="0" w:color="auto"/>
      </w:divBdr>
    </w:div>
    <w:div w:id="2103142130">
      <w:marLeft w:val="640"/>
      <w:marRight w:val="0"/>
      <w:marTop w:val="0"/>
      <w:marBottom w:val="0"/>
      <w:divBdr>
        <w:top w:val="none" w:sz="0" w:space="0" w:color="auto"/>
        <w:left w:val="none" w:sz="0" w:space="0" w:color="auto"/>
        <w:bottom w:val="none" w:sz="0" w:space="0" w:color="auto"/>
        <w:right w:val="none" w:sz="0" w:space="0" w:color="auto"/>
      </w:divBdr>
    </w:div>
    <w:div w:id="2105224922">
      <w:marLeft w:val="640"/>
      <w:marRight w:val="0"/>
      <w:marTop w:val="0"/>
      <w:marBottom w:val="0"/>
      <w:divBdr>
        <w:top w:val="none" w:sz="0" w:space="0" w:color="auto"/>
        <w:left w:val="none" w:sz="0" w:space="0" w:color="auto"/>
        <w:bottom w:val="none" w:sz="0" w:space="0" w:color="auto"/>
        <w:right w:val="none" w:sz="0" w:space="0" w:color="auto"/>
      </w:divBdr>
    </w:div>
    <w:div w:id="2106219087">
      <w:marLeft w:val="640"/>
      <w:marRight w:val="0"/>
      <w:marTop w:val="0"/>
      <w:marBottom w:val="0"/>
      <w:divBdr>
        <w:top w:val="none" w:sz="0" w:space="0" w:color="auto"/>
        <w:left w:val="none" w:sz="0" w:space="0" w:color="auto"/>
        <w:bottom w:val="none" w:sz="0" w:space="0" w:color="auto"/>
        <w:right w:val="none" w:sz="0" w:space="0" w:color="auto"/>
      </w:divBdr>
    </w:div>
    <w:div w:id="2109615982">
      <w:marLeft w:val="640"/>
      <w:marRight w:val="0"/>
      <w:marTop w:val="0"/>
      <w:marBottom w:val="0"/>
      <w:divBdr>
        <w:top w:val="none" w:sz="0" w:space="0" w:color="auto"/>
        <w:left w:val="none" w:sz="0" w:space="0" w:color="auto"/>
        <w:bottom w:val="none" w:sz="0" w:space="0" w:color="auto"/>
        <w:right w:val="none" w:sz="0" w:space="0" w:color="auto"/>
      </w:divBdr>
    </w:div>
    <w:div w:id="2114401689">
      <w:marLeft w:val="640"/>
      <w:marRight w:val="0"/>
      <w:marTop w:val="0"/>
      <w:marBottom w:val="0"/>
      <w:divBdr>
        <w:top w:val="none" w:sz="0" w:space="0" w:color="auto"/>
        <w:left w:val="none" w:sz="0" w:space="0" w:color="auto"/>
        <w:bottom w:val="none" w:sz="0" w:space="0" w:color="auto"/>
        <w:right w:val="none" w:sz="0" w:space="0" w:color="auto"/>
      </w:divBdr>
    </w:div>
    <w:div w:id="2114662823">
      <w:marLeft w:val="640"/>
      <w:marRight w:val="0"/>
      <w:marTop w:val="0"/>
      <w:marBottom w:val="0"/>
      <w:divBdr>
        <w:top w:val="none" w:sz="0" w:space="0" w:color="auto"/>
        <w:left w:val="none" w:sz="0" w:space="0" w:color="auto"/>
        <w:bottom w:val="none" w:sz="0" w:space="0" w:color="auto"/>
        <w:right w:val="none" w:sz="0" w:space="0" w:color="auto"/>
      </w:divBdr>
    </w:div>
    <w:div w:id="2115318653">
      <w:marLeft w:val="640"/>
      <w:marRight w:val="0"/>
      <w:marTop w:val="0"/>
      <w:marBottom w:val="0"/>
      <w:divBdr>
        <w:top w:val="none" w:sz="0" w:space="0" w:color="auto"/>
        <w:left w:val="none" w:sz="0" w:space="0" w:color="auto"/>
        <w:bottom w:val="none" w:sz="0" w:space="0" w:color="auto"/>
        <w:right w:val="none" w:sz="0" w:space="0" w:color="auto"/>
      </w:divBdr>
    </w:div>
    <w:div w:id="2116703967">
      <w:marLeft w:val="640"/>
      <w:marRight w:val="0"/>
      <w:marTop w:val="0"/>
      <w:marBottom w:val="0"/>
      <w:divBdr>
        <w:top w:val="none" w:sz="0" w:space="0" w:color="auto"/>
        <w:left w:val="none" w:sz="0" w:space="0" w:color="auto"/>
        <w:bottom w:val="none" w:sz="0" w:space="0" w:color="auto"/>
        <w:right w:val="none" w:sz="0" w:space="0" w:color="auto"/>
      </w:divBdr>
    </w:div>
    <w:div w:id="2116944713">
      <w:marLeft w:val="640"/>
      <w:marRight w:val="0"/>
      <w:marTop w:val="0"/>
      <w:marBottom w:val="0"/>
      <w:divBdr>
        <w:top w:val="none" w:sz="0" w:space="0" w:color="auto"/>
        <w:left w:val="none" w:sz="0" w:space="0" w:color="auto"/>
        <w:bottom w:val="none" w:sz="0" w:space="0" w:color="auto"/>
        <w:right w:val="none" w:sz="0" w:space="0" w:color="auto"/>
      </w:divBdr>
    </w:div>
    <w:div w:id="2117095347">
      <w:marLeft w:val="640"/>
      <w:marRight w:val="0"/>
      <w:marTop w:val="0"/>
      <w:marBottom w:val="0"/>
      <w:divBdr>
        <w:top w:val="none" w:sz="0" w:space="0" w:color="auto"/>
        <w:left w:val="none" w:sz="0" w:space="0" w:color="auto"/>
        <w:bottom w:val="none" w:sz="0" w:space="0" w:color="auto"/>
        <w:right w:val="none" w:sz="0" w:space="0" w:color="auto"/>
      </w:divBdr>
    </w:div>
    <w:div w:id="2118791104">
      <w:marLeft w:val="640"/>
      <w:marRight w:val="0"/>
      <w:marTop w:val="0"/>
      <w:marBottom w:val="0"/>
      <w:divBdr>
        <w:top w:val="none" w:sz="0" w:space="0" w:color="auto"/>
        <w:left w:val="none" w:sz="0" w:space="0" w:color="auto"/>
        <w:bottom w:val="none" w:sz="0" w:space="0" w:color="auto"/>
        <w:right w:val="none" w:sz="0" w:space="0" w:color="auto"/>
      </w:divBdr>
    </w:div>
    <w:div w:id="2118983363">
      <w:marLeft w:val="640"/>
      <w:marRight w:val="0"/>
      <w:marTop w:val="0"/>
      <w:marBottom w:val="0"/>
      <w:divBdr>
        <w:top w:val="none" w:sz="0" w:space="0" w:color="auto"/>
        <w:left w:val="none" w:sz="0" w:space="0" w:color="auto"/>
        <w:bottom w:val="none" w:sz="0" w:space="0" w:color="auto"/>
        <w:right w:val="none" w:sz="0" w:space="0" w:color="auto"/>
      </w:divBdr>
    </w:div>
    <w:div w:id="2120639208">
      <w:marLeft w:val="640"/>
      <w:marRight w:val="0"/>
      <w:marTop w:val="0"/>
      <w:marBottom w:val="0"/>
      <w:divBdr>
        <w:top w:val="none" w:sz="0" w:space="0" w:color="auto"/>
        <w:left w:val="none" w:sz="0" w:space="0" w:color="auto"/>
        <w:bottom w:val="none" w:sz="0" w:space="0" w:color="auto"/>
        <w:right w:val="none" w:sz="0" w:space="0" w:color="auto"/>
      </w:divBdr>
    </w:div>
    <w:div w:id="2121677078">
      <w:marLeft w:val="640"/>
      <w:marRight w:val="0"/>
      <w:marTop w:val="0"/>
      <w:marBottom w:val="0"/>
      <w:divBdr>
        <w:top w:val="none" w:sz="0" w:space="0" w:color="auto"/>
        <w:left w:val="none" w:sz="0" w:space="0" w:color="auto"/>
        <w:bottom w:val="none" w:sz="0" w:space="0" w:color="auto"/>
        <w:right w:val="none" w:sz="0" w:space="0" w:color="auto"/>
      </w:divBdr>
    </w:div>
    <w:div w:id="2121990460">
      <w:marLeft w:val="640"/>
      <w:marRight w:val="0"/>
      <w:marTop w:val="0"/>
      <w:marBottom w:val="0"/>
      <w:divBdr>
        <w:top w:val="none" w:sz="0" w:space="0" w:color="auto"/>
        <w:left w:val="none" w:sz="0" w:space="0" w:color="auto"/>
        <w:bottom w:val="none" w:sz="0" w:space="0" w:color="auto"/>
        <w:right w:val="none" w:sz="0" w:space="0" w:color="auto"/>
      </w:divBdr>
    </w:div>
    <w:div w:id="2129199358">
      <w:marLeft w:val="640"/>
      <w:marRight w:val="0"/>
      <w:marTop w:val="0"/>
      <w:marBottom w:val="0"/>
      <w:divBdr>
        <w:top w:val="none" w:sz="0" w:space="0" w:color="auto"/>
        <w:left w:val="none" w:sz="0" w:space="0" w:color="auto"/>
        <w:bottom w:val="none" w:sz="0" w:space="0" w:color="auto"/>
        <w:right w:val="none" w:sz="0" w:space="0" w:color="auto"/>
      </w:divBdr>
    </w:div>
    <w:div w:id="2129398014">
      <w:marLeft w:val="640"/>
      <w:marRight w:val="0"/>
      <w:marTop w:val="0"/>
      <w:marBottom w:val="0"/>
      <w:divBdr>
        <w:top w:val="none" w:sz="0" w:space="0" w:color="auto"/>
        <w:left w:val="none" w:sz="0" w:space="0" w:color="auto"/>
        <w:bottom w:val="none" w:sz="0" w:space="0" w:color="auto"/>
        <w:right w:val="none" w:sz="0" w:space="0" w:color="auto"/>
      </w:divBdr>
    </w:div>
    <w:div w:id="2129859869">
      <w:marLeft w:val="640"/>
      <w:marRight w:val="0"/>
      <w:marTop w:val="0"/>
      <w:marBottom w:val="0"/>
      <w:divBdr>
        <w:top w:val="none" w:sz="0" w:space="0" w:color="auto"/>
        <w:left w:val="none" w:sz="0" w:space="0" w:color="auto"/>
        <w:bottom w:val="none" w:sz="0" w:space="0" w:color="auto"/>
        <w:right w:val="none" w:sz="0" w:space="0" w:color="auto"/>
      </w:divBdr>
    </w:div>
    <w:div w:id="2131821046">
      <w:marLeft w:val="640"/>
      <w:marRight w:val="0"/>
      <w:marTop w:val="0"/>
      <w:marBottom w:val="0"/>
      <w:divBdr>
        <w:top w:val="none" w:sz="0" w:space="0" w:color="auto"/>
        <w:left w:val="none" w:sz="0" w:space="0" w:color="auto"/>
        <w:bottom w:val="none" w:sz="0" w:space="0" w:color="auto"/>
        <w:right w:val="none" w:sz="0" w:space="0" w:color="auto"/>
      </w:divBdr>
    </w:div>
    <w:div w:id="2134857965">
      <w:marLeft w:val="640"/>
      <w:marRight w:val="0"/>
      <w:marTop w:val="0"/>
      <w:marBottom w:val="0"/>
      <w:divBdr>
        <w:top w:val="none" w:sz="0" w:space="0" w:color="auto"/>
        <w:left w:val="none" w:sz="0" w:space="0" w:color="auto"/>
        <w:bottom w:val="none" w:sz="0" w:space="0" w:color="auto"/>
        <w:right w:val="none" w:sz="0" w:space="0" w:color="auto"/>
      </w:divBdr>
    </w:div>
    <w:div w:id="2136409161">
      <w:marLeft w:val="640"/>
      <w:marRight w:val="0"/>
      <w:marTop w:val="0"/>
      <w:marBottom w:val="0"/>
      <w:divBdr>
        <w:top w:val="none" w:sz="0" w:space="0" w:color="auto"/>
        <w:left w:val="none" w:sz="0" w:space="0" w:color="auto"/>
        <w:bottom w:val="none" w:sz="0" w:space="0" w:color="auto"/>
        <w:right w:val="none" w:sz="0" w:space="0" w:color="auto"/>
      </w:divBdr>
    </w:div>
    <w:div w:id="2138642653">
      <w:marLeft w:val="640"/>
      <w:marRight w:val="0"/>
      <w:marTop w:val="0"/>
      <w:marBottom w:val="0"/>
      <w:divBdr>
        <w:top w:val="none" w:sz="0" w:space="0" w:color="auto"/>
        <w:left w:val="none" w:sz="0" w:space="0" w:color="auto"/>
        <w:bottom w:val="none" w:sz="0" w:space="0" w:color="auto"/>
        <w:right w:val="none" w:sz="0" w:space="0" w:color="auto"/>
      </w:divBdr>
    </w:div>
    <w:div w:id="2138838003">
      <w:marLeft w:val="640"/>
      <w:marRight w:val="0"/>
      <w:marTop w:val="0"/>
      <w:marBottom w:val="0"/>
      <w:divBdr>
        <w:top w:val="none" w:sz="0" w:space="0" w:color="auto"/>
        <w:left w:val="none" w:sz="0" w:space="0" w:color="auto"/>
        <w:bottom w:val="none" w:sz="0" w:space="0" w:color="auto"/>
        <w:right w:val="none" w:sz="0" w:space="0" w:color="auto"/>
      </w:divBdr>
    </w:div>
    <w:div w:id="2141334542">
      <w:marLeft w:val="640"/>
      <w:marRight w:val="0"/>
      <w:marTop w:val="0"/>
      <w:marBottom w:val="0"/>
      <w:divBdr>
        <w:top w:val="none" w:sz="0" w:space="0" w:color="auto"/>
        <w:left w:val="none" w:sz="0" w:space="0" w:color="auto"/>
        <w:bottom w:val="none" w:sz="0" w:space="0" w:color="auto"/>
        <w:right w:val="none" w:sz="0" w:space="0" w:color="auto"/>
      </w:divBdr>
    </w:div>
    <w:div w:id="2141798707">
      <w:marLeft w:val="640"/>
      <w:marRight w:val="0"/>
      <w:marTop w:val="0"/>
      <w:marBottom w:val="0"/>
      <w:divBdr>
        <w:top w:val="none" w:sz="0" w:space="0" w:color="auto"/>
        <w:left w:val="none" w:sz="0" w:space="0" w:color="auto"/>
        <w:bottom w:val="none" w:sz="0" w:space="0" w:color="auto"/>
        <w:right w:val="none" w:sz="0" w:space="0" w:color="auto"/>
      </w:divBdr>
    </w:div>
    <w:div w:id="2141994947">
      <w:marLeft w:val="640"/>
      <w:marRight w:val="0"/>
      <w:marTop w:val="0"/>
      <w:marBottom w:val="0"/>
      <w:divBdr>
        <w:top w:val="none" w:sz="0" w:space="0" w:color="auto"/>
        <w:left w:val="none" w:sz="0" w:space="0" w:color="auto"/>
        <w:bottom w:val="none" w:sz="0" w:space="0" w:color="auto"/>
        <w:right w:val="none" w:sz="0" w:space="0" w:color="auto"/>
      </w:divBdr>
    </w:div>
    <w:div w:id="2142460803">
      <w:marLeft w:val="640"/>
      <w:marRight w:val="0"/>
      <w:marTop w:val="0"/>
      <w:marBottom w:val="0"/>
      <w:divBdr>
        <w:top w:val="none" w:sz="0" w:space="0" w:color="auto"/>
        <w:left w:val="none" w:sz="0" w:space="0" w:color="auto"/>
        <w:bottom w:val="none" w:sz="0" w:space="0" w:color="auto"/>
        <w:right w:val="none" w:sz="0" w:space="0" w:color="auto"/>
      </w:divBdr>
    </w:div>
    <w:div w:id="2143301092">
      <w:marLeft w:val="640"/>
      <w:marRight w:val="0"/>
      <w:marTop w:val="0"/>
      <w:marBottom w:val="0"/>
      <w:divBdr>
        <w:top w:val="none" w:sz="0" w:space="0" w:color="auto"/>
        <w:left w:val="none" w:sz="0" w:space="0" w:color="auto"/>
        <w:bottom w:val="none" w:sz="0" w:space="0" w:color="auto"/>
        <w:right w:val="none" w:sz="0" w:space="0" w:color="auto"/>
      </w:divBdr>
    </w:div>
    <w:div w:id="2143302637">
      <w:marLeft w:val="640"/>
      <w:marRight w:val="0"/>
      <w:marTop w:val="0"/>
      <w:marBottom w:val="0"/>
      <w:divBdr>
        <w:top w:val="none" w:sz="0" w:space="0" w:color="auto"/>
        <w:left w:val="none" w:sz="0" w:space="0" w:color="auto"/>
        <w:bottom w:val="none" w:sz="0" w:space="0" w:color="auto"/>
        <w:right w:val="none" w:sz="0" w:space="0" w:color="auto"/>
      </w:divBdr>
    </w:div>
    <w:div w:id="2144153645">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tif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1.tiff"/><Relationship Id="rId4" Type="http://schemas.openxmlformats.org/officeDocument/2006/relationships/styles" Target="styles.xml"/><Relationship Id="rId9" Type="http://schemas.openxmlformats.org/officeDocument/2006/relationships/hyperlink" Target="mailto:augustine.masinde@charite.de" TargetMode="External"/><Relationship Id="rId14"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8467419-5C77-FA40-A28C-4C7273ABF1FD}"/>
      </w:docPartPr>
      <w:docPartBody>
        <w:p w:rsidR="0005633B" w:rsidRDefault="00E04A30">
          <w:r>
            <w:rPr>
              <w:rStyle w:val="PlaceholderText"/>
            </w:rPr>
            <w:t>Click or tap here to enter text.</w:t>
          </w:r>
        </w:p>
      </w:docPartBody>
    </w:docPart>
    <w:docPart>
      <w:docPartPr>
        <w:name w:val="B1077C3C0A7C5B47B8FF78A928676DAC"/>
        <w:category>
          <w:name w:val="General"/>
          <w:gallery w:val="placeholder"/>
        </w:category>
        <w:types>
          <w:type w:val="bbPlcHdr"/>
        </w:types>
        <w:behaviors>
          <w:behavior w:val="content"/>
        </w:behaviors>
        <w:guid w:val="{C16AAA31-82DD-4B46-B5E4-405673AA1389}"/>
      </w:docPartPr>
      <w:docPartBody>
        <w:p w:rsidR="0005633B" w:rsidRDefault="00E04A30">
          <w:pPr>
            <w:pStyle w:val="B1077C3C0A7C5B47B8FF78A928676DAC"/>
          </w:pPr>
          <w:r>
            <w:rPr>
              <w:rStyle w:val="PlaceholderText"/>
            </w:rPr>
            <w:t>Click or tap here to enter text.</w:t>
          </w:r>
        </w:p>
      </w:docPartBody>
    </w:docPart>
    <w:docPart>
      <w:docPartPr>
        <w:name w:val="6B19D74127FEE746BBBFBFDF07EE3714"/>
        <w:category>
          <w:name w:val="General"/>
          <w:gallery w:val="placeholder"/>
        </w:category>
        <w:types>
          <w:type w:val="bbPlcHdr"/>
        </w:types>
        <w:behaviors>
          <w:behavior w:val="content"/>
        </w:behaviors>
        <w:guid w:val="{4D6DF2C8-99D0-4243-8EB0-A574C1DD15C5}"/>
      </w:docPartPr>
      <w:docPartBody>
        <w:p w:rsidR="0005633B" w:rsidRDefault="00E04A30">
          <w:pPr>
            <w:pStyle w:val="6B19D74127FEE746BBBFBFDF07EE3714"/>
          </w:pPr>
          <w:r>
            <w:rPr>
              <w:rStyle w:val="PlaceholderText"/>
            </w:rPr>
            <w:t>Click or tap here to enter text.</w:t>
          </w:r>
        </w:p>
      </w:docPartBody>
    </w:docPart>
    <w:docPart>
      <w:docPartPr>
        <w:name w:val="5571F3DD73B19B4BA6CD5C12CF8532AB"/>
        <w:category>
          <w:name w:val="General"/>
          <w:gallery w:val="placeholder"/>
        </w:category>
        <w:types>
          <w:type w:val="bbPlcHdr"/>
        </w:types>
        <w:behaviors>
          <w:behavior w:val="content"/>
        </w:behaviors>
        <w:guid w:val="{27E4464F-5666-C54B-B9CB-2C228A554AC9}"/>
      </w:docPartPr>
      <w:docPartBody>
        <w:p w:rsidR="00D018AB" w:rsidRDefault="00E323C4" w:rsidP="00E323C4">
          <w:pPr>
            <w:pStyle w:val="5571F3DD73B19B4BA6CD5C12CF8532AB"/>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5062" w:rsidRDefault="00B65062">
      <w:pPr>
        <w:spacing w:line="240" w:lineRule="auto"/>
      </w:pPr>
      <w:r>
        <w:separator/>
      </w:r>
    </w:p>
  </w:endnote>
  <w:endnote w:type="continuationSeparator" w:id="0">
    <w:p w:rsidR="00B65062" w:rsidRDefault="00B65062">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lay">
    <w:altName w:val="Calibri"/>
    <w:panose1 w:val="020B0604020202020204"/>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5062" w:rsidRDefault="00B65062">
      <w:pPr>
        <w:spacing w:after="0"/>
      </w:pPr>
      <w:r>
        <w:separator/>
      </w:r>
    </w:p>
  </w:footnote>
  <w:footnote w:type="continuationSeparator" w:id="0">
    <w:p w:rsidR="00B65062" w:rsidRDefault="00B65062">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069"/>
    <w:rsid w:val="00010A06"/>
    <w:rsid w:val="00011B99"/>
    <w:rsid w:val="00023B56"/>
    <w:rsid w:val="0005062D"/>
    <w:rsid w:val="0005633B"/>
    <w:rsid w:val="00060BC6"/>
    <w:rsid w:val="0007419F"/>
    <w:rsid w:val="00086715"/>
    <w:rsid w:val="00092E2E"/>
    <w:rsid w:val="000B4BE3"/>
    <w:rsid w:val="000C0C08"/>
    <w:rsid w:val="000C7B6A"/>
    <w:rsid w:val="000F1B7F"/>
    <w:rsid w:val="00124DD6"/>
    <w:rsid w:val="00142620"/>
    <w:rsid w:val="00164614"/>
    <w:rsid w:val="001718D1"/>
    <w:rsid w:val="00174F02"/>
    <w:rsid w:val="00180070"/>
    <w:rsid w:val="0018062B"/>
    <w:rsid w:val="001B00CC"/>
    <w:rsid w:val="001B2365"/>
    <w:rsid w:val="001C300A"/>
    <w:rsid w:val="001F2D18"/>
    <w:rsid w:val="00200709"/>
    <w:rsid w:val="00215454"/>
    <w:rsid w:val="00242597"/>
    <w:rsid w:val="00245CE1"/>
    <w:rsid w:val="002719BA"/>
    <w:rsid w:val="0027537F"/>
    <w:rsid w:val="002A0C73"/>
    <w:rsid w:val="002B5CCF"/>
    <w:rsid w:val="002C73C3"/>
    <w:rsid w:val="002F4D1F"/>
    <w:rsid w:val="003136D0"/>
    <w:rsid w:val="00326AB3"/>
    <w:rsid w:val="0036299B"/>
    <w:rsid w:val="00386171"/>
    <w:rsid w:val="00390867"/>
    <w:rsid w:val="003911EB"/>
    <w:rsid w:val="003959B5"/>
    <w:rsid w:val="003B0C38"/>
    <w:rsid w:val="003C73CF"/>
    <w:rsid w:val="003D12B3"/>
    <w:rsid w:val="003D157C"/>
    <w:rsid w:val="003E326F"/>
    <w:rsid w:val="003E6A5F"/>
    <w:rsid w:val="0040745D"/>
    <w:rsid w:val="00445B6C"/>
    <w:rsid w:val="00480432"/>
    <w:rsid w:val="004A5EEF"/>
    <w:rsid w:val="004A6D15"/>
    <w:rsid w:val="004C4A75"/>
    <w:rsid w:val="004C6448"/>
    <w:rsid w:val="004E6DF4"/>
    <w:rsid w:val="004E760D"/>
    <w:rsid w:val="0050526F"/>
    <w:rsid w:val="00517187"/>
    <w:rsid w:val="00525A16"/>
    <w:rsid w:val="005554D2"/>
    <w:rsid w:val="005768DF"/>
    <w:rsid w:val="00587109"/>
    <w:rsid w:val="00587AD2"/>
    <w:rsid w:val="005A6388"/>
    <w:rsid w:val="005C3259"/>
    <w:rsid w:val="005D1565"/>
    <w:rsid w:val="00613C7F"/>
    <w:rsid w:val="006431BF"/>
    <w:rsid w:val="00647D00"/>
    <w:rsid w:val="00675CD2"/>
    <w:rsid w:val="00682112"/>
    <w:rsid w:val="0069547F"/>
    <w:rsid w:val="006D33F5"/>
    <w:rsid w:val="006D4B93"/>
    <w:rsid w:val="006E0CB6"/>
    <w:rsid w:val="006E57CB"/>
    <w:rsid w:val="00702287"/>
    <w:rsid w:val="00702DDF"/>
    <w:rsid w:val="00712F33"/>
    <w:rsid w:val="00716033"/>
    <w:rsid w:val="007176AC"/>
    <w:rsid w:val="0072011A"/>
    <w:rsid w:val="007279AD"/>
    <w:rsid w:val="00734915"/>
    <w:rsid w:val="00742BC7"/>
    <w:rsid w:val="0075416D"/>
    <w:rsid w:val="00766EDE"/>
    <w:rsid w:val="00784CE8"/>
    <w:rsid w:val="00792FC6"/>
    <w:rsid w:val="007E23C1"/>
    <w:rsid w:val="007F4EB6"/>
    <w:rsid w:val="00804ED6"/>
    <w:rsid w:val="0082572D"/>
    <w:rsid w:val="00825ED6"/>
    <w:rsid w:val="00827F26"/>
    <w:rsid w:val="00852C54"/>
    <w:rsid w:val="0086775D"/>
    <w:rsid w:val="008F509D"/>
    <w:rsid w:val="008F5680"/>
    <w:rsid w:val="009006D0"/>
    <w:rsid w:val="00930C46"/>
    <w:rsid w:val="0094263C"/>
    <w:rsid w:val="009530AE"/>
    <w:rsid w:val="00985DD6"/>
    <w:rsid w:val="00990A64"/>
    <w:rsid w:val="00991D6A"/>
    <w:rsid w:val="00992E8B"/>
    <w:rsid w:val="009C5D5D"/>
    <w:rsid w:val="009D333F"/>
    <w:rsid w:val="009E4E2E"/>
    <w:rsid w:val="00A03F72"/>
    <w:rsid w:val="00A51069"/>
    <w:rsid w:val="00A64187"/>
    <w:rsid w:val="00A82A42"/>
    <w:rsid w:val="00A958CF"/>
    <w:rsid w:val="00AC35A9"/>
    <w:rsid w:val="00AE25B6"/>
    <w:rsid w:val="00B04D74"/>
    <w:rsid w:val="00B60A4A"/>
    <w:rsid w:val="00B629C6"/>
    <w:rsid w:val="00B648E6"/>
    <w:rsid w:val="00B65062"/>
    <w:rsid w:val="00B858AF"/>
    <w:rsid w:val="00B90EBB"/>
    <w:rsid w:val="00B91ACD"/>
    <w:rsid w:val="00B92437"/>
    <w:rsid w:val="00B96FC3"/>
    <w:rsid w:val="00BA45E2"/>
    <w:rsid w:val="00BA6E4F"/>
    <w:rsid w:val="00BB5959"/>
    <w:rsid w:val="00BC64A6"/>
    <w:rsid w:val="00BD7098"/>
    <w:rsid w:val="00BE1814"/>
    <w:rsid w:val="00C23079"/>
    <w:rsid w:val="00C26703"/>
    <w:rsid w:val="00C40D4A"/>
    <w:rsid w:val="00C7187E"/>
    <w:rsid w:val="00C84B68"/>
    <w:rsid w:val="00C941C6"/>
    <w:rsid w:val="00C964BB"/>
    <w:rsid w:val="00C96C24"/>
    <w:rsid w:val="00CA6560"/>
    <w:rsid w:val="00CB7D49"/>
    <w:rsid w:val="00CF4457"/>
    <w:rsid w:val="00D00931"/>
    <w:rsid w:val="00D018AB"/>
    <w:rsid w:val="00D06955"/>
    <w:rsid w:val="00D11BDC"/>
    <w:rsid w:val="00D213AF"/>
    <w:rsid w:val="00D23E17"/>
    <w:rsid w:val="00D45B5F"/>
    <w:rsid w:val="00D626A6"/>
    <w:rsid w:val="00D74CC8"/>
    <w:rsid w:val="00D97344"/>
    <w:rsid w:val="00DA2B55"/>
    <w:rsid w:val="00DA746E"/>
    <w:rsid w:val="00DC1DCE"/>
    <w:rsid w:val="00DC3327"/>
    <w:rsid w:val="00DD3D0C"/>
    <w:rsid w:val="00DF0307"/>
    <w:rsid w:val="00E04A30"/>
    <w:rsid w:val="00E22F6D"/>
    <w:rsid w:val="00E323C4"/>
    <w:rsid w:val="00E729A7"/>
    <w:rsid w:val="00EC0286"/>
    <w:rsid w:val="00EC12B1"/>
    <w:rsid w:val="00EC19FE"/>
    <w:rsid w:val="00EC48E2"/>
    <w:rsid w:val="00ED4375"/>
    <w:rsid w:val="00EE1CC8"/>
    <w:rsid w:val="00EF4D00"/>
    <w:rsid w:val="00EF4FE0"/>
    <w:rsid w:val="00F03235"/>
    <w:rsid w:val="00F56C01"/>
    <w:rsid w:val="00F748CA"/>
    <w:rsid w:val="00F91974"/>
    <w:rsid w:val="00F92A86"/>
    <w:rsid w:val="00F93849"/>
    <w:rsid w:val="00F95A45"/>
    <w:rsid w:val="00FA1507"/>
    <w:rsid w:val="00FB1D16"/>
    <w:rsid w:val="00FB2C0D"/>
    <w:rsid w:val="00FE0131"/>
    <w:rsid w:val="00FE3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23C4"/>
    <w:rPr>
      <w:color w:val="666666"/>
    </w:rPr>
  </w:style>
  <w:style w:type="paragraph" w:customStyle="1" w:styleId="B1077C3C0A7C5B47B8FF78A928676DAC">
    <w:name w:val="B1077C3C0A7C5B47B8FF78A928676DAC"/>
    <w:pPr>
      <w:spacing w:after="160" w:line="278" w:lineRule="auto"/>
    </w:pPr>
    <w:rPr>
      <w:kern w:val="2"/>
      <w:sz w:val="24"/>
      <w:szCs w:val="24"/>
      <w14:ligatures w14:val="standardContextual"/>
    </w:rPr>
  </w:style>
  <w:style w:type="paragraph" w:customStyle="1" w:styleId="6B19D74127FEE746BBBFBFDF07EE3714">
    <w:name w:val="6B19D74127FEE746BBBFBFDF07EE3714"/>
    <w:pPr>
      <w:spacing w:after="160" w:line="278" w:lineRule="auto"/>
    </w:pPr>
    <w:rPr>
      <w:kern w:val="2"/>
      <w:sz w:val="24"/>
      <w:szCs w:val="24"/>
      <w14:ligatures w14:val="standardContextual"/>
    </w:rPr>
  </w:style>
  <w:style w:type="paragraph" w:customStyle="1" w:styleId="5571F3DD73B19B4BA6CD5C12CF8532AB">
    <w:name w:val="5571F3DD73B19B4BA6CD5C12CF8532AB"/>
    <w:rsid w:val="00E323C4"/>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F8DB4A7-3FDA-6640-8268-2C505DB9E83B}">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2567763655"/>
    <we:property name="MENDELEY_CITATIONS" value="[{&quot;citationID&quot;:&quot;MENDELEY_CITATION_b8570e5e-6bd6-48a8-9228-db64abf39c7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&quot;,&quot;citationItems&quot;:[{&quot;id&quot;:&quot;e498935b-b48e-37bc-a6a6-e38229e08443&quot;,&quot;itemData&quot;:{&quot;type&quot;:&quot;article-journal&quot;,&quot;id&quot;:&quot;e498935b-b48e-37bc-a6a6-e38229e08443&quot;,&quot;title&quot;:&quot;Arbovirus Epidemics as Global Health Imperative, Africa, 2023&quot;,&quot;author&quot;:[{&quot;family&quot;:&quot;Bangoura&quot;,&quot;given&quot;:&quot;Salifou T.&quot;,&quot;parse-names&quot;:false,&quot;dropping-particle&quot;:&quot;&quot;,&quot;non-dropping-particle&quot;:&quot;&quot;},{&quot;family&quot;:&quot;Keita&quot;,&quot;given&quot;:&quot;Alpha Kabinet&quot;,&quot;parse-names&quot;:false,&quot;dropping-particle&quot;:&quot;&quot;,&quot;non-dropping-particle&quot;:&quot;&quot;},{&quot;family&quot;:&quot;Diaby&quot;,&quot;given&quot;:&quot;Maladho&quot;,&quot;parse-names&quot;:false,&quot;dropping-particle&quot;:&quot;&quot;,&quot;non-dropping-particle&quot;:&quot;&quot;},{&quot;family&quot;:&quot;Sidibé&quot;,&quot;given&quot;:&quot;Sidikiba&quot;,&quot;parse-names&quot;:false,&quot;dropping-particle&quot;:&quot;&quot;,&quot;non-dropping-particle&quot;:&quot;&quot;},{&quot;family&quot;:&quot;Le-Marcis&quot;,&quot;given&quot;:&quot;Frederic&quot;,&quot;parse-names&quot;:false,&quot;dropping-particle&quot;:&quot;&quot;,&quot;non-dropping-particle&quot;:&quot;&quot;},{&quot;family&quot;:&quot;Camara&quot;,&quot;given&quot;:&quot;Saidouba C.&quot;,&quot;parse-names&quot;:false,&quot;dropping-particle&quot;:&quot;&quot;,&quot;non-dropping-particle&quot;:&quot;&quot;},{&quot;family&quot;:&quot;Maltais&quot;,&quot;given&quot;:&quot;Stéphanie&quot;,&quot;parse-names&quot;:false,&quot;dropping-particle&quot;:&quot;&quot;,&quot;non-dropping-particle&quot;:&quot;&quot;},{&quot;family&quot;:&quot;Kadio&quot;,&quot;given&quot;:&quot;Kadio J.J.O.&quot;,&quot;parse-names&quot;:false,&quot;dropping-particle&quot;:&quot;&quot;,&quot;non-dropping-particle&quot;:&quot;&quot;},{&quot;family&quot;:&quot;D’Ortenzio&quot;,&quot;given&quot;:&quot;Eric&quot;,&quot;parse-names&quot;:false,&quot;dropping-particle&quot;:&quot;&quot;,&quot;non-dropping-particle&quot;:&quot;&quot;},{&quot;family&quot;:&quot;Camara&quot;,&quot;given&quot;:&quot;Alioune&quot;,&quot;parse-names&quot;:false,&quot;dropping-particle&quot;:&quot;&quot;,&quot;non-dropping-particle&quot;:&quot;&quot;},{&quot;family&quot;:&quot;Delaporte&quot;,&quot;given&quot;:&quot;Eric&quot;,&quot;parse-names&quot;:false,&quot;dropping-particle&quot;:&quot;&quot;,&quot;non-dropping-particle&quot;:&quot;&quot;},{&quot;family&quot;:&quot;Delamou&quot;,&quot;given&quot;:&quot;Alexandre&quot;,&quot;parse-names&quot;:false,&quot;dropping-particle&quot;:&quot;&quot;,&quot;non-dropping-particle&quot;:&quot;&quot;},{&quot;family&quot;:&quot;Vanhems&quot;,&quot;given&quot;:&quot;Philippe&quot;,&quot;parse-names&quot;:false,&quot;dropping-particle&quot;:&quot;&quot;,&quot;non-dropping-particle&quot;:&quot;&quot;},{&quot;family&quot;:&quot;Ottmann&quot;,&quot;given&quot;:&quot;Michèle&quot;,&quot;parse-names&quot;:false,&quot;dropping-particle&quot;:&quot;&quot;,&quot;non-dropping-particle&quot;:&quot;&quot;},{&quot;family&quot;:&quot;Khanafer&quot;,&quot;given&quot;:&quot;Nagham&quot;,&quot;parse-names&quot;:false,&quot;dropping-particle&quot;:&quot;&quot;,&quot;non-dropping-particle&quot;:&quot;&quot;},{&quot;family&quot;:&quot;Touré&quot;,&quot;given&quot;:&quot;Abdoulaye&quot;,&quot;parse-names&quot;:false,&quot;dropping-particle&quot;:&quot;&quot;,&quot;non-dropping-particle&quot;:&quot;&quot;}],&quot;container-title&quot;:&quot;Emerging Infectious Diseases&quot;,&quot;container-title-short&quot;:&quot;Emerg. Infect. Dis.&quot;,&quot;accessed&quot;:{&quot;date-parts&quot;:[[2026,1,21]]},&quot;DOI&quot;:&quot;10.3201/EID3102.240754&quot;,&quot;ISSN&quot;:&quot;10806059&quot;,&quot;PMID&quot;:&quot;39983695&quot;,&quot;URL&quot;:&quot;https://pmc.ncbi.nlm.nih.gov/articles/PMC11845133/&quot;,&quot;issued&quot;:{&quot;date-parts&quot;:[[2025,2,1]]},&quot;page&quot;:&quot;e240754&quot;,&quot;abstract&quot;:&quot;Arboviruses represent a major cause of illness in Africa and have the potential to trigger widespread epidemics. We present data on arbovirus epidemics in Africa in 2023 and demonstrate the need for global public health authorities to intensify efforts in the surveillance and control of arbovirus diseases. Data were collected from the World Health Organization Weekly Bulletin on Outbreaks and Other Emergencies, Africa Centers for Disease Control and Prevention Weekly Event Based Surveillance Report, and other online sources. In 2023, a total of 7 arboviruses were responsible for 29 outbreaks across 25 countries in Africa, 22 of which occurred in West Africa; the outbreaks resulted in 19,569 confirmed cases and 820 deaths. Arbovirus epidemics in Africa pose a threat not only to public health within the continent but also globally, underscoring the urgent need for substantial investment in arbovirus surveillance, research, and preparedness capacities in Africa to prevent and respond to health crises effectively.&quot;,&quot;publisher&quot;:&quot;Centers for Disease Control and Prevention (CDC)&quot;,&quot;issue&quot;:&quot;2&quot;,&quot;volume&quot;:&quot;31&quot;},&quot;isTemporary&quot;:false}]},{&quot;citationID&quot;:&quot;MENDELEY_CITATION_83a62e14-9242-44c5-876c-2b70425c9e8a&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&quot;,&quot;citationItems&quot;:[{&quot;id&quot;:&quot;e0ffb731-430a-30ba-aaf7-0763029ac19d&quot;,&quot;itemData&quot;:{&quot;type&quot;:&quot;article-journal&quot;,&quot;id&quot;:&quot;e0ffb731-430a-30ba-aaf7-0763029ac19d&quot;,&quot;title&quot;:&quot;Mosquito-borne arboviruses of African origin: review of key viruses and vectors&quot;,&quot;author&quot;:[{&quot;family&quot;:&quot;Braack&quot;,&quot;given&quot;:&quot;Leo&quot;,&quot;parse-names&quot;:false,&quot;dropping-particle&quot;:&quot;&quot;,&quot;non-dropping-particle&quot;:&quot;&quot;},{&quot;family&quot;:&quot;Gouveia De Almeida&quot;,&quot;given&quot;:&quot;A. Paulo&quot;,&quot;parse-names&quot;:false,&quot;dropping-particle&quot;:&quot;&quot;,&quot;non-dropping-particle&quot;:&quot;&quot;},{&quot;family&quot;:&quot;Cornel&quot;,&quot;given&quot;:&quot;Anthony J.&quot;,&quot;parse-names&quot;:false,&quot;dropping-particle&quot;:&quot;&quot;,&quot;non-dropping-particle&quot;:&quot;&quot;},{&quot;family&quot;:&quot;Swanepoel&quot;,&quot;given&quot;:&quot;Robert&quot;,&quot;parse-names&quot;:false,&quot;dropping-particle&quot;:&quot;&quot;,&quot;non-dropping-particle&quot;:&quot;&quot;},{&quot;family&quot;:&quot;Jager&quot;,&quot;given&quot;:&quot;Christiaan&quot;,&quot;parse-names&quot;:false,&quot;dropping-particle&quot;:&quot;&quot;,&quot;non-dropping-particle&quot;:&quot;De&quot;}],&quot;container-title&quot;:&quot;Parasites &amp; vectors&quot;,&quot;container-title-short&quot;:&quot;Parasit. Vectors&quot;,&quot;accessed&quot;:{&quot;date-parts&quot;:[[2025,10,6]]},&quot;DOI&quot;:&quot;10.1186/S13071-017-2559-9&quot;,&quot;ISSN&quot;:&quot;1756-3305&quot;,&quot;PMID&quot;:&quot;29316963&quot;,&quot;URL&quot;:&quot;https://pubmed.ncbi.nlm.nih.gov/29316963/&quot;,&quot;issued&quot;:{&quot;date-parts&quot;:[[2018,1,9]]},&quot;abstract&quot;:&quot;Key aspects of 36 mosquito-borne arboviruses indigenous to Africa are summarized, including lesser or poorly-known viruses which, like Zika, may have the potential to escape current sylvatic cycling to achieve greater geographical distribution and medical importance. Major vectors are indicated as well as reservoir hosts, where known. A series of current and future risk factors is addressed. It is apparent that Africa has been the source of most of the major mosquito-borne viruses of medical importance that currently constitute serious global public health threats, but that there are several other viruses with potential for international challenge. The conclusion reached is that increased human population growth in decades ahead coupled with increased international travel and trade is likely to sustain and increase the threat of further geographical spread of current and new arboviral disease.&quot;,&quot;publisher&quot;:&quot;Parasit Vectors&quot;,&quot;issue&quot;:&quot;1&quot;,&quot;volume&quot;:&quot;11&quot;},&quot;isTemporary&quot;:false},{&quot;id&quot;:&quot;d98a8cfb-7c84-3cd6-9ae2-e6e2864fbaa2&quot;,&quot;itemData&quot;:{&quot;type&quot;:&quot;article-journal&quot;,&quot;id&quot;:&quot;d98a8cfb-7c84-3cd6-9ae2-e6e2864fbaa2&quot;,&quot;title&quot;:&quot;Global epidemiology and evolutionary dynamics of arboviruses: A systematic review of surveillance, control strategies, and emerging threats&quot;,&quot;author&quot;:[{&quot;family&quot;:&quot;Abbasi&quot;,&quot;given&quot;:&quot;Ebrahim&quot;,&quot;parse-names&quot;:false,&quot;dropping-particle&quot;:&quot;&quot;,&quot;non-dropping-particle&quot;:&quot;&quot;}],&quot;container-title&quot;:&quot;Dialogues in Health&quot;,&quot;accessed&quot;:{&quot;date-parts&quot;:[[2026,1,29]]},&quot;DOI&quot;:&quot;10.1016/J.DIALOG.2026.100280&quot;,&quot;ISSN&quot;:&quot;2772-6533&quot;,&quot;URL&quot;:&quot;https://www.sciencedirect.com/science/article/pii/S2772653326000055&quot;,&quot;issued&quot;:{&quot;date-parts&quot;:[[2026,6,1]]},&quot;page&quot;:&quot;100280&quot;,&quot;publisher&quot;:&quot;Elsevier&quot;,&quot;volume&quot;:&quot;8&quot;,&quot;container-title-short&quot;:&quot;&quot;},&quot;isTemporary&quot;:false}]},{&quot;citationID&quot;:&quot;MENDELEY_CITATION_8d5e4e06-7a88-4b75-b025-92c4cdc60b40&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&quot;,&quot;citationItems&quot;:[{&quot;id&quot;:&quot;5f8e0211-e48f-3a67-a987-7ec7bf49dcc3&quot;,&quot;itemData&quot;:{&quot;type&quot;:&quot;article-journal&quot;,&quot;id&quot;:&quot;5f8e0211-e48f-3a67-a987-7ec7bf49dcc3&quot;,&quot;title&quot;:&quot;The global distribution and burden of dengue&quot;,&quot;author&quot;:[{&quot;family&quot;:&quot;Bhatt&quot;,&quot;given&quot;:&quot;Samir&quot;,&quot;parse-names&quot;:false,&quot;dropping-particle&quot;:&quot;&quot;,&quot;non-dropping-particle&quot;:&quot;&quot;},{&quot;family&quot;:&quot;Gething&quot;,&quot;given&quot;:&quot;Peter W.&quot;,&quot;parse-names&quot;:false,&quot;dropping-particle&quot;:&quot;&quot;,&quot;non-dropping-particle&quot;:&quot;&quot;},{&quot;family&quot;:&quot;Brady&quot;,&quot;given&quot;:&quot;Oliver J.&quot;,&quot;parse-names&quot;:false,&quot;dropping-particle&quot;:&quot;&quot;,&quot;non-dropping-particle&quot;:&quot;&quot;},{&quot;family&quot;:&quot;Messina&quot;,&quot;given&quot;:&quot;Jane P.&quot;,&quot;parse-names&quot;:false,&quot;dropping-particle&quot;:&quot;&quot;,&quot;non-dropping-particle&quot;:&quot;&quot;},{&quot;family&quot;:&quot;Farlow&quot;,&quot;given&quot;:&quot;Andrew W.&quot;,&quot;parse-names&quot;:false,&quot;dropping-particle&quot;:&quot;&quot;,&quot;non-dropping-particle&quot;:&quot;&quot;},{&quot;family&quot;:&quot;Moyes&quot;,&quot;given&quot;:&quot;Catherine L.&quot;,&quot;parse-names&quot;:false,&quot;dropping-particle&quot;:&quot;&quot;,&quot;non-dropping-particle&quot;:&quot;&quot;},{&quot;family&quot;:&quot;Drake&quot;,&quot;given&quot;:&quot;John M.&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Sankoh&quot;,&quot;given&quot;:&quot;Osman&quot;,&quot;parse-names&quot;:false,&quot;dropping-particle&quot;:&quot;&quot;,&quot;non-dropping-particle&quot;:&quot;&quot;},{&quot;family&quot;:&quot;Myers&quot;,&quot;given&quot;:&quot;Monica F.&quot;,&quot;parse-names&quot;:false,&quot;dropping-particle&quot;:&quot;&quot;,&quot;non-dropping-particle&quot;:&quot;&quot;},{&quot;family&quot;:&quot;George&quot;,&quot;given&quot;:&quot;Dylan B.&quot;,&quot;parse-names&quot;:false,&quot;dropping-particle&quot;:&quot;&quot;,&quot;non-dropping-particle&quot;:&quot;&quot;},{&quot;family&quot;:&quot;Jaenisch&quot;,&quot;given&quot;:&quot;Thomas&quot;,&quot;parse-names&quot;:false,&quot;dropping-particle&quot;:&quot;&quot;,&quot;non-dropping-particle&quot;:&quot;&quot;},{&quot;family&quot;:&quot;William Wint&quot;,&quot;given&quot;:&quot;G. R.&quot;,&quot;parse-names&quot;:false,&quot;dropping-particle&quot;:&quot;&quot;,&quot;non-dropping-particle&quot;:&quot;&quot;},{&quot;family&quot;:&quot;Simmons&quot;,&quot;given&quot;:&quot;Cameron P.&quot;,&quot;parse-names&quot;:false,&quot;dropping-particle&quot;:&quot;&quot;,&quot;non-dropping-particle&quot;:&quot;&quot;},{&quot;family&quot;:&quot;Scott&quot;,&quot;given&quot;:&quot;Thomas W.&quot;,&quot;parse-names&quot;:false,&quot;dropping-particle&quot;:&quot;&quot;,&quot;non-dropping-particle&quot;:&quot;&quot;},{&quot;family&quot;:&quot;Farrar&quot;,&quot;given&quot;:&quot;Jeremy J.&quot;,&quot;parse-names&quot;:false,&quot;dropping-particle&quot;:&quot;&quot;,&quot;non-dropping-particle&quot;:&quot;&quot;},{&quot;family&quot;:&quot;Hay&quot;,&quot;given&quot;:&quot;Simon I.&quot;,&quot;parse-names&quot;:false,&quot;dropping-particle&quot;:&quot;&quot;,&quot;non-dropping-particle&quot;:&quot;&quot;}],&quot;container-title&quot;:&quot;Nature&quot;,&quot;container-title-short&quot;:&quot;Nature&quot;,&quot;accessed&quot;:{&quot;date-parts&quot;:[[2025,10,6]]},&quot;DOI&quot;:&quot;10.1038/NATURE12060&quot;,&quot;ISSN&quot;:&quot;1476-4687&quot;,&quot;PMID&quot;:&quot;23563266&quot;,&quot;URL&quot;:&quot;https://pubmed.ncbi.nlm.nih.gov/23563266/&quot;,&quot;issued&quot;:{&quot;date-parts&quot;:[[2013,4,25]]},&quot;page&quot;:&quot;504-507&quot;,&quot;abstract&quot;:&quot;Dengue is a systemic viral infection transmitted between humans by Aedes mosquitoes. For some patients, dengue is a life-threatening illness. There are currently no licensed vaccines or specific therapeutics, and substantial vector control efforts have not stopped its rapid emergence and global spread. The contemporary worldwide distribution of the risk of dengue virus infection and its public health burden are poorly known. Here we undertake an exhaustive assembly of known records of dengue occurrence worldwide, and use a formal modelling framework to map the global distribution of dengue risk. We then pair the resulting risk map with detailed longitudinal information from dengue cohort studies and population surfaces to infer the public health burden of dengue in 2010. We predict dengue to be ubiquitous throughout the tropics, with local spatial variations in risk influenced strongly by rainfall, temperature and the degree of urbanization. Using cartographic approaches, we estimate there to be 390 million (95% credible interval 284-528) dengue infections per year, of which 96 million (67-136) manifest apparently (any level of disease severity). This infection total is more than three times the dengue burden estimate of the World Health Organization. Stratification of our estimates by country allows comparison with national dengue reporting, after taking into account the probability of an apparent infection being formally reported. The most notable differences are discussed. These new risk maps and infection estimates provide novel insights into the global, regional and national public health burden imposed by dengue. We anticipate that they will provide a starting point for a wider discussion about the global impact of this disease and will help to guide improvements in disease control strategies using vaccine, drug and vector control methods, and in their economic evaluation. © 2013 Macmillan Publishers Limited. All rights reserved.&quot;,&quot;publisher&quot;:&quot;Nature&quot;,&quot;issue&quot;:&quot;7446&quot;,&quot;volume&quot;:&quot;496&quot;},&quot;isTemporary&quot;:false},{&quot;id&quot;:&quot;5f95f221-41b2-3e46-b9be-a06ec0861ef5&quot;,&quot;itemData&quot;:{&quot;type&quot;:&quot;article-journal&quot;,&quot;id&quot;:&quot;5f95f221-41b2-3e46-b9be-a06ec0861ef5&quot;,&quot;title&quot;:&quot;Global burden of chikungunya virus infections and the potential benefit of vaccination campaigns&quot;,&quot;author&quot;:[{&quot;family&quot;:&quot;Ribeiro dos Santos&quot;,&quot;given&quot;:&quot;Gabriel&quot;,&quot;parse-names&quot;:false,&quot;dropping-particle&quot;:&quot;&quot;,&quot;non-dropping-particle&quot;:&quot;&quot;},{&quot;family&quot;:&quot;Jawed&quot;,&quot;given&quot;:&quot;Fariha&quot;,&quot;parse-names&quot;:false,&quot;dropping-particle&quot;:&quot;&quot;,&quot;non-dropping-particle&quot;:&quot;&quot;},{&quot;family&quot;:&quot;Mukandavire&quot;,&quot;given&quot;:&quot;Christinah&quot;,&quot;parse-names&quot;:false,&quot;dropping-particle&quot;:&quot;&quot;,&quot;non-dropping-particle&quot;:&quot;&quot;},{&quot;family&quot;:&quot;Deol&quot;,&quot;given&quot;:&quot;Arminder&quot;,&quot;parse-names&quot;:false,&quot;dropping-particle&quot;:&quot;&quot;,&quot;non-dropping-particle&quot;:&quot;&quot;},{&quot;family&quot;:&quot;Scarponi&quot;,&quot;given&quot;:&quot;Danny&quot;,&quot;parse-names&quot;:false,&quot;dropping-particle&quot;:&quot;&quot;,&quot;non-dropping-particle&quot;:&quot;&quot;},{&quot;family&quot;:&quot;Mboera&quot;,&quot;given&quot;:&quot;Leonard E.G.&quot;,&quot;parse-names&quot;:false,&quot;dropping-particle&quot;:&quot;&quot;,&quot;non-dropping-particle&quot;:&quot;&quot;},{&quot;family&quot;:&quot;Seruyange&quot;,&quot;given&quot;:&quot;Eric&quot;,&quot;parse-names&quot;:false,&quot;dropping-particle&quot;:&quot;&quot;,&quot;non-dropping-particle&quot;:&quot;&quot;},{&quot;family&quot;:&quot;Poirier&quot;,&quot;given&quot;:&quot;Mathieu J.P.&quot;,&quot;parse-names&quot;:false,&quot;dropping-particle&quot;:&quot;&quot;,&quot;non-dropping-particle&quot;:&quot;&quot;},{&quot;family&quot;:&quot;Bosomprah&quot;,&quot;given&quot;:&quot;Samuel&quot;,&quot;parse-names&quot;:false,&quot;dropping-particle&quot;:&quot;&quot;,&quot;non-dropping-particle&quot;:&quot;&quot;},{&quot;family&quot;:&quot;Udeze&quot;,&quot;given&quot;:&quot;Augustine O.&quot;,&quot;parse-names&quot;:false,&quot;dropping-particle&quot;:&quot;&quot;,&quot;non-dropping-particle&quot;:&quot;&quot;},{&quot;family&quot;:&quot;Dellagi&quot;,&quot;given&quot;:&quot;Koussay&quot;,&quot;parse-names&quot;:false,&quot;dropping-particle&quot;:&quot;&quot;,&quot;non-dropping-particle&quot;:&quot;&quot;},{&quot;family&quot;:&quot;Hozé&quot;,&quot;given&quot;:&quot;Nathanael&quot;,&quot;parse-names&quot;:false,&quot;dropping-particle&quot;:&quot;&quot;,&quot;non-dropping-particle&quot;:&quot;&quot;},{&quot;family&quot;:&quot;Chilongola&quot;,&quot;given&quot;:&quot;Jaffu&quot;,&quot;parse-names&quot;:false,&quot;dropping-particle&quot;:&quot;&quot;,&quot;non-dropping-particle&quot;:&quot;&quot;},{&quot;family&quot;:&quot;Nasrallah&quot;,&quot;given&quot;:&quot;Gheyath K.&quot;,&quot;parse-names&quot;:false,&quot;dropping-particle&quot;:&quot;&quot;,&quot;non-dropping-particle&quot;:&quot;&quot;},{&quot;family&quot;:&quot;Cauchemez&quot;,&quot;given&quot;:&quot;Simon&quot;,&quot;parse-names&quot;:false,&quot;dropping-particle&quot;:&quot;&quot;,&quot;non-dropping-particle&quot;:&quot;&quot;},{&quot;family&quot;:&quot;Salje&quot;,&quot;given&quot;:&quot;Henrik&quot;,&quot;parse-names&quot;:false,&quot;dropping-particle&quot;:&quot;&quot;,&quot;non-dropping-particle&quot;:&quot;&quot;}],&quot;container-title&quot;:&quot;Nature Medicine&quot;,&quot;container-title-short&quot;:&quot;Nat. Med.&quot;,&quot;accessed&quot;:{&quot;date-parts&quot;:[[2025,8,11]]},&quot;DOI&quot;:&quot;10.1038/S41591-025-03703-W;SUBJMETA=1538,174,2514,255,478,692,699,700;KWRD=EPIDEMIOLOGY,HEALTH+POLICY,VIRAL+INFECTION&quot;,&quot;ISSN&quot;:&quot;1546170X&quot;,&quot;URL&quot;:&quot;https://www.nature.com/articles/s41591-025-03703-w&quot;,&quot;issued&quot;:{&quot;date-parts&quot;:[[2025,7,1]]},&quot;page&quot;:&quot;2342-2349&quot;,&quot;abstract&quot;:&quot;The first vaccine against chikungunya virus (CHIKV) has now been licensed; however, due to a limited knowledge of the underlying global burden, its potential to reduce disease burden remains unknown. We used data from seroprevalence studies, observed cases and mosquito distributions to quantify the underlying CHIKV burden in 180 countries and territories, and we explored the potential impact of vaccination campaigns. We estimate that 104 countries have experienced CHIKV transmission, covering 2.8 billion people, and that, in epidemic settings, the mean duration between outbreaks is 6.2 years, with 8.4% of the susceptible population infected per outbreak. Globally, there are 35 million annual infections, mainly in Southeast Asia, Africa and the Americas. Assuming a vaccine efficacy against disease of 70% and a protection against infection of 40%, vaccinating 50% of individuals over 12 years of age in places and times where the virus circulates would avert 4,436 infections, 0.34 deaths and 17 disability-adjusted life years per 100,000 doses used. These findings highlight the global burden of chikungunya and the potential of CHIKV vaccination campaigns.&quot;,&quot;publisher&quot;:&quot;Nature Research&quot;,&quot;issue&quot;:&quot;7&quot;,&quot;volume&quot;:&quot;31&quot;},&quot;isTemporary&quot;:false},{&quot;id&quot;:&quot;5257aa3b-9e4c-3e54-a182-c48b0645d544&quot;,&quot;itemData&quot;:{&quot;type&quot;:&quot;article-journal&quot;,&quot;id&quot;:&quot;5257aa3b-9e4c-3e54-a182-c48b0645d544&quot;,&quot;title&quot;:&quot;Rift valley fever: Biology and epidemiology&quot;,&quot;author&quot;:[{&quot;family&quot;:&quot;Wright&quot;,&quot;given&quot;:&quot;Daniel&quot;,&quot;parse-names&quot;:false,&quot;dropping-particle&quot;:&quot;&quot;,&quot;non-dropping-particle&quot;:&quot;&quot;},{&quot;family&quot;:&quot;Kortekaas&quot;,&quot;given&quot;:&quot;Jeroen&quot;,&quot;parse-names&quot;:false,&quot;dropping-particle&quot;:&quot;&quot;,&quot;non-dropping-particle&quot;:&quot;&quot;},{&quot;family&quot;:&quot;Bowden&quot;,&quot;given&quot;:&quot;Thomas A.&quot;,&quot;parse-names&quot;:false,&quot;dropping-particle&quot;:&quot;&quot;,&quot;non-dropping-particle&quot;:&quot;&quot;},{&quot;family&quot;:&quot;Warimwe&quot;,&quot;given&quot;:&quot;George M.&quot;,&quot;parse-names&quot;:false,&quot;dropping-particle&quot;:&quot;&quot;,&quot;non-dropping-particle&quot;:&quot;&quot;}],&quot;container-title&quot;:&quot;Journal of General Virology&quot;,&quot;accessed&quot;:{&quot;date-parts&quot;:[[2025,11,24]]},&quot;DOI&quot;:&quot;10.1099/JGV.0.001296/CITE/REFWORKS&quot;,&quot;ISSN&quot;:&quot;14652099&quot;,&quot;PMID&quot;:&quot;31310198&quot;,&quot;URL&quot;:&quot;https://www.microbiologyresearch.org/content/journal/jgv/10.1099/jgv.0.001296&quot;,&quot;issued&quot;:{&quot;date-parts&quot;:[[2019,8,1]]},&quot;page&quot;:&quot;1187-1199&quot;,&quot;abstract&quot;:&quot;Rift Valley fever (RVF) is a mosquito-borne viral zoonosis that was first discovered in Kenya in 1930 and is now endemic throughout multiple African countries and the Arabian Peninsula. RVF virus primarily infects domestic livestock (sheep, goats, cattle) causing high rates of neonatal mortality and abortion, with human infection resulting in a wide variety of clinical outcomes, ranging from self-limiting febrile illness to life-threatening haemorrhagic diatheses, and miscarriage in pregnant women. Since its discovery, RVF has caused many outbreaks in Africa and the Arabian Peninsula with major impacts on human and animal health. However, options for the control of RVF outbreaks are limited by the lack of licensed human vaccines or therapeutics. For this reason, RVF is prioritized by the World Health Organization for urgent research and development of countermeasures for the prevention and control of future outbreaks. In this review, we highlight the current understanding of RVF, including its epidemiology, pathogenesis, clinical manifestations and status of vaccine development.&quot;,&quot;publisher&quot;:&quot;Microbiology Society&quot;,&quot;issue&quot;:&quot;8&quot;,&quot;volume&quot;:&quot;100&quot;,&quot;container-title-short&quot;:&quot;&quot;},&quot;isTemporary&quot;:false}]},{&quot;citationID&quot;:&quot;MENDELEY_CITATION_bbd87ab6-e07f-40f0-88fa-d8d709b49248&quot;,&quot;properties&quot;:{&quot;noteIndex&quot;:0},&quot;isEdited&quot;:false,&quot;manualOverride&quot;:{&quot;isManuallyOverridden&quot;:false,&quot;citeprocText&quot;:&quot;&lt;sup&gt;7–10&lt;/sup&gt;&quot;,&quot;manualOverrideText&quot;:&quot;&quot;},&quot;citationTag&quot;:&quot;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&quot;,&quot;citationItems&quot;:[{&quot;id&quot;:&quot;95233001-b8b6-39b9-a4a4-6dcd6c0c7ac0&quot;,&quot;itemData&quot;:{&quot;type&quot;:&quot;article-journal&quot;,&quot;id&quot;:&quot;95233001-b8b6-39b9-a4a4-6dcd6c0c7ac0&quot;,&quot;title&quot;:&quot;Origin and evolution of dengue virus type 2 causing outbreaks in Kenya: Evidence of circulation of two cosmopolitan genotype lineages&quot;,&quot;author&quot;:[{&quot;family&quot;:&quot;Langat&quot;,&quot;given&quot;:&quot;Solomon K.&quot;,&quot;parse-names&quot;:false,&quot;dropping-particle&quot;:&quot;&quot;,&quot;non-dropping-particle&quot;:&quot;&quot;},{&quot;family&quot;:&quot;Eyase&quot;,&quot;given&quot;:&quot;Fredrick Lunyagi&quot;,&quot;parse-names&quot;:false,&quot;dropping-particle&quot;:&quot;&quot;,&quot;non-dropping-particle&quot;:&quot;&quot;},{&quot;family&quot;:&quot;Berry&quot;,&quot;given&quot;:&quot;Irina Maljkovic&quot;,&quot;parse-names&quot;:false,&quot;dropping-particle&quot;:&quot;&quot;,&quot;non-dropping-particle&quot;:&quot;&quot;},{&quot;family&quot;:&quot;Nyunja&quot;,&quot;given&quot;:&quot;Albert&quot;,&quot;parse-names&quot;:false,&quot;dropping-particle&quot;:&quot;&quot;,&quot;non-dropping-particle&quot;:&quot;&quot;},{&quot;family&quot;:&quot;Bulimo&quot;,&quot;given&quot;:&quot;Wallace&quot;,&quot;parse-names&quot;:false,&quot;dropping-particle&quot;:&quot;&quot;,&quot;non-dropping-particle&quot;:&quot;&quot;},{&quot;family&quot;:&quot;Owaka&quot;,&quot;given&quot;:&quot;Samuel&quot;,&quot;parse-names&quot;:false,&quot;dropping-particle&quot;:&quot;&quot;,&quot;non-dropping-particle&quot;:&quot;&quot;},{&quot;family&quot;:&quot;Ofula&quot;,&quot;given&quot;:&quot;Victor&quot;,&quot;parse-names&quot;:false,&quot;dropping-particle&quot;:&quot;&quot;,&quot;non-dropping-particle&quot;:&quot;&quot;},{&quot;family&quot;:&quot;Limbaso&quot;,&quot;given&quot;:&quot;Samson&quot;,&quot;parse-names&quot;:false,&quot;dropping-particle&quot;:&quot;&quot;,&quot;non-dropping-particle&quot;:&quot;&quot;},{&quot;family&quot;:&quot;Lutomiah&quot;,&quot;given&quot;:&quot;Joel&quot;,&quot;parse-names&quot;:false,&quot;dropping-particle&quot;:&quot;&quot;,&quot;non-dropping-particle&quot;:&quot;&quot;},{&quot;family&quot;:&quot;Jarman&quot;,&quot;given&quot;:&quot;Richard&quot;,&quot;parse-names&quot;:false,&quot;dropping-particle&quot;:&quot;&quot;,&quot;non-dropping-particle&quot;:&quot;&quot;},{&quot;family&quot;:&quot;Distelhorst&quot;,&quot;given&quot;:&quot;John&quot;,&quot;parse-names&quot;:false,&quot;dropping-particle&quot;:&quot;&quot;,&quot;non-dropping-particle&quot;:&quot;&quot;},{&quot;family&quot;:&quot;Sang&quot;,&quot;given&quot;:&quot;Rosemary C.&quot;,&quot;parse-names&quot;:false,&quot;dropping-particle&quot;:&quot;&quot;,&quot;non-dropping-particle&quot;:&quot;&quot;}],&quot;container-title&quot;:&quot;Virus evolution&quot;,&quot;container-title-short&quot;:&quot;Virus Evol.&quot;,&quot;accessed&quot;:{&quot;date-parts&quot;:[[2026,1,10]]},&quot;DOI&quot;:&quot;10.1093/VE/VEAA026&quot;,&quot;ISSN&quot;:&quot;2057-1577&quot;,&quot;PMID&quot;:&quot;32523778&quot;,&quot;URL&quot;:&quot;https://pubmed.ncbi.nlm.nih.gov/32523778/&quot;,&quot;issued&quot;:{&quot;date-parts&quot;:[[2020]]},&quot;abstract&quot;:&quot;Dengue fever (DF) is an arboviral disease caused by dengue virus serotypes 1-4 (DENV 1-4). Globally, DF incidence and disease burden have increased in the recent past. Initially implicated in a 1982 outbreak, DENV-2 recently reemerged in Kenya causing outbreaks between 2011 and 2014 and more recently 2017-8. The origin and the evolutionary patterns that may explain the epidemiological expansion and increasing impact of DENV-2 in Kenya remain poorly understood. Using whole-genome sequencing, samples collected during the 2011-4 and 2017-8 dengue outbreaks were analyzed. Additional DENV-2 genomes were downloaded and pooled together with the fourteen genomes generated in this study. Bioinformatic methods were used to analyze phylogenetic relationships and evolutionary patterns of DENV-2 causing outbreaks in Kenya. The findings from this study have shown the first evidence of circulation of two different Cosmopolitan genotype lineages of DENV-2; Cosmopolitan-I (C-I) and Cosmopolitan-II (C-II), in Kenya. Our results put the origin location of C-I lineage in India in 2011, and C-II lineage in Burkina Faso between 1979 and 2013. C-I lineage was the most isolated during recent outbreaks, thus showing the contribution of this newly emerged strain to the increased DENV epidemics in the region. Our findings, backed by evidence of recent local epidemics that have been associated with C-I in Kenya and C-II in Burkina Faso, add to the growing evidence of expanding circulation and the impact of multiple strains of DENV in the region as well as globally. Thus, continued surveillance efforts on DENV activity and its evolutionary trends in the region, would contribute toward effective control and the current vaccine development efforts.&quot;,&quot;publisher&quot;:&quot;Virus Evol&quot;,&quot;issue&quot;:&quot;1&quot;,&quot;volume&quot;:&quot;6&quot;},&quot;isTemporary&quot;:false},{&quot;id&quot;:&quot;43eed7cd-976a-3f70-bf45-ea78277c261c&quot;,&quot;itemData&quot;:{&quot;type&quot;:&quot;article-journal&quot;,&quot;id&quot;:&quot;43eed7cd-976a-3f70-bf45-ea78277c261c&quot;,&quot;title&quot;:&quot;Human and entomologic investigations of chikungunya outbreak in Mandera, Northeastern Kenya, 2016&quot;,&quot;author&quot;:[{&quot;family&quot;:&quot;Konongoi&quot;,&quot;given&quot;:&quot;Samson Limbaso&quot;,&quot;parse-names&quot;:false,&quot;dropping-particle&quot;:&quot;&quot;,&quot;non-dropping-particle&quot;:&quot;&quot;},{&quot;family&quot;:&quot;Nyunja&quot;,&quot;given&quot;:&quot;Albert&quot;,&quot;parse-names&quot;:false,&quot;dropping-particle&quot;:&quot;&quot;,&quot;non-dropping-particle&quot;:&quot;&quot;},{&quot;family&quot;:&quot;Ofula&quot;,&quot;given&quot;:&quot;Victor&quot;,&quot;parse-names&quot;:false,&quot;dropping-particle&quot;:&quot;&quot;,&quot;non-dropping-particle&quot;:&quot;&quot;},{&quot;family&quot;:&quot;Owaka&quot;,&quot;given&quot;:&quot;Samuel&quot;,&quot;parse-names&quot;:false,&quot;dropping-particle&quot;:&quot;&quot;,&quot;non-dropping-particle&quot;:&quot;&quot;},{&quot;family&quot;:&quot;Koka&quot;,&quot;given&quot;:&quot;Hellen&quot;,&quot;parse-names&quot;:false,&quot;dropping-particle&quot;:&quot;&quot;,&quot;non-dropping-particle&quot;:&quot;&quot;},{&quot;family&quot;:&quot;Koskei&quot;,&quot;given&quot;:&quot;Edith&quot;,&quot;parse-names&quot;:false,&quot;dropping-particle&quot;:&quot;&quot;,&quot;non-dropping-particle&quot;:&quot;&quot;},{&quot;family&quot;:&quot;Eyase&quot;,&quot;given&quot;:&quot;Fredrick&quot;,&quot;parse-names&quot;:false,&quot;dropping-particle&quot;:&quot;&quot;,&quot;non-dropping-particle&quot;:&quot;&quot;},{&quot;family&quot;:&quot;Langat&quot;,&quot;given&quot;:&quot;Daniel&quot;,&quot;parse-names&quot;:false,&quot;dropping-particle&quot;:&quot;&quot;,&quot;non-dropping-particle&quot;:&quot;&quot;},{&quot;family&quot;:&quot;Mancuso&quot;,&quot;given&quot;:&quot;James&quot;,&quot;parse-names&quot;:false,&quot;dropping-particle&quot;:&quot;&quot;,&quot;non-dropping-particle&quot;:&quot;&quot;},{&quot;family&quot;:&quot;Lutomiah&quot;,&quot;given&quot;:&quot;Joel&quot;,&quot;parse-names&quot;:false,&quot;dropping-particle&quot;:&quot;&quot;,&quot;non-dropping-particle&quot;:&quot;&quot;},{&quot;family&quot;:&quot;Sang&quot;,&quot;given&quot;:&quot;Rosemary&quot;,&quot;parse-names&quot;:false,&quot;dropping-particle&quot;:&quot;&quot;,&quot;non-dropping-particle&quot;:&quot;&quot;}],&quot;container-title&quot;:&quot;PLOS ONE&quot;,&quot;container-title-short&quot;:&quot;PLoS One&quot;,&quot;accessed&quot;:{&quot;date-parts&quot;:[[2026,1,10]]},&quot;DOI&quot;:&quot;10.1371/JOURNAL.PONE.0205058&quot;,&quot;ISBN&quot;:&quot;1111111111&quot;,&quot;ISSN&quot;:&quot;1932-6203&quot;,&quot;PMID&quot;:&quot;30308064&quot;,&quot;URL&quot;:&quot;https://journals.plos.org/plosone/article?id=10.1371/journal.pone.0205058&quot;,&quot;issued&quot;:{&quot;date-parts&quot;:[[2018,10,1]]},&quot;page&quot;:&quot;e0205058&quot;,&quot;abstract&quot;:&quot;Chikungunya is a reemerging vector borne pathogen associated with severe morbidity in affected populations. Lamu, along the Kenyan coast was affected by a major chikungunya outbreak in 2004. Twelve years later, we report on entomologic investigations and laboratory confirmed chikungunya cases in northeastern Kenya. Patient blood samples were received at the Kenya Medical Research Institute (KEMRI) viral hemorrhagic fever laboratory and the immunoglobulin M enzyme linked immunosorbent assay (IgM ELISA) was used to test for the presence of IgM antibodies against chikungunya and dengue. Reverse transcription polymerase chain reaction (RT-PCR) utilizing flavivirus, alphavirus and chikungunya specific primers were used to detect acute infections and representative PCR positive samples sequenced to confirm the circulating strain. Immature mosquitoes were collected from water-holding containers indoors and outdoors in the affected areas in northeastern Kenya. A total of 189 human samples were tested; 126 from Kenya and 63 from Somalia. 52.9% (100/189) tested positive for Chikungunya virus (CHIKV) by either IgM ELISA or RT-PCR. Sequence analysis of selected samples revealed that the virus was closely related to that from China (2010). 29% (55/189) of the samples, almost all from northeastern Kenya or with a history of travel to northern Kenya, tested positive for dengue IgM antibodies. Entomologic risk assessment revealed high house, container and Breteau indices of, 14.5, 41.9 and 17.1% respectively. Underground water storage tanks were the most abundant, 30.1%, of which 77.4% were infested with Aedes aegypti mosquitoes. These findings confirm the presence of active chikungunya infections in the northeastern parts of Kenya. The detection of dengue IgM antibodies concurrently with chikungunya virus circulation emphasizes on the need for improved surveillance systems and diagnostic algorithms with the capacity to capture multiple causes of arbovirus infections as these two viruses share common vectors and eco-systems. In addition sustained entomological surveillance and vector control programs targeting most productive containers are needed to monitor changes in vector densities, for early detection of the viruses and initiate vector control efforts to prevent possible outbreaks.&quot;,&quot;publisher&quot;:&quot;Public Library of Science&quot;,&quot;issue&quot;:&quot;10&quot;,&quot;volume&quot;:&quot;13&quot;},&quot;isTemporary&quot;:false},{&quot;id&quot;:&quot;9b6ed52b-2aee-36b7-b2fa-656e3e1bb8b0&quot;,&quot;itemData&quot;:{&quot;type&quot;:&quot;article-journal&quot;,&quot;id&quot;:&quot;9b6ed52b-2aee-36b7-b2fa-656e3e1bb8b0&quot;,&quot;title&quot;:&quot;Seroepidemiology of Selected Arboviruses in Febrile Patients Visiting Selected Health Facilities in the Lake/River Basin Areas of Lake Baringo, Lake Naivasha, and Tana River, Kenya&quot;,&quot;author&quot;:[{&quot;family&quot;:&quot;Tigoi&quot;,&quot;given&quot;:&quot;Caroline&quot;,&quot;parse-names&quot;:false,&quot;dropping-particle&quot;:&quot;&quot;,&quot;non-dropping-particle&quot;:&quot;&quot;},{&quot;family&quot;:&quot;Lwande&quot;,&quot;given&quot;:&quot;Olivia&quot;,&quot;parse-names&quot;:false,&quot;dropping-particle&quot;:&quot;&quot;,&quot;non-dropping-particle&quot;:&quot;&quot;},{&quot;family&quot;:&quot;Orindi&quot;,&quot;given&quot;:&quot;Benedict&quot;,&quot;parse-names&quot;:false,&quot;dropping-particle&quot;:&quot;&quot;,&quot;non-dropping-particle&quot;:&quot;&quot;},{&quot;family&quot;:&quot;Irura&quot;,&quot;given&quot;:&quot;Zephania&quot;,&quot;parse-names&quot;:false,&quot;dropping-particle&quot;:&quot;&quot;,&quot;non-dropping-particle&quot;:&quot;&quot;},{&quot;family&quot;:&quot;Ongus&quot;,&quot;given&quot;:&quot;Juliette&quot;,&quot;parse-names&quot;:false,&quot;dropping-particle&quot;:&quot;&quot;,&quot;non-dropping-particle&quot;:&quot;&quot;},{&quot;family&quot;:&quot;Sang&quot;,&quot;given&quot;:&quot;Rosemary&quot;,&quot;parse-names&quot;:false,&quot;dropping-particle&quot;:&quot;&quot;,&quot;non-dropping-particle&quot;:&quot;&quot;}],&quot;container-title&quot;:&quot;Vector Borne and Zoonotic Diseases&quot;,&quot;accessed&quot;:{&quot;date-parts&quot;:[[2025,11,11]]},&quot;DOI&quot;:&quot;10.1089/VBZ.2014.1686&quot;,&quot;ISSN&quot;:&quot;15577759&quot;,&quot;PMID&quot;:&quot;25700043&quot;,&quot;URL&quot;:&quot;https://pmc.ncbi.nlm.nih.gov/articles/PMC4340645/&quot;,&quot;issued&quot;:{&quot;date-parts&quot;:[[2015,2,1]]},&quot;page&quot;:&quot;124&quot;,&quot;abstract&quot;:&quot;Introduction: Arboviruses cause emerging and re-emerging infections affecting humans and animals. They are spread primarily by blood-sucking insects such as mosquitoes, ticks, midges, and sandflies. Changes in climate, ecology, demographic, land-use patterns, and increasing global travel have been linked to an upsurge in arboviral disease. Outbreaks occur periodically followed by persistent low-level circulation. Aim: This study was undertaken to determine the seroepidemiology of selected arboviruses among febrile patients in selected lake/river basins of Kenya. Methods: Using a hospital-based cross-sectional descriptive survey, febrile patients were recruited and their serum samples tested for exposure to immunoglobulin M (IgM) and IgG antibodies against Crimean-Congo hemorrhagic fever virus (CCHFV), Rift Valley fever virus (RVFV), West Nile virus (WNV), and chikungunya virus (CHIKV). Samples positive for CHIKV and WNV were further confirmed by the plaque reduction neutralization test (PRNT). Results: Of the 379 samples examined, 176 were IgG positive for at least one of these arboviruses (46.4%, 95% confidence interval [CI] 41.4-51.5%). Virus-specific prevalence for CCHF, RVF, WN, and CHIK was 25.6%, 19.5%, 12.4%, and 2.6%, respectively. These prevalences varied significantly with geographical site ( p&gt;0.001), with Tana recording the highest overall arboviral seropositivity. PRNT results for Alphaviruses confirmed that the actual viruses circulating in Baringo were Semliki Forest virus (SFV) and CHIKV, o'nyong nyong virus (ONNV) in Naivasha, and SFV and Sindbis virus (SINDV) in Tana delta. Among the flaviviruses tested, WN Vwas circulating in all the three sites. Conclusion: There is a high burden of febrile illness in humans due to CCHFV, RVFV, WNV, and CHIKV infection in the river/lake basin regions of Kenya.&quot;,&quot;publisher&quot;:&quot;Mary Ann Liebert Inc.&quot;,&quot;issue&quot;:&quot;2&quot;,&quot;volume&quot;:&quot;15&quot;,&quot;container-title-short&quot;:&quot;&quot;},&quot;isTemporary&quot;:false},{&quot;id&quot;:&quot;92ec4b9f-ccec-396b-8fbd-195a92009c47&quot;,&quot;itemData&quot;:{&quot;type&quot;:&quot;article-journal&quot;,&quot;id&quot;:&quot;92ec4b9f-ccec-396b-8fbd-195a92009c47&quot;,&quot;title&quot;:&quot;Predicting the ecological niches of Aedes aegypti s.l. using maximum entropy in Kenya&quot;,&quot;author&quot;:[{&quot;family&quot;:&quot;Muchiri&quot;,&quot;given&quot;:&quot;Samuel K.&quot;,&quot;parse-names&quot;:false,&quot;dropping-particle&quot;:&quot;&quot;,&quot;non-dropping-particle&quot;:&quot;&quot;},{&quot;family&quot;:&quot;Musau&quot;,&quot;given&quot;:&quot;Moses M.&quot;,&quot;parse-names&quot;:false,&quot;dropping-particle&quot;:&quot;&quot;,&quot;non-dropping-particle&quot;:&quot;&quot;},{&quot;family&quot;:&quot;Mwaniki&quot;,&quot;given&quot;:&quot;Paul&quot;,&quot;parse-names&quot;:false,&quot;dropping-particle&quot;:&quot;&quot;,&quot;non-dropping-particle&quot;:&quot;&quot;},{&quot;family&quot;:&quot;Kirimi&quot;,&quot;given&quot;:&quot;Fridah&quot;,&quot;parse-names&quot;:false,&quot;dropping-particle&quot;:&quot;&quot;,&quot;non-dropping-particle&quot;:&quot;&quot;},{&quot;family&quot;:&quot;Agutu&quot;,&quot;given&quot;:&quot;Nathan O.&quot;,&quot;parse-names&quot;:false,&quot;dropping-particle&quot;:&quot;&quot;,&quot;non-dropping-particle&quot;:&quot;&quot;},{&quot;family&quot;:&quot;Okiro&quot;,&quot;given&quot;:&quot;Emelda A.&quot;,&quot;parse-names&quot;:false,&quot;dropping-particle&quot;:&quot;&quot;,&quot;non-dropping-particle&quot;:&quot;&quot;},{&quot;family&quot;:&quot;Dellicour&quot;,&quot;given&quot;:&quot;Simon&quot;,&quot;parse-names&quot;:false,&quot;dropping-particle&quot;:&quot;&quot;,&quot;non-dropping-particle&quot;:&quot;&quot;},{&quot;family&quot;:&quot;Snow&quot;,&quot;given&quot;:&quot;Robert W.&quot;,&quot;parse-names&quot;:false,&quot;dropping-particle&quot;:&quot;&quot;,&quot;non-dropping-particle&quot;:&quot;&quot;}],&quot;container-title&quot;:&quot;Frontiers in Tropical Diseases&quot;,&quot;accessed&quot;:{&quot;date-parts&quot;:[[2025,11,7]]},&quot;DOI&quot;:&quot;10.3389/FITD.2025.1641807/BIBTEX&quot;,&quot;ISSN&quot;:&quot;26737515&quot;,&quot;URL&quot;:&quot;http://www.vectormap.si.edu&quot;,&quot;issued&quot;:{&quot;date-parts&quot;:[[2025,10,6]]},&quot;page&quot;:&quot;1641807&quot;,&quot;abstract&quot;:&quot;Background: To evaluate the human population at risk of arboviral illnesses and improve vector and disease surveillance, it is crucial to model the probability of occurrence of impactful mosquitoes such as Aedes aegypti sensu lato (s.l.) which transmits dengue and Chikungunya etc. While majority of studies on Aedes distributions have focused on global ecological niche modelling (ENM), there is need to build local vector niche models using national data to design targeted vector surveillance and control strategies. Here, we built a spatial inventory of Aedes aegypti s.l. and applied a national-wide ENM approach to predict the probability of occurrence of Ae. aegypti s.l. across Kenya. Methods: Occurrence data on Aedes aegypti s.l. from 2000 to 2024 were assembled from the Global Biodiversity Information Facility (GBIF), Walter Reed Biosystematics Unit’s (WRBU) VectorMap, and online literature searches. A maximum entropy approach was used to predict Ae. aegypti s.l. probability of occurrence in Kenya for 2024 at ~5 x 5 km resolution, using the occurrence data assembled and environmental covariates: population density, daytime and nighttime land surface temperature (LST), enhanced vegetation index (EVI), elevation, and land cover. Model performance was evaluated using the area under the curve (AUC) metric. Results: A total of 291 unique locations reported positive identification of Ae. aegypti s.l. Population density, daytime and nighttime LST were the most influential predictors. The models predicted high probabilities of occurrence of Ae. aegypti s.l. along the coast, northeastern and western Kenya, and in urban centres, while lower probabilities were predicted in sparsely populated areas. The models achieved a mean AUC value of 0.732 (0.653-0.779), indicating a moderate performance. Conclusion: The predicted distribution of Ae. aegypti s.l. can guide vector surveillance in high-risk areas and help identify populations at risk of arboviral diseases like dengue fever and Chikungunya, aiding in future outbreak preparedness.&quot;,&quot;publisher&quot;:&quot;Frontiers Media SA&quot;,&quot;issue&quot;:&quot;3&quot;,&quot;volume&quot;:&quot;6&quot;,&quot;container-title-short&quot;:&quot;&quot;},&quot;isTemporary&quot;:false}]},{&quot;citationID&quot;:&quot;MENDELEY_CITATION_9083383a-8c43-4ec4-b289-ec28969ee35e&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&quot;,&quot;citationItems&quot;:[{&quot;id&quot;:&quot;e0282e78-2cb0-3388-a9dc-0c597615ec7f&quot;,&quot;itemData&quot;:{&quot;type&quot;:&quot;article-journal&quot;,&quot;id&quot;:&quot;e0282e78-2cb0-3388-a9dc-0c597615ec7f&quot;,&quot;title&quot;:&quot;WHO launches global initiative for arboviral diseases&quot;,&quot;author&quot;:[{&quot;family&quot;:&quot;Balakrishnan&quot;,&quot;given&quot;:&quot;Vijay Shankar&quot;,&quot;parse-names&quot;:false,&quot;dropping-particle&quot;:&quot;&quot;,&quot;non-dropping-particle&quot;:&quot;&quot;}],&quot;container-title&quot;:&quot;The Lancet Microbe&quot;,&quot;container-title-short&quot;:&quot;Lancet Microbe&quot;,&quot;accessed&quot;:{&quot;date-parts&quot;:[[2026,1,11]]},&quot;DOI&quot;:&quot;10.1016/s2666-5247(22)00130-6&quot;,&quot;ISSN&quot;:&quot;26665247&quot;,&quot;URL&quot;:&quot;https://www.thelancet.com/action/showFullText?pii=S2666524722001306&quot;,&quot;issued&quot;:{&quot;date-parts&quot;:[[2022,6,1]]},&quot;page&quot;:&quot;e407&quot;,&quot;publisher&quot;:&quot;Elsevier BV&quot;,&quot;issue&quot;:&quot;6&quot;,&quot;volume&quot;:&quot;3&quot;},&quot;isTemporary&quot;:false}]},{&quot;citationID&quot;:&quot;MENDELEY_CITATION_ea002ac8-32fd-4dbd-8b39-32aac057e279&quot;,&quot;properties&quot;:{&quot;noteIndex&quot;:0},&quot;isEdited&quot;:false,&quot;manualOverride&quot;:{&quot;isManuallyOverridden&quot;:false,&quot;citeprocText&quot;:&quot;&lt;sup&gt;12,13&lt;/sup&gt;&quot;,&quot;manualOverrideText&quot;:&quot;&quot;},&quot;citationTag&quot;:&quot;MENDELEY_CITATION_v3_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&quot;,&quot;citationItems&quot;:[{&quot;id&quot;:&quot;5117921f-cbfb-3c7a-8b59-e6699f9fda96&quot;,&quot;itemData&quot;:{&quot;type&quot;:&quot;webpage&quot;,&quot;id&quot;:&quot;5117921f-cbfb-3c7a-8b59-e6699f9fda96&quot;,&quot;title&quot;:&quot;Ten threats to global health in 2019&quot;,&quot;accessed&quot;:{&quot;date-parts&quot;:[[2026,1,20]]},&quot;URL&quot;:&quot;https://www.who.int/news-room/spotlight/ten-threats-to-global-health-in-2019&quot;,&quot;container-title-short&quot;:&quot;&quot;},&quot;isTemporary&quot;:false},{&quot;id&quot;:&quot;6806be95-c716-3a20-b224-7ee5255c104b&quot;,&quot;itemData&quot;:{&quot;type&quot;:&quot;article-journal&quot;,&quot;id&quot;:&quot;6806be95-c716-3a20-b224-7ee5255c104b&quot;,&quot;title&quot;:&quot;Updated WHO list of emerging pathogens for a potential future pandemic: Implications for public health and global preparedness&quot;,&quot;author&quot;:[{&quot;family&quot;:&quot;Ukoaka&quot;,&quot;given&quot;:&quot;Bonaventure Michael&quot;,&quot;parse-names&quot;:false,&quot;dropping-particle&quot;:&quot;&quot;,&quot;non-dropping-particle&quot;:&quot;&quot;},{&quot;family&quot;:&quot;Okesanya&quot;,&quot;given&quot;:&quot;Olalekan John&quot;,&quot;parse-names&quot;:false,&quot;dropping-particle&quot;:&quot;&quot;,&quot;non-dropping-particle&quot;:&quot;&quot;},{&quot;family&quot;:&quot;Daniel&quot;,&quot;given&quot;:&quot;Faithful Miebaka&quot;,&quot;parse-names&quot;:false,&quot;dropping-particle&quot;:&quot;&quot;,&quot;non-dropping-particle&quot;:&quot;&quot;},{&quot;family&quot;:&quot;Ahmed&quot;,&quot;given&quot;:&quot;Mohammed Mustaf&quot;,&quot;parse-names&quot;:false,&quot;dropping-particle&quot;:&quot;&quot;,&quot;non-dropping-particle&quot;:&quot;&quot;},{&quot;family&quot;:&quot;Udam&quot;,&quot;given&quot;:&quot;Ntishor Gabriel&quot;,&quot;parse-names&quot;:false,&quot;dropping-particle&quot;:&quot;&quot;,&quot;non-dropping-particle&quot;:&quot;&quot;},{&quot;family&quot;:&quot;Wagwula&quot;,&quot;given&quot;:&quot;Precious Miracle&quot;,&quot;parse-names&quot;:false,&quot;dropping-particle&quot;:&quot;&quot;,&quot;non-dropping-particle&quot;:&quot;&quot;},{&quot;family&quot;:&quot;Adigun&quot;,&quot;given&quot;:&quot;Olaniyi Abideen&quot;,&quot;parse-names&quot;:false,&quot;dropping-particle&quot;:&quot;&quot;,&quot;non-dropping-particle&quot;:&quot;&quot;},{&quot;family&quot;:&quot;Udoh&quot;,&quot;given&quot;:&quot;Raphael Augustine&quot;,&quot;parse-names&quot;:false,&quot;dropping-particle&quot;:&quot;&quot;,&quot;non-dropping-particle&quot;:&quot;&quot;},{&quot;family&quot;:&quot;Peter&quot;,&quot;given&quot;:&quot;Iniubong Godswill&quot;,&quot;parse-names&quot;:false,&quot;dropping-particle&quot;:&quot;&quot;,&quot;non-dropping-particle&quot;:&quot;&quot;},{&quot;family&quot;:&quot;Lawal&quot;,&quot;given&quot;:&quot;Haleema&quot;,&quot;parse-names&quot;:false,&quot;dropping-particle&quot;:&quot;&quot;,&quot;non-dropping-particle&quot;:&quot;&quot;}],&quot;container-title&quot;:&quot;Le Infezioni in Medicina&quot;,&quot;container-title-short&quot;:&quot;Infez. Med.&quot;,&quot;accessed&quot;:{&quot;date-parts&quot;:[[2026,1,20]]},&quot;DOI&quot;:&quot;10.53854/LIIM-3204-5&quot;,&quot;ISSN&quot;:&quot;11249390&quot;,&quot;PMID&quot;:&quot;39660154&quot;,&quot;URL&quot;:&quot;https://pmc.ncbi.nlm.nih.gov/articles/PMC11627490/&quot;,&quot;issued&quot;:{&quot;date-parts&quot;:[[2024]]},&quot;page&quot;:&quot;463&quot;,&quot;abstract&quot;:&quot;Historically, pandemics constitute a major nuisance to public health. They have a debilitating impact on global health with previous occurrences causing major mor-talities worldwide. The adverse outcomes are not limit-ed to health outcomes but ravage the social, economic, and political landscapes. The World Health Organization (WHO) stands at the front of the pandemic re-sponse, strategizing to contain and mitigate the impacts on humans and the environment. It also intervenes in regional disease outbreaks that pose a threat to global health through strategic technical guidance, resource allocations, and expert support. With emerging patho-gens, and in the aftermath of the COVID-19 pandemic, discussions are currently underway on global preparedness for a potential future pandemic. The effects of previous pandemics underscore the need to improve global health preparedness for upcoming pandemics. The WHO’s July 2024 updated list of emerging pathogens serves as a potential tool to foster global health readiness for a future pandemic. It represents a change in the world’s approach to emerging and re-emerging pathogens, shifting focus from specific pathogens to adopting a broader family-focused approach. This new list recognizes the shortcomings of previous lists and adopts a more forward-thinking, proactive, and flexible approach to dealing with familiar and unfamiliar pandemic risks, now incorporating ‘Prototype Pathogens’ and ‘Pathogen X’ into its risk classification. The WHO has set the pace, developing tools and guidelines for practice. This updated list of high-priority pathogens seeks to gear research and development toward com-bating and neutralizing the virulence of these patho-gens. Recent outbreaks of Cholera, Mpox, and Dengue fever in Africa, Avian influenza (H5N2) in Mexico, Ni-pah virus disease in Bangladesh, and Oropouche virus in the Americas necessitate intensifying regional disease surveillance Research organizations and institu-tions must prioritize incorporating these tools and ap-proaches for shared learning and collective action established during the COVID-19 pandemic and other recent public health emergencies in the Preparedness and Resilience for Emerging Threats (PRET) Initiative as outlined by WHO.&quot;,&quot;publisher&quot;:&quot;EDIMES Edizioni Medico Scientifiche&quot;,&quot;issue&quot;:&quot;4&quot;,&quot;volume&quot;:&quot;32&quot;},&quot;isTemporary&quot;:false}]},{&quot;citationID&quot;:&quot;MENDELEY_CITATION_0d1817e9-7a3e-4f84-a7e9-e231f0eef936&quot;,&quot;properties&quot;:{&quot;noteIndex&quot;:0},&quot;isEdited&quot;:false,&quot;manualOverride&quot;:{&quot;isManuallyOverridden&quot;:false,&quot;citeprocText&quot;:&quot;&lt;sup&gt;14,15&lt;/sup&gt;&quot;,&quot;manualOverrideText&quot;:&quot;&quot;},&quot;citationTag&quot;:&quot;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&quot;,&quot;citationItems&quot;:[{&quot;id&quot;:&quot;d730d4a7-507a-3103-9d6f-3981683dd279&quot;,&quot;itemData&quot;:{&quot;type&quot;:&quot;article-journal&quot;,&quot;id&quot;:&quot;d730d4a7-507a-3103-9d6f-3981683dd279&quot;,&quot;title&quot;:&quot;Meeting report: CEPI workshop on Rift Valley fever epidemiology and modeling to inform human vaccine development, Nairobi, 4–5 June 2024&quot;,&quot;author&quot;:[{&quot;family&quot;:&quot;Gharpure&quot;,&quot;given&quot;:&quot;Radhika&quot;,&quot;parse-names&quot;:false,&quot;dropping-particle&quot;:&quot;&quot;,&quot;non-dropping-particle&quot;:&quot;&quot;},{&quot;family&quot;:&quot;Vegvari&quot;,&quot;given&quot;:&quot;Carolin&quot;,&quot;parse-names&quot;:false,&quot;dropping-particle&quot;:&quot;&quot;,&quot;non-dropping-particle&quot;:&quot;&quot;},{&quot;family&quot;:&quot;Abdissa&quot;,&quot;given&quot;:&quot;Alemseged&quot;,&quot;parse-names&quot;:false,&quot;dropping-particle&quot;:&quot;&quot;,&quot;non-dropping-particle&quot;:&quot;&quot;},{&quot;family&quot;:&quot;Alimi&quot;,&quot;given&quot;:&quot;Yewande&quot;,&quot;parse-names&quot;:false,&quot;dropping-particle&quot;:&quot;&quot;,&quot;non-dropping-particle&quot;:&quot;&quot;},{&quot;family&quot;:&quot;Anyamba&quot;,&quot;given&quot;:&quot;Assaf&quot;,&quot;parse-names&quot;:false,&quot;dropping-particle&quot;:&quot;&quot;,&quot;non-dropping-particle&quot;:&quot;&quot;},{&quot;family&quot;:&quot;Auerbach&quot;,&quot;given&quot;:&quot;Jochen&quot;,&quot;parse-names&quot;:false,&quot;dropping-particle&quot;:&quot;&quot;,&quot;non-dropping-particle&quot;:&quot;&quot;},{&quot;family&quot;:&quot;Bett&quot;,&quot;given&quot;:&quot;Bernard&quot;,&quot;parse-names&quot;:false,&quot;dropping-particle&quot;:&quot;&quot;,&quot;non-dropping-particle&quot;:&quot;&quot;},{&quot;family&quot;:&quot;Bird&quot;,&quot;given&quot;:&quot;Brian H.&quot;,&quot;parse-names&quot;:false,&quot;dropping-particle&quot;:&quot;&quot;,&quot;non-dropping-particle&quot;:&quot;&quot;},{&quot;family&quot;:&quot;Bob&quot;,&quot;given&quot;:&quot;Ndeye Sakha&quot;,&quot;parse-names&quot;:false,&quot;dropping-particle&quot;:&quot;&quot;,&quot;non-dropping-particle&quot;:&quot;&quot;},{&quot;family&quot;:&quot;Breugelmans&quot;,&quot;given&quot;:&quot;J. Gabrielle&quot;,&quot;parse-names&quot;:false,&quot;dropping-particle&quot;:&quot;&quot;,&quot;non-dropping-particle&quot;:&quot;&quot;},{&quot;family&quot;:&quot;Clark&quot;,&quot;given&quot;:&quot;Jessica&quot;,&quot;parse-names&quot;:false,&quot;dropping-particle&quot;:&quot;&quot;,&quot;non-dropping-particle&quot;:&quot;&quot;},{&quot;family&quot;:&quot;Cleaveland&quot;,&quot;given&quot;:&quot;Sarah&quot;,&quot;parse-names&quot;:false,&quot;dropping-particle&quot;:&quot;&quot;,&quot;non-dropping-particle&quot;:&quot;&quot;},{&quot;family&quot;:&quot;Cramer&quot;,&quot;given&quot;:&quot;Jakob&quot;,&quot;parse-names&quot;:false,&quot;dropping-particle&quot;:&quot;&quot;,&quot;non-dropping-particle&quot;:&quot;&quot;},{&quot;family&quot;:&quot;Dawa&quot;,&quot;given&quot;:&quot;Jeanette&quot;,&quot;parse-names&quot;:false,&quot;dropping-particle&quot;:&quot;&quot;,&quot;non-dropping-particle&quot;:&quot;&quot;},{&quot;family&quot;:&quot;Fay&quot;,&quot;given&quot;:&quot;Petra C.&quot;,&quot;parse-names&quot;:false,&quot;dropping-particle&quot;:&quot;&quot;,&quot;non-dropping-particle&quot;:&quot;&quot;},{&quot;family&quot;:&quot;Formenty&quot;,&quot;given&quot;:&quot;Pierre&quot;,&quot;parse-names&quot;:false,&quot;dropping-particle&quot;:&quot;&quot;,&quot;non-dropping-particle&quot;:&quot;&quot;},{&quot;family&quot;:&quot;Gerdts&quot;,&quot;given&quot;:&quot;Volker&quot;,&quot;parse-names&quot;:false,&quot;dropping-particle&quot;:&quot;&quot;,&quot;non-dropping-particle&quot;:&quot;&quot;},{&quot;family&quot;:&quot;Gerken&quot;,&quot;given&quot;:&quot;Keli N.&quot;,&quot;parse-names&quot;:false,&quot;dropping-particle&quot;:&quot;&quot;,&quot;non-dropping-particle&quot;:&quot;&quot;},{&quot;family&quot;:&quot;Gitonga&quot;,&quot;given&quot;:&quot;John&quot;,&quot;parse-names&quot;:false,&quot;dropping-particle&quot;:&quot;&quot;,&quot;non-dropping-particle&quot;:&quot;&quot;},{&quot;family&quot;:&quot;Groschup&quot;,&quot;given&quot;:&quot;Martin&quot;,&quot;parse-names&quot;:false,&quot;dropping-particle&quot;:&quot;&quot;,&quot;non-dropping-particle&quot;:&quot;&quot;},{&quot;family&quot;:&quot;Heighway&quot;,&quot;given&quot;:&quot;James&quot;,&quot;parse-names&quot;:false,&quot;dropping-particle&quot;:&quot;&quot;,&quot;non-dropping-particle&quot;:&quot;&quot;},{&quot;family&quot;:&quot;Johnson&quot;,&quot;given&quot;:&quot;Sherry Ama Mawuko&quot;,&quot;parse-names&quot;:false,&quot;dropping-particle&quot;:&quot;&quot;,&quot;non-dropping-particle&quot;:&quot;&quot;},{&quot;family&quot;:&quot;Juma&quot;,&quot;given&quot;:&quot;John&quot;,&quot;parse-names&quot;:false,&quot;dropping-particle&quot;:&quot;&quot;,&quot;non-dropping-particle&quot;:&quot;&quot;},{&quot;family&quot;:&quot;Kading&quot;,&quot;given&quot;:&quot;Rebekah C.&quot;,&quot;parse-names&quot;:false,&quot;dropping-particle&quot;:&quot;&quot;,&quot;non-dropping-particle&quot;:&quot;&quot;},{&quot;family&quot;:&quot;Kamau&quot;,&quot;given&quot;:&quot;Maureen&quot;,&quot;parse-names&quot;:false,&quot;dropping-particle&quot;:&quot;&quot;,&quot;non-dropping-particle&quot;:&quot;&quot;},{&quot;family&quot;:&quot;Kerama&quot;,&quot;given&quot;:&quot;Samuel&quot;,&quot;parse-names&quot;:false,&quot;dropping-particle&quot;:&quot;&quot;,&quot;non-dropping-particle&quot;:&quot;&quot;},{&quot;family&quot;:&quot;Lubisi&quot;,&quot;given&quot;:&quot;Baratang Alison&quot;,&quot;parse-names&quot;:false,&quot;dropping-particle&quot;:&quot;&quot;,&quot;non-dropping-particle&quot;:&quot;&quot;},{&quot;family&quot;:&quot;Lutwama&quot;,&quot;given&quot;:&quot;Julius&quot;,&quot;parse-names&quot;:false,&quot;dropping-particle&quot;:&quot;&quot;,&quot;non-dropping-particle&quot;:&quot;&quot;},{&quot;family&quot;:&quot;Luyimbazi&quot;,&quot;given&quot;:&quot;Dick&quot;,&quot;parse-names&quot;:false,&quot;dropping-particle&quot;:&quot;&quot;,&quot;non-dropping-particle&quot;:&quot;&quot;},{&quot;family&quot;:&quot;Marami&quot;,&quot;given&quot;:&quot;Dadi&quot;,&quot;parse-names&quot;:false,&quot;dropping-particle&quot;:&quot;&quot;,&quot;non-dropping-particle&quot;:&quot;&quot;},{&quot;family&quot;:&quot;Moore&quot;,&quot;given&quot;:&quot;Sean M.&quot;,&quot;parse-names&quot;:false,&quot;dropping-particle&quot;:&quot;&quot;,&quot;non-dropping-particle&quot;:&quot;&quot;},{&quot;family&quot;:&quot;Muturi&quot;,&quot;given&quot;:&quot;Mathew&quot;,&quot;parse-names&quot;:false,&quot;dropping-particle&quot;:&quot;&quot;,&quot;non-dropping-particle&quot;:&quot;&quot;},{&quot;family&quot;:&quot;Mwangoka&quot;,&quot;given&quot;:&quot;Grace&quot;,&quot;parse-names&quot;:false,&quot;dropping-particle&quot;:&quot;&quot;,&quot;non-dropping-particle&quot;:&quot;&quot;},{&quot;family&quot;:&quot;Ndiu&quot;,&quot;given&quot;:&quot;Angela&quot;,&quot;parse-names&quot;:false,&quot;dropping-particle&quot;:&quot;&quot;,&quot;non-dropping-particle&quot;:&quot;&quot;},{&quot;family&quot;:&quot;Njenga&quot;,&quot;given&quot;:&quot;M. Kariuki&quot;,&quot;parse-names&quot;:false,&quot;dropping-particle&quot;:&quot;&quot;,&quot;non-dropping-particle&quot;:&quot;&quot;},{&quot;family&quot;:&quot;Njouom&quot;,&quot;given&quot;:&quot;Richard&quot;,&quot;parse-names&quot;:false,&quot;dropping-particle&quot;:&quot;&quot;,&quot;non-dropping-particle&quot;:&quot;&quot;},{&quot;family&quot;:&quot;Nyakarahuka&quot;,&quot;given&quot;:&quot;Luke&quot;,&quot;parse-names&quot;:false,&quot;dropping-particle&quot;:&quot;&quot;,&quot;non-dropping-particle&quot;:&quot;&quot;},{&quot;family&quot;:&quot;Nzietchueng&quot;,&quot;given&quot;:&quot;Serge&quot;,&quot;parse-names&quot;:false,&quot;dropping-particle&quot;:&quot;&quot;,&quot;non-dropping-particle&quot;:&quot;&quot;},{&quot;family&quot;:&quot;Oloo&quot;,&quot;given&quot;:&quot;Paul&quot;,&quot;parse-names&quot;:false,&quot;dropping-particle&quot;:&quot;&quot;,&quot;non-dropping-particle&quot;:&quot;&quot;},{&quot;family&quot;:&quot;Otiende&quot;,&quot;given&quot;:&quot;Mark&quot;,&quot;parse-names&quot;:false,&quot;dropping-particle&quot;:&quot;&quot;,&quot;non-dropping-particle&quot;:&quot;&quot;},{&quot;family&quot;:&quot;Oyola&quot;,&quot;given&quot;:&quot;Samuel&quot;,&quot;parse-names&quot;:false,&quot;dropping-particle&quot;:&quot;&quot;,&quot;non-dropping-particle&quot;:&quot;&quot;},{&quot;family&quot;:&quot;Paganini&quot;,&quot;given&quot;:&quot;Lodovico Samuele&quot;,&quot;parse-names&quot;:false,&quot;dropping-particle&quot;:&quot;&quot;,&quot;non-dropping-particle&quot;:&quot;&quot;},{&quot;family&quot;:&quot;Pandit&quot;,&quot;given&quot;:&quot;Pranav S.&quot;,&quot;parse-names&quot;:false,&quot;dropping-particle&quot;:&quot;&quot;,&quot;non-dropping-particle&quot;:&quot;&quot;},{&quot;family&quot;:&quot;Punt&quot;,&quot;given&quot;:&quot;Carine&quot;,&quot;parse-names&quot;:false,&quot;dropping-particle&quot;:&quot;&quot;,&quot;non-dropping-particle&quot;:&quot;&quot;},{&quot;family&quot;:&quot;Samy&quot;,&quot;given&quot;:&quot;Abdallah M.&quot;,&quot;parse-names&quot;:false,&quot;dropping-particle&quot;:&quot;&quot;,&quot;non-dropping-particle&quot;:&quot;&quot;},{&quot;family&quot;:&quot;Situma&quot;,&quot;given&quot;:&quot;Silvia&quot;,&quot;parse-names&quot;:false,&quot;dropping-particle&quot;:&quot;&quot;,&quot;non-dropping-particle&quot;:&quot;&quot;},{&quot;family&quot;:&quot;Sneddon&quot;,&quot;given&quot;:&quot;Heidi&quot;,&quot;parse-names&quot;:false,&quot;dropping-particle&quot;:&quot;&quot;,&quot;non-dropping-particle&quot;:&quot;&quot;},{&quot;family&quot;:&quot;Bosch&quot;,&quot;given&quot;:&quot;Quirine A.&quot;,&quot;parse-names&quot;:false,&quot;dropping-particle&quot;:&quot;&quot;,&quot;non-dropping-particle&quot;:&quot;ten&quot;},{&quot;family&quot;:&quot;Tezcan-Ulger&quot;,&quot;given&quot;:&quot;Seda&quot;,&quot;parse-names&quot;:false,&quot;dropping-particle&quot;:&quot;&quot;,&quot;non-dropping-particle&quot;:&quot;&quot;},{&quot;family&quot;:&quot;Thompson&quot;,&quot;given&quot;:&quot;Peter N.&quot;,&quot;parse-names&quot;:false,&quot;dropping-particle&quot;:&quot;&quot;,&quot;non-dropping-particle&quot;:&quot;&quot;},{&quot;family&quot;:&quot;Tildesley&quot;,&quot;given&quot;:&quot;Mike&quot;,&quot;parse-names&quot;:false,&quot;dropping-particle&quot;:&quot;&quot;,&quot;non-dropping-particle&quot;:&quot;&quot;},{&quot;family&quot;:&quot;Tinto&quot;,&quot;given&quot;:&quot;Bachirou&quot;,&quot;parse-names&quot;:false,&quot;dropping-particle&quot;:&quot;&quot;,&quot;non-dropping-particle&quot;:&quot;&quot;},{&quot;family&quot;:&quot;Vesga&quot;,&quot;given&quot;:&quot;Juan F.&quot;,&quot;parse-names&quot;:false,&quot;dropping-particle&quot;:&quot;&quot;,&quot;non-dropping-particle&quot;:&quot;&quot;},{&quot;family&quot;:&quot;Wichgers Schreur&quot;,&quot;given&quot;:&quot;Paul P.&quot;,&quot;parse-names&quot;:false,&quot;dropping-particle&quot;:&quot;&quot;,&quot;non-dropping-particle&quot;:&quot;&quot;},{&quot;family&quot;:&quot;Hart&quot;,&quot;given&quot;:&quot;Peter&quot;,&quot;parse-names&quot;:false,&quot;dropping-particle&quot;:&quot;&quot;,&quot;non-dropping-particle&quot;:&quot;&quot;}],&quot;container-title&quot;:&quot;Vaccine&quot;,&quot;container-title-short&quot;:&quot;Vaccine&quot;,&quot;accessed&quot;:{&quot;date-parts&quot;:[[2025,12,6]]},&quot;DOI&quot;:&quot;10.1016/J.VACCINE.2025.126860&quot;,&quot;ISSN&quot;:&quot;0264-410X&quot;,&quot;PMID&quot;:&quot;40101455&quot;,&quot;URL&quot;:&quot;https://www.sciencedirect.com/science/article/pii/S0264410X25001574&quot;,&quot;issued&quot;:{&quot;date-parts&quot;:[[2025,4,30]]},&quot;page&quot;:&quot;126860&quot;,&quot;abstract&quot;:&quot;Rift Valley fever (RVF) is a zoonotic viral disease that causes epidemics and epizootics among humans and livestock, resulting in substantial health and socioeconomic consequences. Currently, there are no RVF vaccines licensed for humans, but several candidates show promise in early-stage development. Existing gaps in RVF epidemiological data and challenges associated with predicting RVF outbreak risk complicate the planning of efficacy studies, making the pathway to licensure for promising candidates unclear. In June 2024, the Coalition for Epidemic Preparedness Innovations (CEPI) convened a two-day workshop in Nairobi, Kenya, to discuss RVF epidemiology, modeling priorities, and specific gaps relevant to human RVF vaccine development. The workshop included representatives from multiple RVF-endemic countries, key global collaborators, and international health organizations. Workshop participants identified five key priorities: (1) Looking beyond outbreaks: There is a need to better characterize the complex One Health epidemiology of RVF and understand interepidemic persistence of the virus; (2) Better data for better models: Epidemiological modeling is crucial for research, prediction, and planning, but it requires accurate and representative data; (3) New, improved and accessible diagnostics and serological assays: These are needed to inform epidemiology and case definitions, without which RVF research will continue to suffer due to paucity of data and challenges in determining infection and exposure; (4) Defining use cases, regulatory pathways, and implementation strategies for human vaccines: Clarity on these topics will facilitate licensure and effective use of RVF vaccines; and (5) People-centered approaches: Community engagement and involvement of social and behavioral scientists are key to the success of human vaccine research and development and implementation, particularly as the virus impacts livestock and livelihoods. Workshop participants welcomed a renewed focus for RVF epidemiology and modeling, and expressed enthusiasm for continued multidisciplinary collaborations to support enabling sciences for human RVF vaccine research and development.&quot;,&quot;publisher&quot;:&quot;Elsevier&quot;,&quot;volume&quot;:&quot;54&quot;},&quot;isTemporary&quot;:false},{&quot;id&quot;:&quot;0b739628-7d73-31c7-9f23-08dd0ac88ab5&quot;,&quot;itemData&quot;:{&quot;type&quot;:&quot;webpage&quot;,&quot;id&quot;:&quot;0b739628-7d73-31c7-9f23-08dd0ac88ab5&quot;,&quot;title&quot;:&quot;Priority pathogens&quot;,&quot;accessed&quot;:{&quot;date-parts&quot;:[[2026,1,29]]},&quot;URL&quot;:&quot;https://cepi.net/priority-pathogens&quot;,&quot;container-title-short&quot;:&quot;&quot;},&quot;isTemporary&quot;:false}]},{&quot;citationID&quot;:&quot;MENDELEY_CITATION_58a5523f-4a2d-4395-b035-3162697efe35&quot;,&quot;properties&quot;:{&quot;noteIndex&quot;:0},&quot;isEdited&quot;:false,&quot;manualOverride&quot;:{&quot;isManuallyOverridden&quot;:false,&quot;citeprocText&quot;:&quot;&lt;sup&gt;16,17&lt;/sup&gt;&quot;,&quot;manualOverrideText&quot;:&quot;&quot;},&quot;citationTag&quot;:&quot;MENDELEY_CITATION_v3_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&quot;,&quot;citationItems&quot;:[{&quot;id&quot;:&quot;a2f0774e-705f-363e-809d-3e3fe24db82d&quot;,&quot;itemData&quot;:{&quot;type&quot;:&quot;article-journal&quot;,&quot;id&quot;:&quot;a2f0774e-705f-363e-809d-3e3fe24db82d&quot;,&quot;title&quot;:&quot;Chikungunya Virus Vaccines: A Review of IXCHIQ and PXVX0317 from Pre-Clinical Evaluation to Licensure&quot;,&quot;author&quot;:[{&quot;family&quot;:&quot;Weber&quot;,&quot;given&quot;:&quot;Whitney C.&quot;,&quot;parse-names&quot;:false,&quot;dropping-particle&quot;:&quot;&quot;,&quot;non-dropping-particle&quot;:&quot;&quot;},{&quot;family&quot;:&quot;Streblow&quot;,&quot;given&quot;:&quot;Daniel N.&quot;,&quot;parse-names&quot;:false,&quot;dropping-particle&quot;:&quot;&quot;,&quot;non-dropping-particle&quot;:&quot;&quot;},{&quot;family&quot;:&quot;Coffey&quot;,&quot;given&quot;:&quot;Lark L.&quot;,&quot;parse-names&quot;:false,&quot;dropping-particle&quot;:&quot;&quot;,&quot;non-dropping-particle&quot;:&quot;&quot;}],&quot;container-title&quot;:&quot;BioDrugs : clinical immunotherapeutics, biopharmaceuticals and gene therapy&quot;,&quot;container-title-short&quot;:&quot;BioDrugs&quot;,&quot;accessed&quot;:{&quot;date-parts&quot;:[[2026,1,29]]},&quot;DOI&quot;:&quot;10.1007/S40259-024-00677-Y&quot;,&quot;ISSN&quot;:&quot;1179-190X&quot;,&quot;PMID&quot;:&quot;39292392&quot;,&quot;URL&quot;:&quot;https://pubmed.ncbi.nlm.nih.gov/39292392/&quot;,&quot;issued&quot;:{&quot;date-parts&quot;:[[2024,11,1]]},&quot;page&quot;:&quot;727-742&quot;,&quot;abstract&quot;:&quot;Chikungunya virus is an emerging mosquito-borne alphavirus that causes febrile illness and arthritic disease. Chikungunya virus is endemic in 110 countries and the World Health Organization estimates that it has caused more than 2 million cases of crippling acute and chronic arthritis globally since it re-emerged in 2005. Chikungunya virus outbreaks have occurred in Africa, Asia, Indian Ocean islands, South Pacific islands, Europe, and the Americas. Until recently, no specific countermeasures to prevent or treat chikungunya disease were available. To address this need, multiple vaccines are in human trials. These vaccines use messenger RNA-lipid nanoparticles, inactivated virus, and viral vector approaches, with a live-attenuated vaccine VLA1553 and a virus-like particle PXVX0317 in phase III testing. In November 2023, the US Food and Drug Administration (FDA) approved the VLA1553 live-attenuated vaccine, which is marketed as IXCHIQ. In June 2024, Health Canada approved IXCHIQ, and in July 2024, IXCHIQ was approved by the European Commission. On August 13, 2024, the US FDA granted priority review for PXVX0317. The European Medicine Agency is considering accelerated assessment review of PXVX0317, with potential for approval by both agencies in 2025. In this review, we summarize published data from pre-clinical and clinical trials for the IXCHIQ and PXVX0317 vaccines. We also discuss unanswered questions including potential impacts of pre-existing chikungunya virus immunity on vaccine safety and immunogenicity, whether long-term immunity can be achieved, safety in children, pregnant, and immunocompromised individuals, and vaccine efficacy in people with previous exposure to other emerging alphaviruses in addition to chikungunya virus.&quot;,&quot;publisher&quot;:&quot;BioDrugs&quot;,&quot;issue&quot;:&quot;6&quot;,&quot;volume&quot;:&quot;38&quot;},&quot;isTemporary&quot;:false},{&quot;id&quot;:&quot;7936bc42-44c0-3d56-bce8-aa664a00ab5c&quot;,&quot;itemData&quot;:{&quot;type&quot;:&quot;article-journal&quot;,&quot;id&quot;:&quot;7936bc42-44c0-3d56-bce8-aa664a00ab5c&quot;,&quot;title&quot;:&quot;Dengue vaccines: Current landscape, challenges, and future directions&quot;,&quot;author&quot;:[{&quot;family&quot;:&quot;Azhar&quot;,&quot;given&quot;:&quot;Leena Esam&quot;,&quot;parse-names&quot;:false,&quot;dropping-particle&quot;:&quot;&quot;,&quot;non-dropping-particle&quot;:&quot;&quot;},{&quot;family&quot;:&quot;Alajlani&quot;,&quot;given&quot;:&quot;Seham Mohammed&quot;,&quot;parse-names&quot;:false,&quot;dropping-particle&quot;:&quot;&quot;,&quot;non-dropping-particle&quot;:&quot;&quot;},{&quot;family&quot;:&quot;Alsulami&quot;,&quot;given&quot;:&quot;Atheer Lafi&quot;,&quot;parse-names&quot;:false,&quot;dropping-particle&quot;:&quot;&quot;,&quot;non-dropping-particle&quot;:&quot;&quot;}],&quot;container-title&quot;:&quot;Mass Gathering Medicine&quot;,&quot;accessed&quot;:{&quot;date-parts&quot;:[[2026,1,29]]},&quot;DOI&quot;:&quot;10.1016/J.MGMED.2025.100040&quot;,&quot;ISSN&quot;:&quot;3050-4562&quot;,&quot;URL&quot;:&quot;https://www.sciencedirect.com/science/article/pii/S305045622500029X&quot;,&quot;issued&quot;:{&quot;date-parts&quot;:[[2025,12,1]]},&quot;page&quot;:&quot;100040&quot;,&quot;publisher&quot;:&quot;Elsevier&quot;,&quot;volume&quot;:&quot;4&quot;,&quot;container-title-short&quot;:&quot;&quot;},&quot;isTemporary&quot;:false}]},{&quot;citationID&quot;:&quot;MENDELEY_CITATION_6c5c52ec-bc67-432d-b1c1-e835bb74a504&quot;,&quot;properties&quot;:{&quot;noteIndex&quot;:0},&quot;isEdited&quot;:false,&quot;manualOverride&quot;:{&quot;isManuallyOverridden&quot;:false,&quot;citeprocText&quot;:&quot;&lt;sup&gt;14,18&lt;/sup&gt;&quot;,&quot;manualOverrideText&quot;:&quot;&quot;},&quot;citationTag&quot;:&quot;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&quot;,&quot;citationItems&quot;:[{&quot;id&quot;:&quot;d730d4a7-507a-3103-9d6f-3981683dd279&quot;,&quot;itemData&quot;:{&quot;type&quot;:&quot;article-journal&quot;,&quot;id&quot;:&quot;d730d4a7-507a-3103-9d6f-3981683dd279&quot;,&quot;title&quot;:&quot;Meeting report: CEPI workshop on Rift Valley fever epidemiology and modeling to inform human vaccine development, Nairobi, 4–5 June 2024&quot;,&quot;author&quot;:[{&quot;family&quot;:&quot;Gharpure&quot;,&quot;given&quot;:&quot;Radhika&quot;,&quot;parse-names&quot;:false,&quot;dropping-particle&quot;:&quot;&quot;,&quot;non-dropping-particle&quot;:&quot;&quot;},{&quot;family&quot;:&quot;Vegvari&quot;,&quot;given&quot;:&quot;Carolin&quot;,&quot;parse-names&quot;:false,&quot;dropping-particle&quot;:&quot;&quot;,&quot;non-dropping-particle&quot;:&quot;&quot;},{&quot;family&quot;:&quot;Abdissa&quot;,&quot;given&quot;:&quot;Alemseged&quot;,&quot;parse-names&quot;:false,&quot;dropping-particle&quot;:&quot;&quot;,&quot;non-dropping-particle&quot;:&quot;&quot;},{&quot;family&quot;:&quot;Alimi&quot;,&quot;given&quot;:&quot;Yewande&quot;,&quot;parse-names&quot;:false,&quot;dropping-particle&quot;:&quot;&quot;,&quot;non-dropping-particle&quot;:&quot;&quot;},{&quot;family&quot;:&quot;Anyamba&quot;,&quot;given&quot;:&quot;Assaf&quot;,&quot;parse-names&quot;:false,&quot;dropping-particle&quot;:&quot;&quot;,&quot;non-dropping-particle&quot;:&quot;&quot;},{&quot;family&quot;:&quot;Auerbach&quot;,&quot;given&quot;:&quot;Jochen&quot;,&quot;parse-names&quot;:false,&quot;dropping-particle&quot;:&quot;&quot;,&quot;non-dropping-particle&quot;:&quot;&quot;},{&quot;family&quot;:&quot;Bett&quot;,&quot;given&quot;:&quot;Bernard&quot;,&quot;parse-names&quot;:false,&quot;dropping-particle&quot;:&quot;&quot;,&quot;non-dropping-particle&quot;:&quot;&quot;},{&quot;family&quot;:&quot;Bird&quot;,&quot;given&quot;:&quot;Brian H.&quot;,&quot;parse-names&quot;:false,&quot;dropping-particle&quot;:&quot;&quot;,&quot;non-dropping-particle&quot;:&quot;&quot;},{&quot;family&quot;:&quot;Bob&quot;,&quot;given&quot;:&quot;Ndeye Sakha&quot;,&quot;parse-names&quot;:false,&quot;dropping-particle&quot;:&quot;&quot;,&quot;non-dropping-particle&quot;:&quot;&quot;},{&quot;family&quot;:&quot;Breugelmans&quot;,&quot;given&quot;:&quot;J. Gabrielle&quot;,&quot;parse-names&quot;:false,&quot;dropping-particle&quot;:&quot;&quot;,&quot;non-dropping-particle&quot;:&quot;&quot;},{&quot;family&quot;:&quot;Clark&quot;,&quot;given&quot;:&quot;Jessica&quot;,&quot;parse-names&quot;:false,&quot;dropping-particle&quot;:&quot;&quot;,&quot;non-dropping-particle&quot;:&quot;&quot;},{&quot;family&quot;:&quot;Cleaveland&quot;,&quot;given&quot;:&quot;Sarah&quot;,&quot;parse-names&quot;:false,&quot;dropping-particle&quot;:&quot;&quot;,&quot;non-dropping-particle&quot;:&quot;&quot;},{&quot;family&quot;:&quot;Cramer&quot;,&quot;given&quot;:&quot;Jakob&quot;,&quot;parse-names&quot;:false,&quot;dropping-particle&quot;:&quot;&quot;,&quot;non-dropping-particle&quot;:&quot;&quot;},{&quot;family&quot;:&quot;Dawa&quot;,&quot;given&quot;:&quot;Jeanette&quot;,&quot;parse-names&quot;:false,&quot;dropping-particle&quot;:&quot;&quot;,&quot;non-dropping-particle&quot;:&quot;&quot;},{&quot;family&quot;:&quot;Fay&quot;,&quot;given&quot;:&quot;Petra C.&quot;,&quot;parse-names&quot;:false,&quot;dropping-particle&quot;:&quot;&quot;,&quot;non-dropping-particle&quot;:&quot;&quot;},{&quot;family&quot;:&quot;Formenty&quot;,&quot;given&quot;:&quot;Pierre&quot;,&quot;parse-names&quot;:false,&quot;dropping-particle&quot;:&quot;&quot;,&quot;non-dropping-particle&quot;:&quot;&quot;},{&quot;family&quot;:&quot;Gerdts&quot;,&quot;given&quot;:&quot;Volker&quot;,&quot;parse-names&quot;:false,&quot;dropping-particle&quot;:&quot;&quot;,&quot;non-dropping-particle&quot;:&quot;&quot;},{&quot;family&quot;:&quot;Gerken&quot;,&quot;given&quot;:&quot;Keli N.&quot;,&quot;parse-names&quot;:false,&quot;dropping-particle&quot;:&quot;&quot;,&quot;non-dropping-particle&quot;:&quot;&quot;},{&quot;family&quot;:&quot;Gitonga&quot;,&quot;given&quot;:&quot;John&quot;,&quot;parse-names&quot;:false,&quot;dropping-particle&quot;:&quot;&quot;,&quot;non-dropping-particle&quot;:&quot;&quot;},{&quot;family&quot;:&quot;Groschup&quot;,&quot;given&quot;:&quot;Martin&quot;,&quot;parse-names&quot;:false,&quot;dropping-particle&quot;:&quot;&quot;,&quot;non-dropping-particle&quot;:&quot;&quot;},{&quot;family&quot;:&quot;Heighway&quot;,&quot;given&quot;:&quot;James&quot;,&quot;parse-names&quot;:false,&quot;dropping-particle&quot;:&quot;&quot;,&quot;non-dropping-particle&quot;:&quot;&quot;},{&quot;family&quot;:&quot;Johnson&quot;,&quot;given&quot;:&quot;Sherry Ama Mawuko&quot;,&quot;parse-names&quot;:false,&quot;dropping-particle&quot;:&quot;&quot;,&quot;non-dropping-particle&quot;:&quot;&quot;},{&quot;family&quot;:&quot;Juma&quot;,&quot;given&quot;:&quot;John&quot;,&quot;parse-names&quot;:false,&quot;dropping-particle&quot;:&quot;&quot;,&quot;non-dropping-particle&quot;:&quot;&quot;},{&quot;family&quot;:&quot;Kading&quot;,&quot;given&quot;:&quot;Rebekah C.&quot;,&quot;parse-names&quot;:false,&quot;dropping-particle&quot;:&quot;&quot;,&quot;non-dropping-particle&quot;:&quot;&quot;},{&quot;family&quot;:&quot;Kamau&quot;,&quot;given&quot;:&quot;Maureen&quot;,&quot;parse-names&quot;:false,&quot;dropping-particle&quot;:&quot;&quot;,&quot;non-dropping-particle&quot;:&quot;&quot;},{&quot;family&quot;:&quot;Kerama&quot;,&quot;given&quot;:&quot;Samuel&quot;,&quot;parse-names&quot;:false,&quot;dropping-particle&quot;:&quot;&quot;,&quot;non-dropping-particle&quot;:&quot;&quot;},{&quot;family&quot;:&quot;Lubisi&quot;,&quot;given&quot;:&quot;Baratang Alison&quot;,&quot;parse-names&quot;:false,&quot;dropping-particle&quot;:&quot;&quot;,&quot;non-dropping-particle&quot;:&quot;&quot;},{&quot;family&quot;:&quot;Lutwama&quot;,&quot;given&quot;:&quot;Julius&quot;,&quot;parse-names&quot;:false,&quot;dropping-particle&quot;:&quot;&quot;,&quot;non-dropping-particle&quot;:&quot;&quot;},{&quot;family&quot;:&quot;Luyimbazi&quot;,&quot;given&quot;:&quot;Dick&quot;,&quot;parse-names&quot;:false,&quot;dropping-particle&quot;:&quot;&quot;,&quot;non-dropping-particle&quot;:&quot;&quot;},{&quot;family&quot;:&quot;Marami&quot;,&quot;given&quot;:&quot;Dadi&quot;,&quot;parse-names&quot;:false,&quot;dropping-particle&quot;:&quot;&quot;,&quot;non-dropping-particle&quot;:&quot;&quot;},{&quot;family&quot;:&quot;Moore&quot;,&quot;given&quot;:&quot;Sean M.&quot;,&quot;parse-names&quot;:false,&quot;dropping-particle&quot;:&quot;&quot;,&quot;non-dropping-particle&quot;:&quot;&quot;},{&quot;family&quot;:&quot;Muturi&quot;,&quot;given&quot;:&quot;Mathew&quot;,&quot;parse-names&quot;:false,&quot;dropping-particle&quot;:&quot;&quot;,&quot;non-dropping-particle&quot;:&quot;&quot;},{&quot;family&quot;:&quot;Mwangoka&quot;,&quot;given&quot;:&quot;Grace&quot;,&quot;parse-names&quot;:false,&quot;dropping-particle&quot;:&quot;&quot;,&quot;non-dropping-particle&quot;:&quot;&quot;},{&quot;family&quot;:&quot;Ndiu&quot;,&quot;given&quot;:&quot;Angela&quot;,&quot;parse-names&quot;:false,&quot;dropping-particle&quot;:&quot;&quot;,&quot;non-dropping-particle&quot;:&quot;&quot;},{&quot;family&quot;:&quot;Njenga&quot;,&quot;given&quot;:&quot;M. Kariuki&quot;,&quot;parse-names&quot;:false,&quot;dropping-particle&quot;:&quot;&quot;,&quot;non-dropping-particle&quot;:&quot;&quot;},{&quot;family&quot;:&quot;Njouom&quot;,&quot;given&quot;:&quot;Richard&quot;,&quot;parse-names&quot;:false,&quot;dropping-particle&quot;:&quot;&quot;,&quot;non-dropping-particle&quot;:&quot;&quot;},{&quot;family&quot;:&quot;Nyakarahuka&quot;,&quot;given&quot;:&quot;Luke&quot;,&quot;parse-names&quot;:false,&quot;dropping-particle&quot;:&quot;&quot;,&quot;non-dropping-particle&quot;:&quot;&quot;},{&quot;family&quot;:&quot;Nzietchueng&quot;,&quot;given&quot;:&quot;Serge&quot;,&quot;parse-names&quot;:false,&quot;dropping-particle&quot;:&quot;&quot;,&quot;non-dropping-particle&quot;:&quot;&quot;},{&quot;family&quot;:&quot;Oloo&quot;,&quot;given&quot;:&quot;Paul&quot;,&quot;parse-names&quot;:false,&quot;dropping-particle&quot;:&quot;&quot;,&quot;non-dropping-particle&quot;:&quot;&quot;},{&quot;family&quot;:&quot;Otiende&quot;,&quot;given&quot;:&quot;Mark&quot;,&quot;parse-names&quot;:false,&quot;dropping-particle&quot;:&quot;&quot;,&quot;non-dropping-particle&quot;:&quot;&quot;},{&quot;family&quot;:&quot;Oyola&quot;,&quot;given&quot;:&quot;Samuel&quot;,&quot;parse-names&quot;:false,&quot;dropping-particle&quot;:&quot;&quot;,&quot;non-dropping-particle&quot;:&quot;&quot;},{&quot;family&quot;:&quot;Paganini&quot;,&quot;given&quot;:&quot;Lodovico Samuele&quot;,&quot;parse-names&quot;:false,&quot;dropping-particle&quot;:&quot;&quot;,&quot;non-dropping-particle&quot;:&quot;&quot;},{&quot;family&quot;:&quot;Pandit&quot;,&quot;given&quot;:&quot;Pranav S.&quot;,&quot;parse-names&quot;:false,&quot;dropping-particle&quot;:&quot;&quot;,&quot;non-dropping-particle&quot;:&quot;&quot;},{&quot;family&quot;:&quot;Punt&quot;,&quot;given&quot;:&quot;Carine&quot;,&quot;parse-names&quot;:false,&quot;dropping-particle&quot;:&quot;&quot;,&quot;non-dropping-particle&quot;:&quot;&quot;},{&quot;family&quot;:&quot;Samy&quot;,&quot;given&quot;:&quot;Abdallah M.&quot;,&quot;parse-names&quot;:false,&quot;dropping-particle&quot;:&quot;&quot;,&quot;non-dropping-particle&quot;:&quot;&quot;},{&quot;family&quot;:&quot;Situma&quot;,&quot;given&quot;:&quot;Silvia&quot;,&quot;parse-names&quot;:false,&quot;dropping-particle&quot;:&quot;&quot;,&quot;non-dropping-particle&quot;:&quot;&quot;},{&quot;family&quot;:&quot;Sneddon&quot;,&quot;given&quot;:&quot;Heidi&quot;,&quot;parse-names&quot;:false,&quot;dropping-particle&quot;:&quot;&quot;,&quot;non-dropping-particle&quot;:&quot;&quot;},{&quot;family&quot;:&quot;Bosch&quot;,&quot;given&quot;:&quot;Quirine A.&quot;,&quot;parse-names&quot;:false,&quot;dropping-particle&quot;:&quot;&quot;,&quot;non-dropping-particle&quot;:&quot;ten&quot;},{&quot;family&quot;:&quot;Tezcan-Ulger&quot;,&quot;given&quot;:&quot;Seda&quot;,&quot;parse-names&quot;:false,&quot;dropping-particle&quot;:&quot;&quot;,&quot;non-dropping-particle&quot;:&quot;&quot;},{&quot;family&quot;:&quot;Thompson&quot;,&quot;given&quot;:&quot;Peter N.&quot;,&quot;parse-names&quot;:false,&quot;dropping-particle&quot;:&quot;&quot;,&quot;non-dropping-particle&quot;:&quot;&quot;},{&quot;family&quot;:&quot;Tildesley&quot;,&quot;given&quot;:&quot;Mike&quot;,&quot;parse-names&quot;:false,&quot;dropping-particle&quot;:&quot;&quot;,&quot;non-dropping-particle&quot;:&quot;&quot;},{&quot;family&quot;:&quot;Tinto&quot;,&quot;given&quot;:&quot;Bachirou&quot;,&quot;parse-names&quot;:false,&quot;dropping-particle&quot;:&quot;&quot;,&quot;non-dropping-particle&quot;:&quot;&quot;},{&quot;family&quot;:&quot;Vesga&quot;,&quot;given&quot;:&quot;Juan F.&quot;,&quot;parse-names&quot;:false,&quot;dropping-particle&quot;:&quot;&quot;,&quot;non-dropping-particle&quot;:&quot;&quot;},{&quot;family&quot;:&quot;Wichgers Schreur&quot;,&quot;given&quot;:&quot;Paul P.&quot;,&quot;parse-names&quot;:false,&quot;dropping-particle&quot;:&quot;&quot;,&quot;non-dropping-particle&quot;:&quot;&quot;},{&quot;family&quot;:&quot;Hart&quot;,&quot;given&quot;:&quot;Peter&quot;,&quot;parse-names&quot;:false,&quot;dropping-particle&quot;:&quot;&quot;,&quot;non-dropping-particle&quot;:&quot;&quot;}],&quot;container-title&quot;:&quot;Vaccine&quot;,&quot;container-title-short&quot;:&quot;Vaccine&quot;,&quot;accessed&quot;:{&quot;date-parts&quot;:[[2025,12,6]]},&quot;DOI&quot;:&quot;10.1016/J.VACCINE.2025.126860&quot;,&quot;ISSN&quot;:&quot;0264-410X&quot;,&quot;PMID&quot;:&quot;40101455&quot;,&quot;URL&quot;:&quot;https://www.sciencedirect.com/science/article/pii/S0264410X25001574&quot;,&quot;issued&quot;:{&quot;date-parts&quot;:[[2025,4,30]]},&quot;page&quot;:&quot;126860&quot;,&quot;abstract&quot;:&quot;Rift Valley fever (RVF) is a zoonotic viral disease that causes epidemics and epizootics among humans and livestock, resulting in substantial health and socioeconomic consequences. Currently, there are no RVF vaccines licensed for humans, but several candidates show promise in early-stage development. Existing gaps in RVF epidemiological data and challenges associated with predicting RVF outbreak risk complicate the planning of efficacy studies, making the pathway to licensure for promising candidates unclear. In June 2024, the Coalition for Epidemic Preparedness Innovations (CEPI) convened a two-day workshop in Nairobi, Kenya, to discuss RVF epidemiology, modeling priorities, and specific gaps relevant to human RVF vaccine development. The workshop included representatives from multiple RVF-endemic countries, key global collaborators, and international health organizations. Workshop participants identified five key priorities: (1) Looking beyond outbreaks: There is a need to better characterize the complex One Health epidemiology of RVF and understand interepidemic persistence of the virus; (2) Better data for better models: Epidemiological modeling is crucial for research, prediction, and planning, but it requires accurate and representative data; (3) New, improved and accessible diagnostics and serological assays: These are needed to inform epidemiology and case definitions, without which RVF research will continue to suffer due to paucity of data and challenges in determining infection and exposure; (4) Defining use cases, regulatory pathways, and implementation strategies for human vaccines: Clarity on these topics will facilitate licensure and effective use of RVF vaccines; and (5) People-centered approaches: Community engagement and involvement of social and behavioral scientists are key to the success of human vaccine research and development and implementation, particularly as the virus impacts livestock and livelihoods. Workshop participants welcomed a renewed focus for RVF epidemiology and modeling, and expressed enthusiasm for continued multidisciplinary collaborations to support enabling sciences for human RVF vaccine research and development.&quot;,&quot;publisher&quot;:&quot;Elsevier&quot;,&quot;volume&quot;:&quot;54&quot;},&quot;isTemporary&quot;:false},{&quot;id&quot;:&quot;d439e487-5a37-3f58-95f6-aade88ceed21&quot;,&quot;itemData&quot;:{&quot;type&quot;:&quot;article-journal&quot;,&quot;id&quot;:&quot;d439e487-5a37-3f58-95f6-aade88ceed21&quot;,&quot;title&quot;:&quot;Programmatic considerations and evidence gaps for chikungunya vaccine introduction in countries at risk of chikungunya outbreaks: Stakeholder analysis&quot;,&quot;author&quot;:[{&quot;family&quot;:&quot;Auzenbergs&quot;,&quot;given&quot;:&quot;Megan&quot;,&quot;parse-names&quot;:false,&quot;dropping-particle&quot;:&quot;&quot;,&quot;non-dropping-particle&quot;:&quot;&quot;},{&quot;family&quot;:&quot;Maure&quot;,&quot;given&quot;:&quot;Clara&quot;,&quot;parse-names&quot;:false,&quot;dropping-particle&quot;:&quot;&quot;,&quot;non-dropping-particle&quot;:&quot;&quot;},{&quot;family&quot;:&quot;Kang&quot;,&quot;given&quot;:&quot;Hyolim&quot;,&quot;parse-names&quot;:false,&quot;dropping-particle&quot;:&quot;&quot;,&quot;non-dropping-particle&quot;:&quot;&quot;},{&quot;family&quot;:&quot;Clark&quot;,&quot;given&quot;:&quot;Andrew&quot;,&quot;parse-names&quot;:false,&quot;dropping-particle&quot;:&quot;&quot;,&quot;non-dropping-particle&quot;:&quot;&quot;},{&quot;family&quot;:&quot;Brady&quot;,&quot;given&quot;:&quot;Oliver&quot;,&quot;parse-names&quot;:false,&quot;dropping-particle&quot;:&quot;&quot;,&quot;non-dropping-particle&quot;:&quot;&quot;},{&quot;family&quot;:&quot;Sahastrabuddhe&quot;,&quot;given&quot;:&quot;Sushant&quot;,&quot;parse-names&quot;:false,&quot;dropping-particle&quot;:&quot;&quot;,&quot;non-dropping-particle&quot;:&quot;&quot;},{&quot;family&quot;:&quot;Abbas&quot;,&quot;given&quot;:&quot;Kaja&quot;,&quot;parse-names&quot;:false,&quot;dropping-particle&quot;:&quot;&quot;,&quot;non-dropping-particle&quot;:&quot;&quot;}],&quot;container-title&quot;:&quot;PLOS Neglected Tropical Diseases&quot;,&quot;container-title-short&quot;:&quot;PLoS Negl. Trop. Dis.&quot;,&quot;accessed&quot;:{&quot;date-parts&quot;:[[2026,1,21]]},&quot;DOI&quot;:&quot;10.1371/JOURNAL.PNTD.0012075&quot;,&quot;ISBN&quot;:&quot;1111111111&quot;,&quot;ISSN&quot;:&quot;19352735&quot;,&quot;PMID&quot;:&quot;38574163&quot;,&quot;URL&quot;:&quot;https://pmc.ncbi.nlm.nih.gov/articles/PMC11020901/&quot;,&quot;issued&quot;:{&quot;date-parts&quot;:[[2024,4,1]]},&quot;page&quot;:&quot;e0012075&quot;,&quot;abstract&quot;:&quot;Chikungunya can have longstanding effects on health and quality of life. Alongside the recent approval of the world’s first chikungunya vaccine by the US Food and Drug Administration in November 2023 and with new chikungunya vaccines in the pipeline, it is important to understand the perspectives of stakeholders before vaccine rollout. Our study aim is to identify key programmatic considerations and gaps in Evidence-to-Recommendation crite-ria for chikungunya vaccine introduction. We used purposive and snowball sampling to identify global, national, and subnational stakeholders from outbreak prone areas, including Latin America, Asia, and Africa. Semi-structured in-depth interviews were conducted and analysed using qualitative descriptive methods. We found that perspectives varied between tiers of stakeholders and geographies. Unknown disease burden, diagnostics, non-specific disease surveillance, undefined target populations for vaccination, and low disease prioriti-sation were critical challenges identified by stakeholders that need to be addressed to facilitate rolling out a chikungunya vaccine. Future investments should address these challenges to generate useful evidence for decision-making on new chikungunya vaccine introduction.&quot;,&quot;publisher&quot;:&quot;Public Library of Science&quot;,&quot;issue&quot;:&quot;4&quot;,&quot;volume&quot;:&quot;18&quot;},&quot;isTemporary&quot;:false}]},{&quot;citationID&quot;:&quot;MENDELEY_CITATION_4ada30bb-c6b4-4c3e-85d6-4d2d5f0cb088&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&quot;,&quot;citationItems&quot;:[{&quot;id&quot;:&quot;e49055b0-b06f-38fc-a386-5ea84f37d58d&quot;,&quot;itemData&quot;:{&quot;type&quot;:&quot;article-journal&quot;,&quot;id&quot;:&quot;e49055b0-b06f-38fc-a386-5ea84f37d58d&quot;,&quot;title&quot;:&quot;Seroepidemiology: an underused tool for designing and monitoring vaccination programmes in low- and middle-income countries&quot;,&quot;author&quot;:[{&quot;family&quot;:&quot;Cutts&quot;,&quot;given&quot;:&quot;Felicity T.&quot;,&quot;parse-names&quot;:false,&quot;dropping-particle&quot;:&quot;&quot;,&quot;non-dropping-particle&quot;:&quot;&quot;},{&quot;family&quot;:&quot;Hanson&quot;,&quot;given&quot;:&quot;Matt&quot;,&quot;parse-names&quot;:false,&quot;dropping-particle&quot;:&quot;&quot;,&quot;non-dropping-particle&quot;:&quot;&quot;}],&quot;container-title&quot;:&quot;Tropical Medicine and International Health&quot;,&quot;accessed&quot;:{&quot;date-parts&quot;:[[2026,1,11]]},&quot;DOI&quot;:&quot;10.1111/TMI.12737;REQUESTEDJOURNAL:JOURNAL:13653156;WGROUP:STRING:PUBLICATION&quot;,&quot;ISSN&quot;:&quot;13653156&quot;,&quot;PMID&quot;:&quot;27300255&quot;,&quot;URL&quot;:&quot;/doi/pdf/10.1111/tmi.12737&quot;,&quot;issued&quot;:{&quot;date-parts&quot;:[[2016,9,1]]},&quot;page&quot;:&quot;1086-1098&quot;,&quot;abstract&quot;:&quot;Seroepidemiology, the use of data on the prevalence of bio-markers of infection or vaccination, is a potentially powerful tool to understand the epidemiology of infection before vaccination and to monitor the effectiveness of vaccination programmes. Global and national burden of disease estimates for hepatitis B and rubella are based almost exclusively on serological data. Seroepidemiology has helped in the design of measles, poliomyelitis and rubella elimination programmes, by informing estimates of the required population immunity thresholds for elimination. It contributes to monitoring of these programmes by identifying population immunity gaps and evaluating the effectiveness of vaccination campaigns. Seroepidemiological data have also helped to identify contributing factors to resurgences of diphtheria, Haemophilus Influenzae type B and pertussis. When there is no confounding by antibodies induced by natural infection (as is the case for tetanus and hepatitis B vaccines), seroprevalence data provide a composite picture of vaccination coverage and effectiveness, although they cannot reliably indicate the number of doses of vaccine received. Despite these potential uses, technological, time and cost constraints have limited the widespread application of this tool in low-income countries. The use of venous blood samples makes it difficult to obtain high participation rates in surveys, but the performance of assays based on less invasive samples such as dried blood spots or oral fluid has varied greatly. Waning antibody levels after vaccination may mean that seroprevalence underestimates immunity. This, together with variation in assay sensitivity and specificity and the common need to take account of antibody induced by natural infection, means that relatively sophisticated statistical analysis of data is required. Nonetheless, advances in assays on minimally invasive samples may enhance the feasibility of including serology in large survey programmes in low-income countries. In this paper, we review the potential uses of seroepidemiology to improve vaccination policymaking and programme monitoring and discuss what is needed to broaden the use of this tool in low- and middle-income countries.&quot;,&quot;publisher&quot;:&quot;Blackwell Publishing Ltd&quot;,&quot;issue&quot;:&quot;9&quot;,&quot;volume&quot;:&quot;21&quot;,&quot;container-title-short&quot;:&quot;&quot;},&quot;isTemporary&quot;:false}]},{&quot;citationID&quot;:&quot;MENDELEY_CITATION_0f8d59d4-2722-487d-a9f6-89ddbef93afa&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&quot;,&quot;citationItems&quot;:[{&quot;id&quot;:&quot;e857b0fd-6820-3567-bf6f-ac7e94fe3f40&quot;,&quot;itemData&quot;:{&quot;type&quot;:&quot;article-journal&quot;,&quot;id&quot;:&quot;e857b0fd-6820-3567-bf6f-ac7e94fe3f40&quot;,&quot;title&quot;:&quot;The Mathematics of Serocatalytic Models With Applications to Public Health Data&quot;,&quot;author&quot;:[{&quot;family&quot;:&quot;Kamau&quot;,&quot;given&quot;:&quot;Everlyn&quot;,&quot;parse-names&quot;:false,&quot;dropping-particle&quot;:&quot;&quot;,&quot;non-dropping-particle&quot;:&quot;&quot;},{&quot;family&quot;:&quot;Chen&quot;,&quot;given&quot;:&quot;Junjie&quot;,&quot;parse-names&quot;:false,&quot;dropping-particle&quot;:&quot;&quot;,&quot;non-dropping-particle&quot;:&quot;&quot;},{&quot;family&quot;:&quot;Bajaj&quot;,&quot;given&quot;:&quot;Sumali&quot;,&quot;parse-names&quot;:false,&quot;dropping-particle&quot;:&quot;&quot;,&quot;non-dropping-particle&quot;:&quot;&quot;},{&quot;family&quot;:&quot;Torres&quot;,&quot;given&quot;:&quot;Nicolás&quot;,&quot;parse-names&quot;:false,&quot;dropping-particle&quot;:&quot;&quot;,&quot;non-dropping-particle&quot;:&quot;&quot;},{&quot;family&quot;:&quot;Creswell&quot;,&quot;given&quot;:&quot;Richard&quot;,&quot;parse-names&quot;:false,&quot;dropping-particle&quot;:&quot;&quot;,&quot;non-dropping-particle&quot;:&quot;&quot;},{&quot;family&quot;:&quot;Pavlich-Mariscal&quot;,&quot;given&quot;:&quot;Jaime A.&quot;,&quot;parse-names&quot;:false,&quot;dropping-particle&quot;:&quot;&quot;,&quot;non-dropping-particle&quot;:&quot;&quot;},{&quot;family&quot;:&quot;Donnelly&quot;,&quot;given&quot;:&quot;Christl&quot;,&quot;parse-names&quot;:false,&quot;dropping-particle&quot;:&quot;&quot;,&quot;non-dropping-particle&quot;:&quot;&quot;},{&quot;family&quot;:&quot;Cucunubá&quot;,&quot;given&quot;:&quot;Zulma&quot;,&quot;parse-names&quot;:false,&quot;dropping-particle&quot;:&quot;&quot;,&quot;non-dropping-particle&quot;:&quot;&quot;},{&quot;family&quot;:&quot;Lambert&quot;,&quot;given&quot;:&quot;Ben&quot;,&quot;parse-names&quot;:false,&quot;dropping-particle&quot;:&quot;&quot;,&quot;non-dropping-particle&quot;:&quot;&quot;}],&quot;container-title&quot;:&quot;Statistics in medicine&quot;,&quot;container-title-short&quot;:&quot;Stat. Med.&quot;,&quot;accessed&quot;:{&quot;date-parts&quot;:[[2025,10,30]]},&quot;DOI&quot;:&quot;10.1002/SIM.70188&quot;,&quot;ISSN&quot;:&quot;1097-0258&quot;,&quot;PMID&quot;:&quot;40696544&quot;,&quot;URL&quot;:&quot;https://pubmed.ncbi.nlm.nih.gov/40696544/&quot;,&quot;issued&quot;:{&quot;date-parts&quot;:[[2025,7,1]]},&quot;abstract&quot;:&quot;Serocatalytic models are powerful tools which can be used to infer historical infection patterns from age-structured serological surveys. These surveys are especially useful when disease surveillance is limited and have an important role to play in providing a ground truth gauge of infection burden. In this tutorial, we consider a wide range of serocatalytic models to generate epidemiological insights. With mathematical analysis, we explore the properties and intuition behind these models and include applications to real data for a range of pathogens and epidemiological scenarios. We also include practical steps and code in R and Stan for interested learners to build experience with this modeling framework. Our work highlights the usefulness of serocatalytic models and shows that accounting for the epidemiological context is crucial when using these models to understand infectious disease epidemiology.&quot;,&quot;publisher&quot;:&quot;Stat Med&quot;,&quot;issue&quot;:&quot;15-17&quot;,&quot;volume&quot;:&quot;44&quot;},&quot;isTemporary&quot;:false}]},{&quot;citationID&quot;:&quot;MENDELEY_CITATION_55e9c323-ba94-4acf-b218-5a870d319ae8&quot;,&quot;properties&quot;:{&quot;noteIndex&quot;:0},&quot;isEdited&quot;:false,&quot;manualOverride&quot;:{&quot;isManuallyOverridden&quot;:false,&quot;citeprocText&quot;:&quot;&lt;sup&gt;21–25&lt;/sup&gt;&quot;,&quot;manualOverrideText&quot;:&quot;&quot;},&quot;citationTag&quot;:&quot;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Jpc2FuemlvIiwiZ2l2ZW4iOiJEb25hbC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&quot;,&quot;citationItems&quot;:[{&quot;id&quot;:&quot;c993a5bf-c627-381d-938e-6ca1d0bc4aef&quot;,&quot;itemData&quot;:{&quot;type&quot;:&quot;article-journal&quot;,&quot;id&quot;:&quot;c993a5bf-c627-381d-938e-6ca1d0bc4aef&quot;,&quot;title&quot;:&quot;Risk factors associated with dengue and chikungunya seroprevalence and seroconversion among urban populations in western and coastal Kenya&quot;,&quot;author&quot;:[{&quot;family&quot;:&quot;Bayrau&quot;,&quot;given&quot;:&quot;Bethel Alebel&quot;,&quot;parse-names&quot;:false,&quot;dropping-particle&quot;:&quot;&quot;,&quot;non-dropping-particle&quot;:&quot;&quot;},{&quot;family&quot;:&quot;Ichura&quot;,&quot;given&quot;:&quot;Caroline&quot;,&quot;parse-names&quot;:false,&quot;dropping-particle&quot;:&quot;&quot;,&quot;non-dropping-particle&quot;:&quot;&quot;},{&quot;family&quot;:&quot;Tariq&quot;,&quot;given&quot;:&quot;Amna&quot;,&quot;parse-names&quot;:false,&quot;dropping-particle&quot;:&quot;&quot;,&quot;non-dropping-particle&quot;:&quot;&quot;},{&quot;family&quot;:&quot;Winter&quot;,&quot;given&quot;:&quot;Christabel Achieng&quot;,&quot;parse-names&quot;:false,&quot;dropping-particle&quot;:&quot;&quot;,&quot;non-dropping-particle&quot;:&quot;&quot;},{&quot;family&quot;:&quot;Amugongo&quot;,&quot;given&quot;:&quot;Jael Sagina&quot;,&quot;parse-names&quot;:false,&quot;dropping-particle&quot;:&quot;&quot;,&quot;non-dropping-particle&quot;:&quot;&quot;},{&quot;family&quot;:&quot;Okuta&quot;,&quot;given&quot;:&quot;Victoria Atieno&quot;,&quot;parse-names&quot;:false,&quot;dropping-particle&quot;:&quot;&quot;,&quot;non-dropping-particle&quot;:&quot;&quot;},{&quot;family&quot;:&quot;Mwambingu&quot;,&quot;given&quot;:&quot;Laura Wanjala&quot;,&quot;parse-names&quot;:false,&quot;dropping-particle&quot;:&quot;&quot;,&quot;non-dropping-particle&quot;:&quot;&quot;},{&quot;family&quot;:&quot;Ogamba&quot;,&quot;given&quot;:&quot;Kevin Onyango&quot;,&quot;parse-names&quot;:false,&quot;dropping-particle&quot;:&quot;&quot;,&quot;non-dropping-particle&quot;:&quot;&quot;},{&quot;family&quot;:&quot;Shaita&quot;,&quot;given&quot;:&quot;Karren Nyumbile&quot;,&quot;parse-names&quot;:false,&quot;dropping-particle&quot;:&quot;&quot;,&quot;non-dropping-particle&quot;:&quot;&quot;},{&quot;family&quot;:&quot;Ronga&quot;,&quot;given&quot;:&quot;Charles Ochieng&quot;,&quot;parse-names&quot;:false,&quot;dropping-particle&quot;:&quot;&quot;,&quot;non-dropping-particle&quot;:&quot;&quot;},{&quot;family&quot;:&quot;Chebii&quot;,&quot;given&quot;:&quot;Philip&quot;,&quot;parse-names&quot;:false,&quot;dropping-particle&quot;:&quot;&quot;,&quot;non-dropping-particle&quot;:&quot;&quot;},{&quot;family&quot;:&quot;Malumbo&quot;,&quot;given&quot;:&quot;Said Lipi&quot;,&quot;parse-names&quot;:false,&quot;dropping-particle&quot;:&quot;&quot;,&quot;non-dropping-particle&quot;:&quot;&quot;},{&quot;family&quot;:&quot;Godana&quot;,&quot;given&quot;:&quot;Omar Katana&quot;,&quot;parse-names&quot;:false,&quot;dropping-particle&quot;:&quot;&quot;,&quot;non-dropping-particle&quot;:&quot;&quot;},{&quot;family&quot;:&quot;Jembe&quot;,&quot;given&quot;:&quot;Zainabu Jawa&quot;,&quot;parse-names&quot;:false,&quot;dropping-particle&quot;:&quot;&quot;,&quot;non-dropping-particle&quot;:&quot;&quot;},{&quot;family&quot;:&quot;Ng’ang’a&quot;,&quot;given&quot;:&quot;Charles M.&quot;,&quot;parse-names&quot;:false,&quot;dropping-particle&quot;:&quot;&quot;,&quot;non-dropping-particle&quot;:&quot;&quot;},{&quot;family&quot;:&quot;Mshahame&quot;,&quot;given&quot;:&quot;Mwangosho Mazera&quot;,&quot;parse-names&quot;:false,&quot;dropping-particle&quot;:&quot;&quot;,&quot;non-dropping-particle&quot;:&quot;&quot;},{&quot;family&quot;:&quot;Buyukcangaz&quot;,&quot;given&quot;:&quot;Esra&quot;,&quot;parse-names&quot;:false,&quot;dropping-particle&quot;:&quot;&quot;,&quot;non-dropping-particle&quot;:&quot;&quot;},{&quot;family&quot;:&quot;Migliore&quot;,&quot;given&quot;:&quot;Eleonora&quot;,&quot;parse-names&quot;:false,&quot;dropping-particle&quot;:&quot;&quot;,&quot;non-dropping-particle&quot;:&quot;&quot;},{&quot;family&quot;:&quot;Bisanzio&quot;,&quot;given&quot;:&quot;Donal&quot;,&quot;parse-names&quot;:false,&quot;dropping-particle&quot;:&quot;&quot;,&quot;non-dropping-particle&quot;:&quot;&quot;},{&quot;family&quot;:&quot;Ndenga&quot;,&quot;given&quot;:&quot;Bryson&quot;,&quot;parse-names&quot;:false,&quot;dropping-particle&quot;:&quot;&quot;,&quot;non-dropping-particle&quot;:&quot;&quot;},{&quot;family&quot;:&quot;Mutuku&quot;,&quot;given&quot;:&quot;Francis&quot;,&quot;parse-names&quot;:false,&quot;dropping-particle&quot;:&quot;&quot;,&quot;non-dropping-particle&quot;:&quot;&quot;},{&quot;family&quot;:&quot;LaBeaud&quot;,&quot;given&quot;:&quot;Angelle Desiree&quot;,&quot;parse-names&quot;:false,&quot;dropping-particle&quot;:&quot;&quot;,&quot;non-dropping-particle&quot;:&quot;&quot;}],&quot;container-title&quot;:&quot;PLOS Neglected Tropical Diseases&quot;,&quot;container-title-short&quot;:&quot;PLoS Negl. Trop. Dis.&quot;,&quot;accessed&quot;:{&quot;date-parts&quot;:[[2026,1,1]]},&quot;DOI&quot;:&quot;10.1371/JOURNAL.PNTD.0013740&quot;,&quot;ISSN&quot;:&quot;1935-2735&quot;,&quot;URL&quot;:&quot;https://journals.plos.org/plosntds/article?id=10.1371/journal.pntd.0013740&quot;,&quot;issued&quot;:{&quot;date-parts&quot;:[[2025,11,24]]},&quot;page&quot;:&quot;e0013740&quot;,&quot;abstract&quot;:&quot;Background Dengue virus (DENV) and chikungunya virus (CHIKV) are arboviruses that are endemic to Kenya. Most DENV infections are asymptomatic resulting in underreporting of cases and symptomatic cases are often misdiagnosed as malaria. Past studies focusing on arboviruses in Kenya are mostly limited to outbreak periods, leaving a gap in knowledge about inter-epidemic arboviral prevalence and associated risk factors. In this study, we aim to determine the risk factors for seroprevalence of and seroconversion to DENV and CHIKV among urban populations in two sites in Kenya.   Methodology/Principal Findings In this prospective cohort study, 4,529 participants were recruited by household from two urban sites in Kenya: Kisumu in the west and Ukunda in the coast. Participants were followed from December 2019 until February 2022 at 6-month intervals. Questionnaire data and blood samples were collected for demographic and serologic data, respectively. If a participant had a febrile illness during the study, they were registered for a sick visit, treated and blood samples were taken to test for acute DENV or CHIKV infection by RT-PCR. Our results showed a 22.8% (1,033/4529) seropositivity rate for DENV and a 21.4% (969/4,529) seropositivity rate for CHIKV; 9% (409/4529) were found to be seropositive for both. DENV and CHIKV seropositivity was more common on the coast (43.9% vs. 6% with p &lt; 0.01for DENV, 22.6% vs. 20.5% with p = 0.09 for CHIKV) than in the west and among adults than children (30.8% vs 11.5% with p &lt; 0.01 for DENV, 32.4% vs 5.9% with p &lt; 0.01 for CHIKV). Of the total participants, 4% (183/4529) and 3% (136/4529) seroconverted for DENV and CHIKV, respectively, during the 2-year study period. In our multivariate analysis, controlling for variables in a stepwise selection, being from the coastal site and of older age were the main risk factors for DENV seropositivity while being from the coastal site, having greater levels of education, and crowding in the household were significant risk factors for CHIKV seropositivity. In those participants who were newly exposed to these viruses during the study period, being from the coastal site, high socioeconomic status (SES), and not having window screens in the household were the significant risk factors for both DENV and CHIKV seroconversion.   Conclusions/Significance Our results show significant DENV and CHIKV seropositivity among adults and children in urban western and coastal Kenya and evidence of active circulation of both DENV and CHIKV between 2019 and 2022. There were higher rates of seropositivity and active circulation on the coast where past outbreaks have occurred. Although lower education and socioeconomic status (SES) were reported as risk factors for arboviral infections in the past, we found more risk of seropositivity among individuals with higher SES and education, demonstrating the community-wide risk of seropositivity in urban settings. Our findings highlight the need for active surveillance of arboviruses and interventions in Kenya, especially on the coast.&quot;,&quot;publisher&quot;:&quot;Public Library of Science&quot;,&quot;issue&quot;:&quot;11&quot;,&quot;volume&quot;:&quot;19&quot;},&quot;isTemporary&quot;:false},{&quot;id&quot;:&quot;92dbc69e-4d61-3a6c-8c8f-7847057a36b3&quot;,&quot;itemData&quot;:{&quot;type&quot;:&quot;article-journal&quot;,&quot;id&quot;:&quot;92dbc69e-4d61-3a6c-8c8f-7847057a36b3&quot;,&quot;title&quot;:&quot;Spatiotemporal overlapping of dengue, chikungunya, and malaria infections in children in Kenya&quot;,&quot;author&quot;:[{&quot;family&quot;:&quot;Khan&quot;,&quot;given&quot;:&quot;Aslam&quot;,&quot;parse-names&quot;:false,&quot;dropping-particle&quot;:&quot;&quot;,&quot;non-dropping-particle&quot;:&quot;&quot;},{&quot;family&quot;:&quot;Bisanzio&quot;,&quot;given&quot;:&quot;Donal&quot;,&quot;parse-names&quot;:false,&quot;dropping-particle&quot;:&quot;&quot;,&quot;non-dropping-particle&quot;:&quot;&quot;},{&quot;family&quot;:&quot;Mutuku&quot;,&quot;given&quot;:&quot;Francis&quot;,&quot;parse-names&quot;:false,&quot;dropping-particle&quot;:&quot;&quot;,&quot;non-dropping-particle&quot;:&quot;&quot;},{&quot;family&quot;:&quot;Ndenga&quot;,&quot;given&quot;:&quot;Bryson&quot;,&quot;parse-names&quot;:false,&quot;dropping-particle&quot;:&quot;&quot;,&quot;non-dropping-particle&quot;:&quot;&quot;},{&quot;family&quot;:&quot;Grossi-Soyster&quot;,&quot;given&quot;:&quot;Elysse N.&quot;,&quot;parse-names&quot;:false,&quot;dropping-particle&quot;:&quot;&quot;,&quot;non-dropping-particle&quot;:&quot;&quot;},{&quot;family&quot;:&quot;Jembe&quot;,&quot;given&quot;:&quot;Zainab&quot;,&quot;parse-names&quot;:false,&quot;dropping-particle&quot;:&quot;&quot;,&quot;non-dropping-particle&quot;:&quot;&quot;},{&quot;family&quot;:&quot;Maina&quot;,&quot;given&quot;:&quot;Priscilla W.&quot;,&quot;parse-names&quot;:false,&quot;dropping-particle&quot;:&quot;&quot;,&quot;non-dropping-particle&quot;:&quot;&quot;},{&quot;family&quot;:&quot;Chebii&quot;,&quot;given&quot;:&quot;Philip K.&quot;,&quot;parse-names&quot;:false,&quot;dropping-particle&quot;:&quot;&quot;,&quot;non-dropping-particle&quot;:&quot;&quot;},{&quot;family&quot;:&quot;Ronga&quot;,&quot;given&quot;:&quot;Charles O.&quot;,&quot;parse-names&quot;:false,&quot;dropping-particle&quot;:&quot;&quot;,&quot;non-dropping-particle&quot;:&quot;&quot;},{&quot;family&quot;:&quot;Okuta&quot;,&quot;given&quot;:&quot;Victoria&quot;,&quot;parse-names&quot;:false,&quot;dropping-particle&quot;:&quot;&quot;,&quot;non-dropping-particle&quot;:&quot;&quot;},{&quot;family&quot;:&quot;LaBeaud&quot;,&quot;given&quot;:&quot;A. Desiree&quot;,&quot;parse-names&quot;:false,&quot;dropping-particle&quot;:&quot;&quot;,&quot;non-dropping-particle&quot;:&quot;&quot;}],&quot;container-title&quot;:&quot;BMC Infectious Diseases 2023 23:1&quot;,&quot;accessed&quot;:{&quot;date-parts&quot;:[[2025,11,17]]},&quot;DOI&quot;:&quot;10.1186/S12879-023-08157-4&quot;,&quot;ISSN&quot;:&quot;1471-2334&quot;,&quot;PMID&quot;:&quot;36991340&quot;,&quot;URL&quot;:&quot;https://bmcinfectdis.biomedcentral.com/articles/10.1186/s12879-023-08157-4&quot;,&quot;issued&quot;:{&quot;date-parts&quot;:[[2023,3,29]]},&quot;page&quot;:&quot;183-&quot;,&quot;abstract&quot;:&quot;Malaria, chikungunya virus (CHIKV), and dengue virus (DENV) are endemic causes of fever among children in Kenya. The risks of infection are multifactorial and may be influenced by built and social environments. The high resolution overlapping of these diseases and factors affecting their spatial heterogeneity has not been investigated in Kenya. From 2014-2018, we prospectively followed a cohort of children from four communities in both coastal and western Kenya. Overall, 9.8% were CHIKV seropositive, 5.5% were DENV seropositive, and 39.1% were malaria positive (3521 children tested). The spatial analysis identified hot-spots for all three diseases in each site and in multiple years. The results of the model showed that the risk of exposure was linked to demographics with common factors for the three diseases including the presence of litter, crowded households, and higher wealth in these communities. These insights are of high importance to improve surveillance and targeted control of mosquito-borne diseases in Kenya.&quot;,&quot;publisher&quot;:&quot;BioMed Central&quot;,&quot;issue&quot;:&quot;1&quot;,&quot;volume&quot;:&quot;23&quot;,&quot;container-title-short&quot;:&quot;&quot;},&quot;isTemporary&quot;:false},{&quot;id&quot;:&quot;5c4a35ff-f87d-35eb-b78c-710ba221fdb7&quot;,&quot;itemData&quot;:{&quot;type&quot;:&quot;article-journal&quot;,&quot;id&quot;:&quot;5c4a35ff-f87d-35eb-b78c-710ba221fdb7&quot;,&quot;title&quot;:&quot;Understanding the factors contributing to dengue virus and chikungunya virus seropositivity and seroconversion among children in Kenya&quot;,&quot;author&quot;:[{&quot;family&quot;:&quot;Tariq&quot;,&quot;given&quot;:&quot;Amna&quot;,&quot;parse-names&quot;:false,&quot;dropping-particle&quot;:&quot;&quot;,&quot;non-dropping-particle&quot;:&quot;&quot;},{&quot;family&quot;:&quot;Khan&quot;,&quot;given&quot;:&quot;Aslam&quot;,&quot;parse-names&quot;:false,&quot;dropping-particle&quot;:&quot;&quot;,&quot;non-dropping-particle&quot;:&quot;&quot;},{&quot;family&quot;:&quot;Mutuku&quot;,&quot;given&quot;:&quot;Francis&quot;,&quot;parse-names&quot;:false,&quot;dropping-particle&quot;:&quot;&quot;,&quot;non-dropping-particle&quot;:&quot;&quot;},{&quot;family&quot;:&quot;Ndenga&quot;,&quot;given&quot;:&quot;Bryson&quot;,&quot;parse-names&quot;:false,&quot;dropping-particle&quot;:&quot;&quot;,&quot;non-dropping-particle&quot;:&quot;&quot;},{&quot;family&quot;:&quot;Bisanzio&quot;,&quot;given&quot;:&quot;Donal&quot;,&quot;parse-names&quot;:false,&quot;dropping-particle&quot;:&quot;&quot;,&quot;non-dropping-particle&quot;:&quot;&quot;},{&quot;family&quot;:&quot;Grossi-Soyster&quot;,&quot;given&quot;:&quot;Elysse N.&quot;,&quot;parse-names&quot;:false,&quot;dropping-particle&quot;:&quot;&quot;,&quot;non-dropping-particle&quot;:&quot;&quot;},{&quot;family&quot;:&quot;Jembe&quot;,&quot;given&quot;:&quot;Zainab&quot;,&quot;parse-names&quot;:false,&quot;dropping-particle&quot;:&quot;&quot;,&quot;non-dropping-particle&quot;:&quot;&quot;},{&quot;family&quot;:&quot;Maina&quot;,&quot;given&quot;:&quot;Priscilla&quot;,&quot;parse-names&quot;:false,&quot;dropping-particle&quot;:&quot;&quot;,&quot;non-dropping-particle&quot;:&quot;&quot;},{&quot;family&quot;:&quot;Chebii&quot;,&quot;given&quot;:&quot;Philip&quot;,&quot;parse-names&quot;:false,&quot;dropping-particle&quot;:&quot;&quot;,&quot;non-dropping-particle&quot;:&quot;&quot;},{&quot;family&quot;:&quot;Ronga&quot;,&quot;given&quot;:&quot;Charles&quot;,&quot;parse-names&quot;:false,&quot;dropping-particle&quot;:&quot;&quot;,&quot;non-dropping-particle&quot;:&quot;&quot;},{&quot;family&quot;:&quot;Okuta&quot;,&quot;given&quot;:&quot;Victoria&quot;,&quot;parse-names&quot;:false,&quot;dropping-particle&quot;:&quot;&quot;,&quot;non-dropping-particle&quot;:&quot;&quot;},{&quot;family&quot;:&quot;Labeaud&quot;,&quot;given&quot;:&quot;Angelle Desiree&quot;,&quot;parse-names&quot;:false,&quot;dropping-particle&quot;:&quot;&quot;,&quot;non-dropping-particle&quot;:&quot;&quot;}],&quot;container-title&quot;:&quot;PLOS Neglected Tropical Diseases&quot;,&quot;container-title-short&quot;:&quot;PLoS Negl. Trop. Dis.&quot;,&quot;accessed&quot;:{&quot;date-parts&quot;:[[2025,11,17]]},&quot;DOI&quot;:&quot;10.1371/JOURNAL.PNTD.0012616&quot;,&quot;ISBN&quot;:&quot;1111111111&quot;,&quot;ISSN&quot;:&quot;1935-2735&quot;,&quot;PMID&quot;:&quot;39565798&quot;,&quot;URL&quot;:&quot;https://journals.plos.org/plosntds/article?id=10.1371/journal.pntd.0012616&quot;,&quot;issued&quot;:{&quot;date-parts&quot;:[[2024,11,1]]},&quot;page&quot;:&quot;e0012616&quot;,&quot;abstract&quot;:&quot;Dengue virus (DENV) and chikungunya virus (CHIKV) are causes of endemic febrile disease among Kenyan children. The exposure risk to these infections is highly multifactorial and linked to environmental factors and human behavior. We investigated relationships between household, socio-economic, demographic, and behavioral risk factors for DENV and CHIKV seropositivity and seroconversion in four settlements in Kenya. We prospectively followed a pediatric cohort of 3,445 children between 2014–2018. We utilized the Kaplan–Meier curves to describe the temporal patterns of seroconversion among tested participants. We employed logistic regression built using generalized linear mixed models, to identify potential exposure risk factors for DENV and CHIKV seroconversion and seropositivity. Overall, 5.2% children were seropositive for DENV, of which 59% seroconverted during the study period. The seroprevalence for CHIKV was 9.2%, of which 54% seroconverted. The fraction of seroconversions per year in the study cohort was &lt;2% for both viruses. Multivariable analysis indicated that older age and the presence of water containers ((OR: 1.15 [95% CI: 1.10, 1.21]), (OR: 1.50 [95% CI: 1.07, 2.10])) increased the odds of DENV seropositivity, whereas higher wealth (OR: 0.83 [95% CI: 0.73, 0.96]) decreased the odds of DENV seropositivity. Multivariable analysis for CHIKV seropositivity showed older age and the presence of trash in the housing compound to be associated with increased odds of CHIKV seropositivity ((OR: 1.11[95% CI: 1.07, 1.15]), (OR: 1.34 [95% CI: 1.04, 1.73])), while higher wealth decreased the odds of CHIKV seropositivity (OR: 0.74[95% CI: 0.66, 0.83]). A higher wealth index (OR: 0.82 [95% CI: 0.69, 0.97]) decreased the odds of DENV seroconversion, whereas a higher age (OR: 1.08 [95% CI: 1.02, 1.15]) and the presence of water containers in the household (OR: 1.91[95% CI: 1.24, 2.95]) were significantly associated with increased odds of DENV seroconversion. Higher wealth was associated with decreased odds for CHIKV seroconversion (OR: 0.75 [95% CI: 0.66, 0.89]), whereas presence of water containers in the house (OR: 1.57 [95% CI: 1.11, 2.21]) was a risk factor for CHIKV seroconversion. Our study links ongoing CHIKV and DENV exposure to decreased wealth and clean water access, underscoring the need to combat inequity and poverty and further enhance ongoing surveillance for arboviruses in Kenya to decrease disease transmission. The study emphasizes the co-circulation of DENV and CHIKV and calls for strengthening the targeted control strategies of mosquito borne diseases in Kenya including vector control, environmental management, public education, community engagement and personal protection.&quot;,&quot;publisher&quot;:&quot;Public Library of Science&quot;,&quot;issue&quot;:&quot;11&quot;,&quot;volume&quot;:&quot;18&quot;},&quot;isTemporary&quot;:false},{&quot;id&quot;:&quot;08f0dafe-9cb1-3973-a7a0-03b8439f4684&quot;,&quot;itemData&quot;:{&quot;type&quot;:&quot;article-journal&quot;,&quot;id&quot;:&quot;08f0dafe-9cb1-3973-a7a0-03b8439f4684&quot;,&quot;title&quot;:&quot;Temporal trends of dengue seroprevalence among children in coastal Kenya, 1998–2018: a longitudinal cohort study&quot;,&quot;author&quot;:[{&quot;family&quot;:&quot;Karanja&quot;,&quot;given&quot;:&quot;Henry K.&quot;,&quot;parse-names&quot;:false,&quot;dropping-particle&quot;:&quot;&quot;,&quot;non-dropping-particle&quot;:&quot;&quot;},{&quot;family&quot;:&quot;Orindi&quot;,&quot;given&quot;:&quot;Benedict&quot;,&quot;parse-names&quot;:false,&quot;dropping-particle&quot;:&quot;&quot;,&quot;non-dropping-particle&quot;:&quot;&quot;},{&quot;family&quot;:&quot;Gitonga&quot;,&quot;given&quot;:&quot;John N.&quot;,&quot;parse-names&quot;:false,&quot;dropping-particle&quot;:&quot;&quot;,&quot;non-dropping-particle&quot;:&quot;&quot;},{&quot;family&quot;:&quot;Mugo&quot;,&quot;given&quot;:&quot;Daisy&quot;,&quot;parse-names&quot;:false,&quot;dropping-particle&quot;:&quot;&quot;,&quot;non-dropping-particle&quot;:&quot;&quot;},{&quot;family&quot;:&quot;Mwai&quot;,&quot;given&quot;:&quot;Kennedy&quot;,&quot;parse-names&quot;:false,&quot;dropping-particle&quot;:&quot;&quot;,&quot;non-dropping-particle&quot;:&quot;&quot;},{&quot;family&quot;:&quot;Nyamwaya&quot;,&quot;given&quot;:&quot;Doris K.&quot;,&quot;parse-names&quot;:false,&quot;dropping-particle&quot;:&quot;&quot;,&quot;non-dropping-particle&quot;:&quot;&quot;},{&quot;family&quot;:&quot;Omuoyo&quot;,&quot;given&quot;:&quot;Donwilliams&quot;,&quot;parse-names&quot;:false,&quot;dropping-particle&quot;:&quot;&quot;,&quot;non-dropping-particle&quot;:&quot;&quot;},{&quot;family&quot;:&quot;Kitsao&quot;,&quot;given&quot;:&quot;Barnes S.&quot;,&quot;parse-names&quot;:false,&quot;dropping-particle&quot;:&quot;&quot;,&quot;non-dropping-particle&quot;:&quot;&quot;},{&quot;family&quot;:&quot;Musyoki&quot;,&quot;given&quot;:&quot;Jennifer N.&quot;,&quot;parse-names&quot;:false,&quot;dropping-particle&quot;:&quot;&quot;,&quot;non-dropping-particle&quot;:&quot;&quot;},{&quot;family&quot;:&quot;Wambua&quot;,&quot;given&quot;:&quot;Julianna&quot;,&quot;parse-names&quot;:false,&quot;dropping-particle&quot;:&quot;&quot;,&quot;non-dropping-particle&quot;:&quot;&quot;},{&quot;family&quot;:&quot;Otieno&quot;,&quot;given&quot;:&quot;Edward&quot;,&quot;parse-names&quot;:false,&quot;dropping-particle&quot;:&quot;&quot;,&quot;non-dropping-particle&quot;:&quot;&quot;},{&quot;family&quot;:&quot;Ochola-Oyier&quot;,&quot;given&quot;:&quot;Lynette Isabella&quot;,&quot;parse-names&quot;:false,&quot;dropping-particle&quot;:&quot;&quot;,&quot;non-dropping-particle&quot;:&quot;&quot;},{&quot;family&quot;:&quot;Bejon&quot;,&quot;given&quot;:&quot;Philip&quot;,&quot;parse-names&quot;:false,&quot;dropping-particle&quot;:&quot;&quot;,&quot;non-dropping-particle&quot;:&quot;&quot;},{&quot;family&quot;:&quot;Warimwe&quot;,&quot;given&quot;:&quot;George M.&quot;,&quot;parse-names&quot;:false,&quot;dropping-particle&quot;:&quot;&quot;,&quot;non-dropping-particle&quot;:&quot;&quot;}],&quot;container-title&quot;:&quot;medRxiv&quot;,&quot;accessed&quot;:{&quot;date-parts&quot;:[[2025,10,30]]},&quot;DOI&quot;:&quot;10.1101/2023.08.13.23294039&quot;,&quot;URL&quot;:&quot;https://www.medrxiv.org/content/10.1101/2023.08.13.23294039v1&quot;,&quot;issued&quot;:{&quot;date-parts&quot;:[[2023,8,16]]},&quot;page&quot;:&quot;2023.08.13.23294039&quot;,&quot;abstract&quot;:&quot;Serosurveys suggest widespread dengue virus (DENV) transmission in Africa but there is limited information on the temporal patterns of exposure. Here, we estimated the prevalence and incidence of DENV infections in coastal Kenya over a 20-year period (1998–2018). Sera (n=8038) obtained annually from a longitudinal cohort of 1847 children aged 15 years and below were screened for anti-DENV IgG antibodies. Anti-DENV IgG seroprevalence increased with age and peaked during outbreak years. Among 1354 children who were seronegative at recruitment, we observed an overall incidence (seroconversion) rate of 129.5 (95% CI 118.7–141.4) DENV infections per 1000 person-years. The highest incidence was observed in 2013 at 520 infections per 1000 person-years (95% CI 443.6–610.2) coinciding with a large DENV outbreak in coastal Kenya. Our data suggest long-term DENV exposure among children in coastal Kenya highlighting an urgent need for clinical surveillance to determine the associated health burden in this setting.\n\n### Competing Interest Statement\n\nThe authors have declared no competing interest.\n\n### Funding Statement\n\nThis work was funded by Wellcome Trust grant (grant number 203077\\_Z\\_16_Z to PB) and an Oak Foundation fellowship to GMW. The funders had no role in study design, data collection and analysis, decision to publish, or preparation of the manuscript.\n\n### Author Declarations\n\nI confirm all relevant ethical guidelines have been followed, and any necessary IRB and/or ethics committee approvals have been obtained.\n\nYes\n\nThe details of the IRB/oversight body that provided approval or exemption for the research described are given below:\n\nThe Scientific and Ethics Review Unit of the Kenya Medical Research Institute gave ethical approval for this work(KEMRI SERU # 3296, #1131)\n\n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n\nYes\n\n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n\nYes\n\nI have followed all appropriate research reporting guidelines, such as any relevant EQUATOR Network research reporting checklist(s) and other pertinent material, if applicable.\n\nYes\n\nAll data produced in the present work are contained in the manuscript&quot;,&quot;publisher&quot;:&quot;Cold Spring Harbor Laboratory Press&quot;,&quot;container-title-short&quot;:&quot;&quot;},&quot;isTemporary&quot;:false},{&quot;id&quot;:&quot;9f7b5bf2-97a1-3bd5-bc1f-345cd7e92795&quot;,&quot;itemData&quot;:{&quot;type&quot;:&quot;article-journal&quot;,&quot;id&quot;:&quot;9f7b5bf2-97a1-3bd5-bc1f-345cd7e92795&quot;,&quot;title&quot;:&quot;Factors for arboviral seropositivity in children in Teso South Sub County, Kenya&quot;,&quot;author&quot;:[{&quot;family&quot;:&quot;Inziani&quot;,&quot;given&quot;:&quot;Mary&quot;,&quot;parse-names&quot;:false,&quot;dropping-particle&quot;:&quot;&quot;,&quot;non-dropping-particle&quot;:&quot;&quot;},{&quot;family&quot;:&quot;Kilonzo&quot;,&quot;given&quot;:&quot;Jane Mawia&quot;,&quot;parse-names&quot;:false,&quot;dropping-particle&quot;:&quot;&quot;,&quot;non-dropping-particle&quot;:&quot;&quot;},{&quot;family&quot;:&quot;Kerubo&quot;,&quot;given&quot;:&quot;Marthaclaire&quot;,&quot;parse-names&quot;:false,&quot;dropping-particle&quot;:&quot;&quot;,&quot;non-dropping-particle&quot;:&quot;&quot;},{&quot;family&quot;:&quot;Mango&quot;,&quot;given&quot;:&quot;Sylvia&quot;,&quot;parse-names&quot;:false,&quot;dropping-particle&quot;:&quot;&quot;,&quot;non-dropping-particle&quot;:&quot;&quot;},{&quot;family&quot;:&quot;Kavurani&quot;,&quot;given&quot;:&quot;Mary&quot;,&quot;parse-names&quot;:false,&quot;dropping-particle&quot;:&quot;&quot;,&quot;non-dropping-particle&quot;:&quot;&quot;},{&quot;family&quot;:&quot;Ndirangu&quot;,&quot;given&quot;:&quot;Allan&quot;,&quot;parse-names&quot;:false,&quot;dropping-particle&quot;:&quot;&quot;,&quot;non-dropping-particle&quot;:&quot;&quot;},{&quot;family&quot;:&quot;Njeri&quot;,&quot;given&quot;:&quot;Elizabeth&quot;,&quot;parse-names&quot;:false,&quot;dropping-particle&quot;:&quot;&quot;,&quot;non-dropping-particle&quot;:&quot;&quot;},{&quot;family&quot;:&quot;Ogenche&quot;,&quot;given&quot;:&quot;Diuniceous Oigara&quot;,&quot;parse-names&quot;:false,&quot;dropping-particle&quot;:&quot;&quot;,&quot;non-dropping-particle&quot;:&quot;&quot;},{&quot;family&quot;:&quot;Ayoro&quot;,&quot;given&quot;:&quot;Sylvester Ogolla&quot;,&quot;parse-names&quot;:false,&quot;dropping-particle&quot;:&quot;&quot;,&quot;non-dropping-particle&quot;:&quot;&quot;},{&quot;family&quot;:&quot;Inoue&quot;,&quot;given&quot;:&quot;Shingo&quot;,&quot;parse-names&quot;:false,&quot;dropping-particle&quot;:&quot;&quot;,&quot;non-dropping-particle&quot;:&quot;&quot;},{&quot;family&quot;:&quot;Morita&quot;,&quot;given&quot;:&quot;Kouichi&quot;,&quot;parse-names&quot;:false,&quot;dropping-particle&quot;:&quot;&quot;,&quot;non-dropping-particle&quot;:&quot;&quot;},{&quot;family&quot;:&quot;Mwau&quot;,&quot;given&quot;:&quot;Matilu&quot;,&quot;parse-names&quot;:false,&quot;dropping-particle&quot;:&quot;&quot;,&quot;non-dropping-particle&quot;:&quot;&quot;}],&quot;container-title&quot;:&quot;PLOS ONE&quot;,&quot;container-title-short&quot;:&quot;PLoS One&quot;,&quot;accessed&quot;:{&quot;date-parts&quot;:[[2026,1,19]]},&quot;DOI&quot;:&quot;10.1371/JOURNAL.PONE.0328944&quot;,&quot;ISSN&quot;:&quot;1932-6203&quot;,&quot;PMID&quot;:&quot;41086168&quot;,&quot;URL&quot;:&quot;https://journals.plos.org/plosone/article?id=10.1371/journal.pone.0328944&quot;,&quot;issued&quot;:{&quot;date-parts&quot;:[[2025,10,1]]},&quot;page&quot;:&quot;e0328944&quot;,&quot;abstract&quot;:&quot;Background Arboviruses like Yellow Fever Virus (YFV), Dengue Virus (DENV), Chikungunya Virus (CHIKV), and West Nile Virus (WNV) frequently cause outbreaks in sub-Saharan Africa. Identifying risk factors in children can improve diagnosis, treatment, and prevention strategies. This study identified factors associated with seropositivity to YFV, DENV, CHIKV and WNV among children in Teso South Sub-County, Western Kenya.   Methods This survey involved 656 children aged 1–12 years, enrolled at two health facilities. Socio-demographic, environmental, behavioral, and medical information was collected via a questionnaire. Serological screening for antibodies to YFV, DENV, CHIKV, and WNV was performed using Indirect Enzyme-Linked Immunosorbent Assays. The collected data was summarized using descriptive statistics. Factors associated with seroprevalence were examined using multinomial logistic regression.   Results Overall, 27.7% of children were seropositive for at least one arbovirus: 15.7% for DENV, 9.6% for WNV, 5.6% for CHIKV, and 4.4% for YFV. Factors associated with any arbovirus were: female gender, age 6–9 and 9–12 years, non-parent primary caregiver, and use of unknown bed nets brand (p &lt; 0.05). YFV seropositivity was not associated with any of the risk factors, while DENV was associated with female gender and age 6–9 years (p &lt; 0.05). CHIKV was associated with use of insect repellents and not using any mosquito bed nets. WNV seropositivity was significantly higher in all children aged above 3 years, those who lived in town/urban areas, use of olyset, supanet and unknown bed nets and in those who lived in houses roofed with tiles and iron sheets (p &lt; 0.05).   Conclusion Arbovirus exposure among children is influenced by age, female gender, non-parental primary care giver, failure to use mosquito bed nets, type of bed net, use of insect repellents, and house roofing material. Interventions targeting housing improvements, education on bed net and mosquito repellent use, and environmental mosquito control can reduce infection risks in endemic areas.&quot;,&quot;publisher&quot;:&quot;Public Library of Science&quot;,&quot;issue&quot;:&quot;10&quot;,&quot;volume&quot;:&quot;20&quot;},&quot;isTemporary&quot;:false}]},{&quot;citationID&quot;:&quot;MENDELEY_CITATION_3a8a90a2-9b2a-4738-b8da-b0480ca8a41b&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&quot;,&quot;citationItems&quot;:[{&quot;id&quot;:&quot;fdda274e-a53d-3099-9a9f-04bc48f44446&quot;,&quot;itemData&quot;:{&quot;type&quot;:&quot;article-journal&quot;,&quot;id&quot;:&quot;fdda274e-a53d-3099-9a9f-04bc48f44446&quot;,&quot;title&quot;:&quot;Profile: The Kenya Multi-Site Serosurveillance (KEMIS) collaboration&quot;,&quot;author&quot;:[{&quot;family&quot;:&quot;Kagucia&quot;,&quot;given&quot;:&quot;E. Wangeci&quot;,&quot;parse-names&quot;:false,&quot;dropping-particle&quot;:&quot;&quot;,&quot;non-dropping-particle&quot;:&quot;&quot;},{&quot;family&quot;:&quot;Voller&quot;,&quot;given&quot;:&quot;Shirine&quot;,&quot;parse-names&quot;:false,&quot;dropping-particle&quot;:&quot;&quot;,&quot;non-dropping-particle&quot;:&quot;&quot;},{&quot;family&quot;:&quot;Ziraba&quot;,&quot;given&quot;:&quot;Abdhalah K.&quot;,&quot;parse-names&quot;:false,&quot;dropping-particle&quot;:&quot;&quot;,&quot;non-dropping-particle&quot;:&quot;&quot;},{&quot;family&quot;:&quot;Bigogo&quot;,&quot;given&quot;:&quot;Godfrey&quot;,&quot;parse-names&quot;:false,&quot;dropping-particle&quot;:&quot;&quot;,&quot;non-dropping-particle&quot;:&quot;&quot;},{&quot;family&quot;:&quot;Munywoki&quot;,&quot;given&quot;:&quot;Patrick K.&quot;,&quot;parse-names&quot;:false,&quot;dropping-particle&quot;:&quot;&quot;,&quot;non-dropping-particle&quot;:&quot;&quot;},{&quot;family&quot;:&quot;Makobu&quot;,&quot;given&quot;:&quot;Kimani&quot;,&quot;parse-names&quot;:false,&quot;dropping-particle&quot;:&quot;&quot;,&quot;non-dropping-particle&quot;:&quot;&quot;},{&quot;family&quot;:&quot;Nokes&quot;,&quot;given&quot;:&quot;D. James&quot;,&quot;parse-names&quot;:false,&quot;dropping-particle&quot;:&quot;&quot;,&quot;non-dropping-particle&quot;:&quot;&quot;},{&quot;family&quot;:&quot;Nyagwange&quot;,&quot;given&quot;:&quot;James&quot;,&quot;parse-names&quot;:false,&quot;dropping-particle&quot;:&quot;&quot;,&quot;non-dropping-particle&quot;:&quot;&quot;},{&quot;family&quot;:&quot;Orlendo&quot;,&quot;given&quot;:&quot;Cameline&quot;,&quot;parse-names&quot;:false,&quot;dropping-particle&quot;:&quot;&quot;,&quot;non-dropping-particle&quot;:&quot;&quot;},{&quot;family&quot;:&quot;Akech&quot;,&quot;given&quot;:&quot;Donald&quot;,&quot;parse-names&quot;:false,&quot;dropping-particle&quot;:&quot;&quot;,&quot;non-dropping-particle&quot;:&quot;&quot;},{&quot;family&quot;:&quot;Sigilai&quot;,&quot;given&quot;:&quot;Antipa&quot;,&quot;parse-names&quot;:false,&quot;dropping-particle&quot;:&quot;&quot;,&quot;non-dropping-particle&quot;:&quot;&quot;},{&quot;family&quot;:&quot;Onyango&quot;,&quot;given&quot;:&quot;Clayton&quot;,&quot;parse-names&quot;:false,&quot;dropping-particle&quot;:&quot;&quot;,&quot;non-dropping-particle&quot;:&quot;&quot;},{&quot;family&quot;:&quot;Juma&quot;,&quot;given&quot;:&quot;Bonventure&quot;,&quot;parse-names&quot;:false,&quot;dropping-particle&quot;:&quot;&quot;,&quot;non-dropping-particle&quot;:&quot;&quot;},{&quot;family&quot;:&quot;Herman-Roloff&quot;,&quot;given&quot;:&quot;Amy&quot;,&quot;parse-names&quot;:false,&quot;dropping-particle&quot;:&quot;&quot;,&quot;non-dropping-particle&quot;:&quot;&quot;},{&quot;family&quot;:&quot;Munyua&quot;,&quot;given&quot;:&quot;Peninah&quot;,&quot;parse-names&quot;:false,&quot;dropping-particle&quot;:&quot;&quot;,&quot;non-dropping-particle&quot;:&quot;&quot;},{&quot;family&quot;:&quot;Apondi&quot;,&quot;given&quot;:&quot;Caroline&quot;,&quot;parse-names&quot;:false,&quot;dropping-particle&quot;:&quot;&quot;,&quot;non-dropping-particle&quot;:&quot;&quot;},{&quot;family&quot;:&quot;Lidechi&quot;,&quot;given&quot;:&quot;Shirley&quot;,&quot;parse-names&quot;:false,&quot;dropping-particle&quot;:&quot;&quot;,&quot;non-dropping-particle&quot;:&quot;&quot;},{&quot;family&quot;:&quot;Audi&quot;,&quot;given&quot;:&quot;Allan&quot;,&quot;parse-names&quot;:false,&quot;dropping-particle&quot;:&quot;&quot;,&quot;non-dropping-particle&quot;:&quot;&quot;},{&quot;family&quot;:&quot;Ouma&quot;,&quot;given&quot;:&quot;Alice&quot;,&quot;parse-names&quot;:false,&quot;dropping-particle&quot;:&quot;&quot;,&quot;non-dropping-particle&quot;:&quot;&quot;},{&quot;family&quot;:&quot;Aol&quot;,&quot;given&quot;:&quot;George&quot;,&quot;parse-names&quot;:false,&quot;dropping-particle&quot;:&quot;&quot;,&quot;non-dropping-particle&quot;:&quot;&quot;},{&quot;family&quot;:&quot;Misore&quot;,&quot;given&quot;:&quot;Thomas&quot;,&quot;parse-names&quot;:false,&quot;dropping-particle&quot;:&quot;&quot;,&quot;non-dropping-particle&quot;:&quot;&quot;},{&quot;family&quot;:&quot;Nasimiyu&quot;,&quot;given&quot;:&quot;Caroline&quot;,&quot;parse-names&quot;:false,&quot;dropping-particle&quot;:&quot;&quot;,&quot;non-dropping-particle&quot;:&quot;&quot;},{&quot;family&quot;:&quot;Onyango&quot;,&quot;given&quot;:&quot;Dickens&quot;,&quot;parse-names&quot;:false,&quot;dropping-particle&quot;:&quot;&quot;,&quot;non-dropping-particle&quot;:&quot;&quot;},{&quot;family&quot;:&quot;Lo&quot;,&quot;given&quot;:&quot;Terrence&quot;,&quot;parse-names&quot;:false,&quot;dropping-particle&quot;:&quot;&quot;,&quot;non-dropping-particle&quot;:&quot;&quot;},{&quot;family&quot;:&quot;Kasera&quot;,&quot;given&quot;:&quot;Kadondi&quot;,&quot;parse-names&quot;:false,&quot;dropping-particle&quot;:&quot;&quot;,&quot;non-dropping-particle&quot;:&quot;&quot;},{&quot;family&quot;:&quot;Jalang'o&quot;,&quot;given&quot;:&quot;Rose&quot;,&quot;parse-names&quot;:false,&quot;dropping-particle&quot;:&quot;&quot;,&quot;non-dropping-particle&quot;:&quot;&quot;},{&quot;family&quot;:&quot;Kingwara&quot;,&quot;given&quot;:&quot;Leonard&quot;,&quot;parse-names&quot;:false,&quot;dropping-particle&quot;:&quot;&quot;,&quot;non-dropping-particle&quot;:&quot;&quot;},{&quot;family&quot;:&quot;Adetifa&quot;,&quot;given&quot;:&quot;Ifedayo&quot;,&quot;parse-names&quot;:false,&quot;dropping-particle&quot;:&quot;&quot;,&quot;non-dropping-particle&quot;:&quot;&quot;},{&quot;family&quot;:&quot;Etyang&quot;,&quot;given&quot;:&quot;Anthony O.&quot;,&quot;parse-names&quot;:false,&quot;dropping-particle&quot;:&quot;&quot;,&quot;non-dropping-particle&quot;:&quot;&quot;},{&quot;family&quot;:&quot;Warimwe&quot;,&quot;given&quot;:&quot;George&quot;,&quot;parse-names&quot;:false,&quot;dropping-particle&quot;:&quot;&quot;,&quot;non-dropping-particle&quot;:&quot;&quot;},{&quot;family&quot;:&quot;Agweyu&quot;,&quot;given&quot;:&quot;Ambrose&quot;,&quot;parse-names&quot;:false,&quot;dropping-particle&quot;:&quot;&quot;,&quot;non-dropping-particle&quot;:&quot;&quot;},{&quot;family&quot;:&quot;Scott&quot;,&quot;given&quot;:&quot;J. Anthony G.&quot;,&quot;parse-names&quot;:false,&quot;dropping-particle&quot;:&quot;&quot;,&quot;non-dropping-particle&quot;:&quot;&quot;}],&quot;container-title&quot;:&quot;Gates Open Research&quot;,&quot;container-title-short&quot;:&quot;Gates Open Res.&quot;,&quot;accessed&quot;:{&quot;date-parts&quot;:[[2025,11,16]]},&quot;DOI&quot;:&quot;10.12688/GATESOPENRES.15569.2/DOI&quot;,&quot;ISSN&quot;:&quot;25724754&quot;,&quot;URL&quot;:&quot;https://pubmed.ncbi.nlm.nih.gov/40496022/&quot;,&quot;issued&quot;:{&quot;date-parts&quot;:[[2025]]},&quot;abstract&quot;:&quot;The Kenya Multi Site Serosurveillance (KEMIS) collaboration set out to implement an integrated, nationally representative, population-based program of serological surveillance for past infection for a number of important infectious diseases in Kenya. The project started in December 2021 and built on a portfolio of SARS-CoV-2 research conducted in 2020 and 2021. In this profile paper, we describe the background of the KEMIS collaboration, its aim and objectives, the Health and Demographic Surveillance System sites that were involved in data collection, and the key activities undertaken. We also explain how we established governance and management of the KEMIS collaboration, and reflect on opportunities, challenges, lessons learned, and future directions.&quot;,&quot;publisher&quot;:&quot;F1000 Research Ltd&quot;,&quot;volume&quot;:&quot;8&quot;},&quot;isTemporary&quot;:false}]},{&quot;citationID&quot;:&quot;MENDELEY_CITATION_99dc46aa-1761-419f-b738-af232e09ca47&quot;,&quot;properties&quot;:{&quot;noteIndex&quot;:0},&quot;isEdited&quot;:false,&quot;manualOverride&quot;:{&quot;isManuallyOverridden&quot;:false,&quot;citeprocText&quot;:&quot;&lt;sup&gt;27–32&lt;/sup&gt;&quot;,&quot;manualOverrideText&quot;:&quot;&quot;},&quot;citationTag&quot;:&quot;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&quot;,&quot;citationItems&quot;:[{&quot;id&quot;:&quot;d8c05ef0-f30e-389a-9be6-bba90881fdfe&quot;,&quot;itemData&quot;:{&quot;type&quot;:&quot;article-journal&quot;,&quot;id&quot;:&quot;d8c05ef0-f30e-389a-9be6-bba90881fdfe&quot;,&quot;title&quot;:&quot;Severe acute respiratory infection in children in a densely populated urban slum in Kenya, 2007-2011&quot;,&quot;author&quot;:[{&quot;family&quot;:&quot;Breiman&quot;,&quot;given&quot;:&quot;Robert F.&quot;,&quot;parse-names&quot;:false,&quot;dropping-particle&quot;:&quot;&quot;,&quot;non-dropping-particle&quot;:&quot;&quot;},{&quot;family&quot;:&quot;Cosmas&quot;,&quot;given&quot;:&quot;Leonard&quot;,&quot;parse-names&quot;:false,&quot;dropping-particle&quot;:&quot;&quot;,&quot;non-dropping-particle&quot;:&quot;&quot;},{&quot;family&quot;:&quot;Njenga&quot;,&quot;given&quot;:&quot;M. Kariuki&quot;,&quot;parse-names&quot;:false,&quot;dropping-particle&quot;:&quot;&quot;,&quot;non-dropping-particle&quot;:&quot;&quot;},{&quot;family&quot;:&quot;Williamson&quot;,&quot;given&quot;:&quot;John&quot;,&quot;parse-names&quot;:false,&quot;dropping-particle&quot;:&quot;&quot;,&quot;non-dropping-particle&quot;:&quot;&quot;},{&quot;family&quot;:&quot;Mott&quot;,&quot;given&quot;:&quot;Joshua A.&quot;,&quot;parse-names&quot;:false,&quot;dropping-particle&quot;:&quot;&quot;,&quot;non-dropping-particle&quot;:&quot;&quot;},{&quot;family&quot;:&quot;Katz&quot;,&quot;given&quot;:&quot;Mark A.&quot;,&quot;parse-names&quot;:false,&quot;dropping-particle&quot;:&quot;&quot;,&quot;non-dropping-particle&quot;:&quot;&quot;},{&quot;family&quot;:&quot;Erdman&quot;,&quot;given&quot;:&quot;Dean D.&quot;,&quot;parse-names&quot;:false,&quot;dropping-particle&quot;:&quot;&quot;,&quot;non-dropping-particle&quot;:&quot;&quot;},{&quot;family&quot;:&quot;Schneider&quot;,&quot;given&quot;:&quot;Eileen&quot;,&quot;parse-names&quot;:false,&quot;dropping-particle&quot;:&quot;&quot;,&quot;non-dropping-particle&quot;:&quot;&quot;},{&quot;family&quot;:&quot;Oberste&quot;,&quot;given&quot;:&quot;M. Steven&quot;,&quot;parse-names&quot;:false,&quot;dropping-particle&quot;:&quot;&quot;,&quot;non-dropping-particle&quot;:&quot;&quot;},{&quot;family&quot;:&quot;Neatherlin&quot;,&quot;given&quot;:&quot;John C.&quot;,&quot;parse-names&quot;:false,&quot;dropping-particle&quot;:&quot;&quot;,&quot;non-dropping-particle&quot;:&quot;&quot;},{&quot;family&quot;:&quot;Njuguna&quot;,&quot;given&quot;:&quot;Henry&quot;,&quot;parse-names&quot;:false,&quot;dropping-particle&quot;:&quot;&quot;,&quot;non-dropping-particle&quot;:&quot;&quot;},{&quot;family&quot;:&quot;Ondari&quot;,&quot;given&quot;:&quot;Daniel M.&quot;,&quot;parse-names&quot;:false,&quot;dropping-particle&quot;:&quot;&quot;,&quot;non-dropping-particle&quot;:&quot;&quot;},{&quot;family&quot;:&quot;Odero&quot;,&quot;given&quot;:&quot;Kennedy&quot;,&quot;parse-names&quot;:false,&quot;dropping-particle&quot;:&quot;&quot;,&quot;non-dropping-particle&quot;:&quot;&quot;},{&quot;family&quot;:&quot;Okoth&quot;,&quot;given&quot;:&quot;George O.&quot;,&quot;parse-names&quot;:false,&quot;dropping-particle&quot;:&quot;&quot;,&quot;non-dropping-particle&quot;:&quot;&quot;},{&quot;family&quot;:&quot;Olack&quot;,&quot;given&quot;:&quot;Beatrice&quot;,&quot;parse-names&quot;:false,&quot;dropping-particle&quot;:&quot;&quot;,&quot;non-dropping-particle&quot;:&quot;&quot;},{&quot;family&quot;:&quot;Wamola&quot;,&quot;given&quot;:&quot;Newton&quot;,&quot;parse-names&quot;:false,&quot;dropping-particle&quot;:&quot;&quot;,&quot;non-dropping-particle&quot;:&quot;&quot;},{&quot;family&quot;:&quot;Montgomery&quot;,&quot;given&quot;:&quot;Joel M.&quot;,&quot;parse-names&quot;:false,&quot;dropping-particle&quot;:&quot;&quot;,&quot;non-dropping-particle&quot;:&quot;&quot;},{&quot;family&quot;:&quot;Fields&quot;,&quot;given&quot;:&quot;Barry S.&quot;,&quot;parse-names&quot;:false,&quot;dropping-particle&quot;:&quot;&quot;,&quot;non-dropping-particle&quot;:&quot;&quot;},{&quot;family&quot;:&quot;Feikin&quot;,&quot;given&quot;:&quot;Daniel R.&quot;,&quot;parse-names&quot;:false,&quot;dropping-particle&quot;:&quot;&quot;,&quot;non-dropping-particle&quot;:&quot;&quot;}],&quot;container-title&quot;:&quot;BMC infectious diseases&quot;,&quot;container-title-short&quot;:&quot;BMC Infect. Dis.&quot;,&quot;accessed&quot;:{&quot;date-parts&quot;:[[2025,9,24]]},&quot;DOI&quot;:&quot;10.1186/S12879-015-0827-X&quot;,&quot;ISSN&quot;:&quot;1471-2334&quot;,&quot;PMID&quot;:&quot;25879805&quot;,&quot;URL&quot;:&quot;https://pubmed.ncbi.nlm.nih.gov/25879805/&quot;,&quot;issued&quot;:{&quot;date-parts&quot;:[[2015,12,12]]},&quot;abstract&quot;:&quot;Background: Reducing acute respiratory infection burden in children in Africa remains a major priority and challenge. We analyzed data from population-based infectious disease surveillance for severe acute respiratory illness (SARI) among children &lt;5 years of age in Kibera, a densely populated urban slum in Nairobi, Kenya. Methods: Surveillance was conducted among a monthly mean of 5,874 (range = 5,778-6,411) children &lt;5 years old in two contiguous villages in Kibera. Participants had free access to the study clinic and their health events and utilization were noted during biweekly home visits. Patients meeting criteria for SARI (WHO-defined severe or very severe pneumonia, or oxygen saturation &lt;90%) from March 1, 2007-February 28, 2011 had blood cultures processed for bacteria, and naso- and oro- pharyngeal swabs collected for quantitative real-time reverse transcription polymerase chain reaction testing for influenza viruses, parainfluenza viruses (PIV), respiratory syncytial virus (RSV), adenovirus, and human metapneumovirus (hMPV). Swabs collected during January 1, 2009 - February 28, 2010 were also tested for rhinoviruses, enterovirus, parechovirus, Mycoplasma pneumoniae, and Legionella species. Swabs were collected for simultaneous testing from a selected group of control-children visiting the clinic without recent respiratory or diarrheal illnesses. Results: SARI overall incidence was 12.4 cases/100 person-years of observation (PYO) and 30.4 cases/100 PYO in infants. When comparing detection frequency in swabs from 815 SARI cases and 115 healthy controls, only RSV and influenza A virus were significantly more frequently detected in cases, although similar trends neared statistical significance for PIV, adenovirus and hMPV. The incidence for RSV was 2.8 cases/100 PYO and for influenza A was 1.0 cases/100 PYO. When considering all PIV, the rate was 1.1 case/100 PYO and the rate per 100 PYO for SARI-associated disease was 1.5 for adenovirus and 0.9 for hMPV. RSV and influenza A and B viruses were estimated to account for 16.2% and 6.7% of SARI cases, respectively; when taken together, PIV, adenovirus, and hMPV may account for &gt;20% additional cases. Conclusions: Influenza viruses and RSV (and possibly PIV, hMPV and adenoviruses) are important pathogens to consider when developing technologies and formulating strategies to treat and prevent SARI in children.&quot;,&quot;publisher&quot;:&quot;BMC Infect Dis&quot;,&quot;issue&quot;:&quot;1&quot;,&quot;volume&quot;:&quot;15&quot;},&quot;isTemporary&quot;:false},{&quot;id&quot;:&quot;88d60e6c-ac27-3345-aea8-115145fa8525&quot;,&quot;itemData&quot;:{&quot;type&quot;:&quot;article-journal&quot;,&quot;id&quot;:&quot;88d60e6c-ac27-3345-aea8-115145fa8525&quot;,&quot;title&quot;:&quot;Profile: the KEMRI/CDC Health and Demographic Surveillance System--Western Kenya&quot;,&quot;author&quot;:[{&quot;family&quot;:&quot;Odhiambo&quot;,&quot;given&quot;:&quot;Frank O.&quot;,&quot;parse-names&quot;:false,&quot;dropping-particle&quot;:&quot;&quot;,&quot;non-dropping-particle&quot;:&quot;&quot;},{&quot;family&quot;:&quot;Laserson&quot;,&quot;given&quot;:&quot;Kayla F.&quot;,&quot;parse-names&quot;:false,&quot;dropping-particle&quot;:&quot;&quot;,&quot;non-dropping-particle&quot;:&quot;&quot;},{&quot;family&quot;:&quot;Sewe&quot;,&quot;given&quot;:&quot;Maquins&quot;,&quot;parse-names&quot;:false,&quot;dropping-particle&quot;:&quot;&quot;,&quot;non-dropping-particle&quot;:&quot;&quot;},{&quot;family&quot;:&quot;Hamel&quot;,&quot;given&quot;:&quot;Mary J.&quot;,&quot;parse-names&quot;:false,&quot;dropping-particle&quot;:&quot;&quot;,&quot;non-dropping-particle&quot;:&quot;&quot;},{&quot;family&quot;:&quot;Feikin&quot;,&quot;given&quot;:&quot;Daniel R.&quot;,&quot;parse-names&quot;:false,&quot;dropping-particle&quot;:&quot;&quot;,&quot;non-dropping-particle&quot;:&quot;&quot;},{&quot;family&quot;:&quot;Adazu&quot;,&quot;given&quot;:&quot;Kubaje&quot;,&quot;parse-names&quot;:false,&quot;dropping-particle&quot;:&quot;&quot;,&quot;non-dropping-particle&quot;:&quot;&quot;},{&quot;family&quot;:&quot;Ogwang&quot;,&quot;given&quot;:&quot;Sheila&quot;,&quot;parse-names&quot;:false,&quot;dropping-particle&quot;:&quot;&quot;,&quot;non-dropping-particle&quot;:&quot;&quot;},{&quot;family&quot;:&quot;Obor&quot;,&quot;given&quot;:&quot;David&quot;,&quot;parse-names&quot;:false,&quot;dropping-particle&quot;:&quot;&quot;,&quot;non-dropping-particle&quot;:&quot;&quot;},{&quot;family&quot;:&quot;Amek&quot;,&quot;given&quot;:&quot;Nyaguara&quot;,&quot;parse-names&quot;:false,&quot;dropping-particle&quot;:&quot;&quot;,&quot;non-dropping-particle&quot;:&quot;&quot;},{&quot;family&quot;:&quot;Bayoh&quot;,&quot;given&quot;:&quot;Nabie&quot;,&quot;parse-names&quot;:false,&quot;dropping-particle&quot;:&quot;&quot;,&quot;non-dropping-particle&quot;:&quot;&quot;},{&quot;family&quot;:&quot;Ombok&quot;,&quot;given&quot;:&quot;Maurice&quot;,&quot;parse-names&quot;:false,&quot;dropping-particle&quot;:&quot;&quot;,&quot;non-dropping-particle&quot;:&quot;&quot;},{&quot;family&quot;:&quot;Lindblade&quot;,&quot;given&quot;:&quot;Kimberly&quot;,&quot;parse-names&quot;:false,&quot;dropping-particle&quot;:&quot;&quot;,&quot;non-dropping-particle&quot;:&quot;&quot;},{&quot;family&quot;:&quot;Desai&quot;,&quot;given&quot;:&quot;Meghna&quot;,&quot;parse-names&quot;:false,&quot;dropping-particle&quot;:&quot;&quot;,&quot;non-dropping-particle&quot;:&quot;&quot;},{&quot;family&quot;:&quot;kuile&quot;,&quot;given&quot;:&quot;Feiko&quot;,&quot;parse-names&quot;:false,&quot;dropping-particle&quot;:&quot;&quot;,&quot;non-dropping-particle&quot;:&quot;Ter&quot;},{&quot;family&quot;:&quot;Phillips-howard&quot;,&quot;given&quot;:&quot;Penelope&quot;,&quot;parse-names&quot;:false,&quot;dropping-particle&quot;:&quot;&quot;,&quot;non-dropping-particle&quot;:&quot;&quot;},{&quot;family&quot;:&quot;eijk&quot;,&quot;given&quot;:&quot;Anna M.&quot;,&quot;parse-names&quot;:false,&quot;dropping-particle&quot;:&quot;&quot;,&quot;non-dropping-particle&quot;:&quot;Van&quot;},{&quot;family&quot;:&quot;Rosen&quot;,&quot;given&quot;:&quot;Daniel&quot;,&quot;parse-names&quot;:false,&quot;dropping-particle&quot;:&quot;&quot;,&quot;non-dropping-particle&quot;:&quot;&quot;},{&quot;family&quot;:&quot;Hightower&quot;,&quot;given&quot;:&quot;Allen&quot;,&quot;parse-names&quot;:false,&quot;dropping-particle&quot;:&quot;&quot;,&quot;non-dropping-particle&quot;:&quot;&quot;},{&quot;family&quot;:&quot;Ofware&quot;,&quot;given&quot;:&quot;Peter&quot;,&quot;parse-names&quot;:false,&quot;dropping-particle&quot;:&quot;&quot;,&quot;non-dropping-particle&quot;:&quot;&quot;},{&quot;family&quot;:&quot;Muttai&quot;,&quot;given&quot;:&quot;Hellen&quot;,&quot;parse-names&quot;:false,&quot;dropping-particle&quot;:&quot;&quot;,&quot;non-dropping-particle&quot;:&quot;&quot;},{&quot;family&quot;:&quot;Nahlen&quot;,&quot;given&quot;:&quot;Bernard&quot;,&quot;parse-names&quot;:false,&quot;dropping-particle&quot;:&quot;&quot;,&quot;non-dropping-particle&quot;:&quot;&quot;},{&quot;family&quot;:&quot;Decock&quot;,&quot;given&quot;:&quot;Kevin&quot;,&quot;parse-names&quot;:false,&quot;dropping-particle&quot;:&quot;&quot;,&quot;non-dropping-particle&quot;:&quot;&quot;},{&quot;family&quot;:&quot;Slutsker&quot;,&quot;given&quot;:&quot;Laurence&quot;,&quot;parse-names&quot;:false,&quot;dropping-particle&quot;:&quot;&quot;,&quot;non-dropping-particle&quot;:&quot;&quot;},{&quot;family&quot;:&quot;Breiman&quot;,&quot;given&quot;:&quot;Robert F.&quot;,&quot;parse-names&quot;:false,&quot;dropping-particle&quot;:&quot;&quot;,&quot;non-dropping-particle&quot;:&quot;&quot;},{&quot;family&quot;:&quot;Vulule&quot;,&quot;given&quot;:&quot;John M.&quot;,&quot;parse-names&quot;:false,&quot;dropping-particle&quot;:&quot;&quot;,&quot;non-dropping-particle&quot;:&quot;&quot;}],&quot;container-title&quot;:&quot;International journal of epidemiology&quot;,&quot;container-title-short&quot;:&quot;Int. J. Epidemiol.&quot;,&quot;accessed&quot;:{&quot;date-parts&quot;:[[2025,9,24]]},&quot;DOI&quot;:&quot;10.1093/IJE/DYS108&quot;,&quot;ISSN&quot;:&quot;1464-3685&quot;,&quot;PMID&quot;:&quot;22933646&quot;,&quot;URL&quot;:&quot;https://pubmed.ncbi.nlm.nih.gov/22933646/&quot;,&quot;issued&quot;:{&quot;date-parts&quot;:[[2012,8]]},&quot;page&quot;:&quot;977-987&quot;,&quot;abstract&quot;:&quot;The KEMRI/Centers for Disease Control and Prevention (CDC) Health and Demographic Surveillance System (HDSS) is located in Rarieda, Siaya and Gem Districts (Siaya County), lying northeast of Lake Victoria in Nyanza Province, western Kenya. The KEMRI/CDC HDSS, with approximately 220 000 inhabitants, has been the foundation for a variety of studies, including evaluations of insecticide-treated bed nets, burden of diarrhoeal disease and tuberculosis, malaria parasitaemia and anaemia, treatment strategies and immunological correlates of malaria infection, and numerous HIV, tuberculosis, malaria and diarrhoeal disease treatment and vaccine efficacy and effectiveness trials for more than a decade. Current studies include operations research to measure the uptake and effectiveness of the programmatic implementation of integrated malaria control strategies, HIV services, newly introduced vaccines and clinical trials. The HDSS provides general demographic and health information (such as population age structure and density, fertility rates, birth and death rates, in- and out-migrations, patterns of health care access and utilization and the local economics of health care) as well as disease- or intervention-specific information. The HDSS also collects verbal autopsy information on all deaths. Studies take advantage of the sampling frame inherent in the HDSS, whether at individual, household/compound or neighbourhood level. Published by Oxford University Press on behalf of the International Epidemiological Association © The Author 2012; all rights reserved.&quot;,&quot;publisher&quot;:&quot;Int J Epidemiol&quot;,&quot;issue&quot;:&quot;4&quot;,&quot;volume&quot;:&quot;41&quot;},&quot;isTemporary&quot;:false},{&quot;id&quot;:&quot;d86a33a3-ef50-3aee-9bbf-15eb0db5c45a&quot;,&quot;itemData&quot;:{&quot;type&quot;:&quot;article-journal&quot;,&quot;id&quot;:&quot;d86a33a3-ef50-3aee-9bbf-15eb0db5c45a&quot;,&quot;title&quot;:&quot;The Burden of Common Infectious Disease Syndromes at the Clinic and Household Level from Population-Based Surveillance in Rural and Urban Kenya&quot;,&quot;author&quot;:[{&quot;family&quot;:&quot;Feikin&quot;,&quot;given&quot;:&quot;Daniel R.&quot;,&quot;parse-names&quot;:false,&quot;dropping-particle&quot;:&quot;&quot;,&quot;non-dropping-particle&quot;:&quot;&quot;},{&quot;family&quot;:&quot;Olack&quot;,&quot;given&quot;:&quot;Beatrice&quot;,&quot;parse-names&quot;:false,&quot;dropping-particle&quot;:&quot;&quot;,&quot;non-dropping-particle&quot;:&quot;&quot;},{&quot;family&quot;:&quot;Bigogo&quot;,&quot;given&quot;:&quot;Godfrey M.&quot;,&quot;parse-names&quot;:false,&quot;dropping-particle&quot;:&quot;&quot;,&quot;non-dropping-particle&quot;:&quot;&quot;},{&quot;family&quot;:&quot;Audi&quot;,&quot;given&quot;:&quot;Allan&quot;,&quot;parse-names&quot;:false,&quot;dropping-particle&quot;:&quot;&quot;,&quot;non-dropping-particle&quot;:&quot;&quot;},{&quot;family&quot;:&quot;Cosmas&quot;,&quot;given&quot;:&quot;Leonard&quot;,&quot;parse-names&quot;:false,&quot;dropping-particle&quot;:&quot;&quot;,&quot;non-dropping-particle&quot;:&quot;&quot;},{&quot;family&quot;:&quot;Aura&quot;,&quot;given&quot;:&quot;Barrack&quot;,&quot;parse-names&quot;:false,&quot;dropping-particle&quot;:&quot;&quot;,&quot;non-dropping-particle&quot;:&quot;&quot;},{&quot;family&quot;:&quot;Burke&quot;,&quot;given&quot;:&quot;Heather&quot;,&quot;parse-names&quot;:false,&quot;dropping-particle&quot;:&quot;&quot;,&quot;non-dropping-particle&quot;:&quot;&quot;},{&quot;family&quot;:&quot;Njenga&quot;,&quot;given&quot;:&quot;M. Kariuki&quot;,&quot;parse-names&quot;:false,&quot;dropping-particle&quot;:&quot;&quot;,&quot;non-dropping-particle&quot;:&quot;&quot;},{&quot;family&quot;:&quot;Williamson&quot;,&quot;given&quot;:&quot;John&quot;,&quot;parse-names&quot;:false,&quot;dropping-particle&quot;:&quot;&quot;,&quot;non-dropping-particle&quot;:&quot;&quot;},{&quot;family&quot;:&quot;Breiman&quot;,&quot;given&quot;:&quot;Robert F.&quot;,&quot;parse-names&quot;:false,&quot;dropping-particle&quot;:&quot;&quot;,&quot;non-dropping-particle&quot;:&quot;&quot;}],&quot;container-title&quot;:&quot;PLOS ONE&quot;,&quot;container-title-short&quot;:&quot;PLoS One&quot;,&quot;accessed&quot;:{&quot;date-parts&quot;:[[2025,9,24]]},&quot;DOI&quot;:&quot;10.1371/JOURNAL.PONE.0016085&quot;,&quot;ISSN&quot;:&quot;1932-6203&quot;,&quot;PMID&quot;:&quot;21267459&quot;,&quot;URL&quot;:&quot;https://journals.plos.org/plosone/article?id=10.1371/journal.pone.0016085&quot;,&quot;issued&quot;:{&quot;date-parts&quot;:[[2011]]},&quot;page&quot;:&quot;e16085&quot;,&quot;abstract&quot;:&quot;Background Characterizing infectious disease burden in Africa is important for prioritizing and targeting limited resources for curative and preventive services and monitoring the impact of interventions.   Methods From June 1, 2006 to May 31, 2008, we estimated rates of acute lower respiratory tract illness (ALRI), diarrhea and acute febrile illness (AFI) among &gt;50,000 persons participating in population-based surveillance in impoverished, rural western Kenya (Asembo) and an informal settlement in Nairobi, Kenya (Kibera). Field workers visited households every two weeks, collecting recent illness information and performing limited exams. Participants could access free high-quality care in a designated referral clinic in each site. Incidence and longitudinal prevalence were calculated and compared using Poisson regression.   Results Incidence rates resulting in clinic visitation were the following: ALRI — 0.36 and 0.51 episodes per year for children &lt;5 years and 0.067 and 0.026 for persons ≥5 years in Asembo and Kibera, respectively; diarrhea — 0.40 and 0.71 episodes per year for children &lt;5 years and 0.09 and 0.062 for persons ≥5 years in Asembo and Kibera, respectively; AFI — 0.17 and 0.09 episodes per year for children &lt;5 years and 0.03 and 0.015 for persons ≥5 years in Asembo and Kibera, respectively. Annually, based on household visits, children &lt;5 years in Asembo and Kibera had 60 and 27 cough days, 10 and 8 diarrhea days, and 37 and 11 fever days, respectively. Household-based rates were higher than clinic rates for diarrhea and AFI, this difference being several-fold greater in the rural than urban site.   Conclusions Individuals in poor Kenyan communities still suffer from a high burden of infectious diseases, which likely hampers their development. Urban slum and rural disease incidence and clinic utilization are sufficiently disparate in Africa to warrant data from both settings for estimating burden and focusing interventions.&quot;,&quot;publisher&quot;:&quot;Public Library of Science&quot;,&quot;issue&quot;:&quot;1&quot;,&quot;volume&quot;:&quot;6&quot;},&quot;isTemporary&quot;:false},{&quot;id&quot;:&quot;0f477e37-988f-3439-bc3c-7ddccb5f8b4b&quot;,&quot;itemData&quot;:{&quot;type&quot;:&quot;article-journal&quot;,&quot;id&quot;:&quot;0f477e37-988f-3439-bc3c-7ddccb5f8b4b&quot;,&quot;title&quot;:&quot;Health &amp; Demographic Surveillance System Profile: The Nairobi Urban Health and Demographic Surveillance System (NUHDSS)&quot;,&quot;author&quot;:[{&quot;family&quot;:&quot;Beguy&quot;,&quot;given&quot;:&quot;Donatien&quot;,&quot;parse-names&quot;:false,&quot;dropping-particle&quot;:&quot;&quot;,&quot;non-dropping-particle&quot;:&quot;&quot;},{&quot;family&quot;:&quot;Elung'ata&quot;,&quot;given&quot;:&quot;Patricia&quot;,&quot;parse-names&quot;:false,&quot;dropping-particle&quot;:&quot;&quot;,&quot;non-dropping-particle&quot;:&quot;&quot;},{&quot;family&quot;:&quot;Mberu&quot;,&quot;given&quot;:&quot;Blessing&quot;,&quot;parse-names&quot;:false,&quot;dropping-particle&quot;:&quot;&quot;,&quot;non-dropping-particle&quot;:&quot;&quot;},{&quot;family&quot;:&quot;Oduor&quot;,&quot;given&quot;:&quot;Clement&quot;,&quot;parse-names&quot;:false,&quot;dropping-particle&quot;:&quot;&quot;,&quot;non-dropping-particle&quot;:&quot;&quot;},{&quot;family&quot;:&quot;Wamukoya&quot;,&quot;given&quot;:&quot;Marylene&quot;,&quot;parse-names&quot;:false,&quot;dropping-particle&quot;:&quot;&quot;,&quot;non-dropping-particle&quot;:&quot;&quot;},{&quot;family&quot;:&quot;Nganyi&quot;,&quot;given&quot;:&quot;Bonface&quot;,&quot;parse-names&quot;:false,&quot;dropping-particle&quot;:&quot;&quot;,&quot;non-dropping-particle&quot;:&quot;&quot;},{&quot;family&quot;:&quot;Ezeh&quot;,&quot;given&quot;:&quot;Alex&quot;,&quot;parse-names&quot;:false,&quot;dropping-particle&quot;:&quot;&quot;,&quot;non-dropping-particle&quot;:&quot;&quot;}],&quot;container-title&quot;:&quot;International journal of epidemiology&quot;,&quot;container-title-short&quot;:&quot;Int. J. Epidemiol.&quot;,&quot;accessed&quot;:{&quot;date-parts&quot;:[[2025,9,24]]},&quot;DOI&quot;:&quot;10.1093/IJE/DYU251&quot;,&quot;ISSN&quot;:&quot;1464-3685&quot;,&quot;PMID&quot;:&quot;25596586&quot;,&quot;URL&quot;:&quot;https://pubmed.ncbi.nlm.nih.gov/25596586/&quot;,&quot;issued&quot;:{&quot;date-parts&quot;:[[2015,5,27]]},&quot;page&quot;:&quot;462-471&quot;,&quot;abstract&quot;:&quot;The Nairobi Urban Health and Demographic Surveillance System (NUHDSS) was the first urban-based longitudinal health and demographic surveillance platform in sub-Saharan Africa (SSA). The NUHDSS was established in 2002 to provide a platform to investigate the long-term social, economic and health consequences of urban residence, and to serve as a primary research tool for intervention and impact evaluation studies focusing on the needs of the urban poor in SSA. Since its inception, the NUHDSS has successfully followed every year a population of about 65 000 individuals in 24 000 households in two slum communities-Korogocho and Viwandani-in Nairobi, Kenya. Data collected include key demographic and health information (births, deaths including verbal autopsy, in- and out-migration, immunization) and other information that characterizes living conditions in the slums (livelihood opportunities, household amenities and possessions, type of housing etc.). In addition to the routine data, it has provided a robust platform for nesting several studies examining the challenges of rapid urbanization in SSA and associated health and poverty dynamics. NUHDSS data are shared through internal and external collaborations, in accordance with the Centre's guidelines for publications, data sharing.&quot;,&quot;publisher&quot;:&quot;Int J Epidemiol&quot;,&quot;issue&quot;:&quot;2&quot;,&quot;volume&quot;:&quot;44&quot;},&quot;isTemporary&quot;:false},{&quot;id&quot;:&quot;c135ff53-db94-36ca-b906-2416e498243e&quot;,&quot;itemData&quot;:{&quot;type&quot;:&quot;article-journal&quot;,&quot;id&quot;:&quot;c135ff53-db94-36ca-b906-2416e498243e&quot;,&quot;title&quot;:&quot;Profile: The Kilifi Health and Demographic Surveillance System (KHDSS)&quot;,&quot;author&quot;:[{&quot;family&quot;:&quot;Scott&quot;,&quot;given&quot;:&quot;J. Anthony G.&quot;,&quot;parse-names&quot;:false,&quot;dropping-particle&quot;:&quot;&quot;,&quot;non-dropping-particle&quot;:&quot;&quot;},{&quot;family&quot;:&quot;Bauni&quot;,&quot;given&quot;:&quot;Evasius&quot;,&quot;parse-names&quot;:false,&quot;dropping-particle&quot;:&quot;&quot;,&quot;non-dropping-particle&quot;:&quot;&quot;},{&quot;family&quot;:&quot;Moisi&quot;,&quot;given&quot;:&quot;Jennifer C.&quot;,&quot;parse-names&quot;:false,&quot;dropping-particle&quot;:&quot;&quot;,&quot;non-dropping-particle&quot;:&quot;&quot;},{&quot;family&quot;:&quot;Ojal&quot;,&quot;given&quot;:&quot;John&quot;,&quot;parse-names&quot;:false,&quot;dropping-particle&quot;:&quot;&quot;,&quot;non-dropping-particle&quot;:&quot;&quot;},{&quot;family&quot;:&quot;Gatakaa&quot;,&quot;given&quot;:&quot;Hellen&quot;,&quot;parse-names&quot;:false,&quot;dropping-particle&quot;:&quot;&quot;,&quot;non-dropping-particle&quot;:&quot;&quot;},{&quot;family&quot;:&quot;Nyundo&quot;,&quot;given&quot;:&quot;Christopher&quot;,&quot;parse-names&quot;:false,&quot;dropping-particle&quot;:&quot;&quot;,&quot;non-dropping-particle&quot;:&quot;&quot;},{&quot;family&quot;:&quot;Molyneux&quot;,&quot;given&quot;:&quot;Catherine S.&quot;,&quot;parse-names&quot;:false,&quot;dropping-particle&quot;:&quot;&quot;,&quot;non-dropping-particle&quot;:&quot;&quot;},{&quot;family&quot;:&quot;Kombe&quot;,&quot;given&quot;:&quot;Francis&quot;,&quot;parse-names&quot;:false,&quot;dropping-particle&quot;:&quot;&quot;,&quot;non-dropping-particle&quot;:&quot;&quot;},{&quot;family&quot;:&quot;Tsofa&quot;,&quot;given&quot;:&quot;Benjamin&quot;,&quot;parse-names&quot;:false,&quot;dropping-particle&quot;:&quot;&quot;,&quot;non-dropping-particle&quot;:&quot;&quot;},{&quot;family&quot;:&quot;Marsh&quot;,&quot;given&quot;:&quot;Kevin&quot;,&quot;parse-names&quot;:false,&quot;dropping-particle&quot;:&quot;&quot;,&quot;non-dropping-particle&quot;:&quot;&quot;},{&quot;family&quot;:&quot;Peshu&quot;,&quot;given&quot;:&quot;Norbert&quot;,&quot;parse-names&quot;:false,&quot;dropping-particle&quot;:&quot;&quot;,&quot;non-dropping-particle&quot;:&quot;&quot;},{&quot;family&quot;:&quot;Williams&quot;,&quot;given&quot;:&quot;Thomas N.&quot;,&quot;parse-names&quot;:false,&quot;dropping-particle&quot;:&quot;&quot;,&quot;non-dropping-particle&quot;:&quot;&quot;}],&quot;container-title&quot;:&quot;International journal of epidemiology&quot;,&quot;container-title-short&quot;:&quot;Int. J. Epidemiol.&quot;,&quot;accessed&quot;:{&quot;date-parts&quot;:[[2025,9,24]]},&quot;DOI&quot;:&quot;10.1093/IJE/DYS062&quot;,&quot;ISSN&quot;:&quot;1464-3685&quot;,&quot;PMID&quot;:&quot;22544844&quot;,&quot;URL&quot;:&quot;https://pubmed.ncbi.nlm.nih.gov/22544844/&quot;,&quot;issued&quot;:{&quot;date-parts&quot;:[[2012,6]]},&quot;page&quot;:&quot;650-657&quot;,&quot;abstract&quot;:&quot;The Kilifi Health and Demographic Surveillance System (KHDSS), located on the Indian Ocean coast of Kenya, was established in 2000 as a record of births, pregnancies, migration events and deaths and is maintained by 4-monthly household visits. The study area was selected to capture the majority of patients admitted to Kilifi District Hospital. The KHDSS has 260 000 residents and the hospital admits 4400 paediatric patients and 3400 adult patients per year. At the hospital, morbidity events are linked in real time by a computer search of the population register. Linked surveillance was extended to KHDSS vaccine clinics in 2008. KHDSS data have been used to define the incidence of hospital presentation with childhood infectious diseases (e.g. rotavirus diarrhoea, pneumococcal disease), to test the association between genetic risk factors (e.g. thalassaemia and sickle cell disease) and infectious diseases, to define the community prevalence of chronic diseases (e.g. epilepsy), to evaluate access to health care and to calculate the operational effectiveness of major public health interventions (e.g. conjugate Haemophilus influenzae type b vaccine). Rapport with residents is maintained through an active programme of community engagement. A system of collaborative engagement exists for sharing data on survival, morbidity, socio-economic status and vaccine coverage. Published by Oxford University Press on behalf of the International Epidemiological Association © The Author 2012.&quot;,&quot;publisher&quot;:&quot;Int J Epidemiol&quot;,&quot;issue&quot;:&quot;3&quot;,&quot;volume&quot;:&quot;41&quot;},&quot;isTemporary&quot;:false},{&quot;id&quot;:&quot;1b74af9c-e166-37a2-91db-b3464e5af9f7&quot;,&quot;itemData&quot;:{&quot;type&quot;:&quot;article-journal&quot;,&quot;id&quot;:&quot;1b74af9c-e166-37a2-91db-b3464e5af9f7&quot;,&quot;title&quot;:&quot;Health and Demographic Surveillance Systems Within the Child Health and Mortality Prevention Surveillance Network&quot;,&quot;author&quot;:[{&quot;family&quot;:&quot;Cunningham&quot;,&quot;given&quot;:&quot;Solveig A&quot;,&quot;parse-names&quot;:false,&quot;dropping-particle&quot;:&quot;&quot;,&quot;non-dropping-particle&quot;:&quot;&quot;},{&quot;family&quot;:&quot;Shaikh&quot;,&quot;given&quot;:&quot;Nida I&quot;,&quot;parse-names&quot;:false,&quot;dropping-particle&quot;:&quot;&quot;,&quot;non-dropping-particle&quot;:&quot;&quot;},{&quot;family&quot;:&quot;Nhacolo&quot;,&quot;given&quot;:&quot;Ariel&quot;,&quot;parse-names&quot;:false,&quot;dropping-particle&quot;:&quot;&quot;,&quot;non-dropping-particle&quot;:&quot;&quot;},{&quot;family&quot;:&quot;Raghunathan&quot;,&quot;given&quot;:&quot;Pratima L&quot;,&quot;parse-names&quot;:false,&quot;dropping-particle&quot;:&quot;&quot;,&quot;non-dropping-particle&quot;:&quot;&quot;},{&quot;family&quot;:&quot;Kotloff&quot;,&quot;given&quot;:&quot;Karen&quot;,&quot;parse-names&quot;:false,&quot;dropping-particle&quot;:&quot;&quot;,&quot;non-dropping-particle&quot;:&quot;&quot;},{&quot;family&quot;:&quot;Naser&quot;,&quot;given&quot;:&quot;Abu Mohd&quot;,&quot;parse-names&quot;:false,&quot;dropping-particle&quot;:&quot;&quot;,&quot;non-dropping-particle&quot;:&quot;&quot;},{&quot;family&quot;:&quot;Mengesha&quot;,&quot;given&quot;:&quot;Melkamu M&quot;,&quot;parse-names&quot;:false,&quot;dropping-particle&quot;:&quot;&quot;,&quot;non-dropping-particle&quot;:&quot;&quot;},{&quot;family&quot;:&quot;Adedini&quot;,&quot;given&quot;:&quot;Sunday A&quot;,&quot;parse-names&quot;:false,&quot;dropping-particle&quot;:&quot;&quot;,&quot;non-dropping-particle&quot;:&quot;&quot;},{&quot;family&quot;:&quot;Misore&quot;,&quot;given&quot;:&quot;Thomas&quot;,&quot;parse-names&quot;:false,&quot;dropping-particle&quot;:&quot;&quot;,&quot;non-dropping-particle&quot;:&quot;&quot;},{&quot;family&quot;:&quot;Onuwchekwa&quot;,&quot;given&quot;:&quot;Uma U&quot;,&quot;parse-names&quot;:false,&quot;dropping-particle&quot;:&quot;&quot;,&quot;non-dropping-particle&quot;:&quot;&quot;},{&quot;family&quot;:&quot;Worrell&quot;,&quot;given&quot;:&quot;Mary Claire&quot;,&quot;parse-names&quot;:false,&quot;dropping-particle&quot;:&quot;&quot;,&quot;non-dropping-particle&quot;:&quot;&quot;},{&quot;family&quot;:&quot;Arifeen&quot;,&quot;given&quot;:&quot;Shams&quot;,&quot;parse-names&quot;:false,&quot;dropping-particle&quot;:&quot;&quot;,&quot;non-dropping-particle&quot;:&quot;El&quot;},{&quot;family&quot;:&quot;Assefa&quot;,&quot;given&quot;:&quot;Nega&quot;,&quot;parse-names&quot;:false,&quot;dropping-particle&quot;:&quot;&quot;,&quot;non-dropping-particle&quot;:&quot;&quot;},{&quot;family&quot;:&quot;Chowdhury&quot;,&quot;given&quot;:&quot;Atique I&quot;,&quot;parse-names&quot;:false,&quot;dropping-particle&quot;:&quot;&quot;,&quot;non-dropping-particle&quot;:&quot;&quot;},{&quot;family&quot;:&quot;Kaiser&quot;,&quot;given&quot;:&quot;Reinhard&quot;,&quot;parse-names&quot;:false,&quot;dropping-particle&quot;:&quot;&quot;,&quot;non-dropping-particle&quot;:&quot;&quot;},{&quot;family&quot;:&quot;Madhi&quot;,&quot;given&quot;:&quot;Shabir A&quot;,&quot;parse-names&quot;:false,&quot;dropping-particle&quot;:&quot;&quot;,&quot;non-dropping-particle&quot;:&quot;&quot;},{&quot;family&quot;:&quot;Mehta&quot;,&quot;given&quot;:&quot;Ashka&quot;,&quot;parse-names&quot;:false,&quot;dropping-particle&quot;:&quot;&quot;,&quot;non-dropping-particle&quot;:&quot;&quot;},{&quot;family&quot;:&quot;Obor&quot;,&quot;given&quot;:&quot;David&quot;,&quot;parse-names&quot;:false,&quot;dropping-particle&quot;:&quot;&quot;,&quot;non-dropping-particle&quot;:&quot;&quot;},{&quot;family&quot;:&quot;Sacoor&quot;,&quot;given&quot;:&quot;Charfudin&quot;,&quot;parse-names&quot;:false,&quot;dropping-particle&quot;:&quot;&quot;,&quot;non-dropping-particle&quot;:&quot;&quot;},{&quot;family&quot;:&quot;Sow&quot;,&quot;given&quot;:&quot;Samba O&quot;,&quot;parse-names&quot;:false,&quot;dropping-particle&quot;:&quot;&quot;,&quot;non-dropping-particle&quot;:&quot;&quot;},{&quot;family&quot;:&quot;Tapia&quot;,&quot;given&quot;:&quot;Milagritos D&quot;,&quot;parse-names&quot;:false,&quot;dropping-particle&quot;:&quot;&quot;,&quot;non-dropping-particle&quot;:&quot;&quot;},{&quot;family&quot;:&quot;Wilkinson&quot;,&quot;given&quot;:&quot;Amanda L&quot;,&quot;parse-names&quot;:false,&quot;dropping-particle&quot;:&quot;&quot;,&quot;non-dropping-particle&quot;:&quot;&quot;},{&quot;family&quot;:&quot;Breiman&quot;,&quot;given&quot;:&quot;Robert F&quot;,&quot;parse-names&quot;:false,&quot;dropping-particle&quot;:&quot;&quot;,&quot;non-dropping-particle&quot;:&quot;&quot;},{&quot;family&quot;:&quot;Consortium&quot;,&quot;given&quot;:&quot;Child Health and Mortality Prevention Surveillance (CHAMPS) Methods&quot;,&quot;parse-names&quot;:false,&quot;dropping-particle&quot;:&quot;&quot;,&quot;non-dropping-particle&quot;:&quot;&quot;},{&quot;family&quot;:&quot;Agaya&quot;,&quot;given&quot;:&quot;Janet&quot;,&quot;parse-names&quot;:false,&quot;dropping-particle&quot;:&quot;&quot;,&quot;non-dropping-particle&quot;:&quot;&quot;},{&quot;family&quot;:&quot;Aol&quot;,&quot;given&quot;:&quot;George&quot;,&quot;parse-names&quot;:false,&quot;dropping-particle&quot;:&quot;&quot;,&quot;non-dropping-particle&quot;:&quot;&quot;},{&quot;family&quot;:&quot;Liech&quot;,&quot;given&quot;:&quot;Stephen&quot;,&quot;parse-names&quot;:false,&quot;dropping-particle&quot;:&quot;&quot;,&quot;non-dropping-particle&quot;:&quot;&quot;},{&quot;family&quot;:&quot;Oyuga&quot;,&quot;given&quot;:&quot;Leonard&quot;,&quot;parse-names&quot;:false,&quot;dropping-particle&quot;:&quot;&quot;,&quot;non-dropping-particle&quot;:&quot;&quot;},{&quot;family&quot;:&quot;Akelo&quot;,&quot;given&quot;:&quot;Victor&quot;,&quot;parse-names&quot;:false,&quot;dropping-particle&quot;:&quot;&quot;,&quot;non-dropping-particle&quot;:&quot;&quot;},{&quot;family&quot;:&quot;Barr&quot;,&quot;given&quot;:&quot;Beth A Tippett&quot;,&quot;parse-names&quot;:false,&quot;dropping-particle&quot;:&quot;&quot;,&quot;non-dropping-particle&quot;:&quot;&quot;},{&quot;family&quot;:&quot;Zielinski-Gutierrez&quot;,&quot;given&quot;:&quot;Emily&quot;,&quot;parse-names&quot;:false,&quot;dropping-particle&quot;:&quot;&quot;,&quot;non-dropping-particle&quot;:&quot;&quot;},{&quot;family&quot;:&quot;Bari&quot;,&quot;given&quot;:&quot;Sanwarul&quot;,&quot;parse-names&quot;:false,&quot;dropping-particle&quot;:&quot;&quot;,&quot;non-dropping-particle&quot;:&quot;&quot;},{&quot;family&quot;:&quot;Rahman&quot;,&quot;given&quot;:&quot;Qazi Sadequr&quot;,&quot;parse-names&quot;:false,&quot;dropping-particle&quot;:&quot;&quot;,&quot;non-dropping-particle&quot;:&quot;&quot;},{&quot;family&quot;:&quot;Rashid&quot;,&quot;given&quot;:&quot;Md. Mamunur&quot;,&quot;parse-names&quot;:false,&quot;dropping-particle&quot;:&quot;&quot;,&quot;non-dropping-particle&quot;:&quot;&quot;},{&quot;family&quot;:&quot;Hossain&quot;,&quot;given&quot;:&quot;Tanvir&quot;,&quot;parse-names&quot;:false,&quot;dropping-particle&quot;:&quot;&quot;,&quot;non-dropping-particle&quot;:&quot;&quot;},{&quot;family&quot;:&quot;Bassat&quot;,&quot;given&quot;:&quot;Quique&quot;,&quot;parse-names&quot;:false,&quot;dropping-particle&quot;:&quot;&quot;,&quot;non-dropping-particle&quot;:&quot;&quot;},{&quot;family&quot;:&quot;Bassat&quot;,&quot;given&quot;:&quot;Quique&quot;,&quot;parse-names&quot;:false,&quot;dropping-particle&quot;:&quot;&quot;,&quot;non-dropping-particle&quot;:&quot;&quot;},{&quot;family&quot;:&quot;Filimone&quot;,&quot;given&quot;:&quot;Paulo&quot;,&quot;parse-names&quot;:false,&quot;dropping-particle&quot;:&quot;&quot;,&quot;non-dropping-particle&quot;:&quot;&quot;},{&quot;family&quot;:&quot;Hunguana&quot;,&quot;given&quot;:&quot;Aura&quot;,&quot;parse-names&quot;:false,&quot;dropping-particle&quot;:&quot;&quot;,&quot;non-dropping-particle&quot;:&quot;&quot;},{&quot;family&quot;:&quot;Jamisse&quot;,&quot;given&quot;:&quot;Edgar&quot;,&quot;parse-names&quot;:false,&quot;dropping-particle&quot;:&quot;&quot;,&quot;non-dropping-particle&quot;:&quot;&quot;},{&quot;family&quot;:&quot;Matsena&quot;,&quot;given&quot;:&quot;Teodimiro&quot;,&quot;parse-names&quot;:false,&quot;dropping-particle&quot;:&quot;&quot;,&quot;non-dropping-particle&quot;:&quot;&quot;},{&quot;family&quot;:&quot;Mandomando&quot;,&quot;given&quot;:&quot;Inacio&quot;,&quot;parse-names&quot;:false,&quot;dropping-particle&quot;:&quot;&quot;,&quot;non-dropping-particle&quot;:&quot;&quot;},{&quot;family&quot;:&quot;Malheia&quot;,&quot;given&quot;:&quot;Arlindo&quot;,&quot;parse-names&quot;:false,&quot;dropping-particle&quot;:&quot;&quot;,&quot;non-dropping-particle&quot;:&quot;&quot;},{&quot;family&quot;:&quot;Mandomando&quot;,&quot;given&quot;:&quot;Inacio&quot;,&quot;parse-names&quot;:false,&quot;dropping-particle&quot;:&quot;&quot;,&quot;non-dropping-particle&quot;:&quot;&quot;},{&quot;family&quot;:&quot;Onyango&quot;,&quot;given&quot;:&quot;Dickens&quot;,&quot;parse-names&quot;:false,&quot;dropping-particle&quot;:&quot;&quot;,&quot;non-dropping-particle&quot;:&quot;&quot;},{&quot;family&quot;:&quot;Sello&quot;,&quot;given&quot;:&quot;Matshidiso&quot;,&quot;parse-names&quot;:false,&quot;dropping-particle&quot;:&quot;&quot;,&quot;non-dropping-particle&quot;:&quot;&quot;},{&quot;family&quot;:&quot;Thaele&quot;,&quot;given&quot;:&quot;Dineo&quot;,&quot;parse-names&quot;:false,&quot;dropping-particle&quot;:&quot;&quot;,&quot;non-dropping-particle&quot;:&quot;&quot;},{&quot;family&quot;:&quot;Jambai&quot;,&quot;given&quot;:&quot;Amara&quot;,&quot;parse-names&quot;:false,&quot;dropping-particle&quot;:&quot;&quot;,&quot;non-dropping-particle&quot;:&quot;&quot;}],&quot;container-title&quot;:&quot;Clinical Infectious Diseases&quot;,&quot;accessed&quot;:{&quot;date-parts&quot;:[[2026,1,7]]},&quot;DOI&quot;:&quot;10.1093/CID/CIZ609&quot;,&quot;ISSN&quot;:&quot;1058-4838&quot;,&quot;PMID&quot;:&quot;31598663&quot;,&quot;URL&quot;:&quot;https://dx.doi.org/10.1093/cid/ciz609&quot;,&quot;issued&quot;:{&quot;date-parts&quot;:[[2019,10,9]]},&quot;page&quot;:&quot;S274-S279&quot;,&quot;abstract&quot;:&quot;Health and demographic surveillance systems (HDSSs) provide a foundation for characterizing and defining priorities and strategies for improving population health. The Child Health and Mortality Prevention Surveillance (CHAMPS) project aims to inform policy to prevent child deaths through generating causes of death from surveillance data combined with innovative diagnostic and laboratory methods. Six of the 7 sites that constitute the CHAMPS network have active HDSSs: Mozambique, Mali, Ethiopia, Kenya, Bangladesh, and South Africa; the seventh, in Sierra Leone, is in the early planning stages. This article describes the network of CHAMPS HDSSs and their role in the CHAMPS project. To generate actionable health and demographic data to prevent child deaths, the network depends on reliable demographic surveillance, and the HDSSs play this crucial role.&quot;,&quot;publisher&quot;:&quot;Oxford Academic&quot;,&quot;issue&quot;:&quot;Supplement_4&quot;,&quot;volume&quot;:&quot;69&quot;,&quot;container-title-short&quot;:&quot;&quot;},&quot;isTemporary&quot;:false}]},{&quot;citationID&quot;:&quot;MENDELEY_CITATION_4a425854-f37b-4ff9-b819-d3dd3b68898e&quot;,&quot;properties&quot;:{&quot;noteIndex&quot;:0},&quot;isEdited&quot;:false,&quot;manualOverride&quot;:{&quot;isManuallyOverridden&quot;:false,&quot;citeprocText&quot;:&quot;&lt;sup&gt;33,34&lt;/sup&gt;&quot;,&quot;manualOverrideText&quot;:&quot;&quot;},&quot;citationTag&quot;:&quot;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&quot;,&quot;citationItems&quot;:[{&quot;id&quot;:&quot;3708f6f6-08ef-33bf-b72b-947c0d012084&quot;,&quot;itemData&quot;:{&quot;type&quot;:&quot;article-journal&quot;,&quot;id&quot;:&quot;3708f6f6-08ef-33bf-b72b-947c0d012084&quot;,&quot;title&quot;:&quot;Congenital microcephaly unrelated to flavivirus exposure in coastal Kenya&quot;,&quot;author&quot;:[{&quot;family&quot;:&quot;Barsosio&quot;,&quot;given&quot;:&quot;Hellen C.&quot;,&quot;parse-names&quot;:false,&quot;dropping-particle&quot;:&quot;&quot;,&quot;non-dropping-particle&quot;:&quot;&quot;},{&quot;family&quot;:&quot;Gitonga&quot;,&quot;given&quot;:&quot;John N.&quot;,&quot;parse-names&quot;:false,&quot;dropping-particle&quot;:&quot;&quot;,&quot;non-dropping-particle&quot;:&quot;&quot;},{&quot;family&quot;:&quot;Karanja&quot;,&quot;given&quot;:&quot;Henry K.&quot;,&quot;parse-names&quot;:false,&quot;dropping-particle&quot;:&quot;&quot;,&quot;non-dropping-particle&quot;:&quot;&quot;},{&quot;family&quot;:&quot;Nyamwaya&quot;,&quot;given&quot;:&quot;Doris K.&quot;,&quot;parse-names&quot;:false,&quot;dropping-particle&quot;:&quot;&quot;,&quot;non-dropping-particle&quot;:&quot;&quot;},{&quot;family&quot;:&quot;Omuoyo&quot;,&quot;given&quot;:&quot;Donwilliams O.&quot;,&quot;parse-names&quot;:false,&quot;dropping-particle&quot;:&quot;&quot;,&quot;non-dropping-particle&quot;:&quot;&quot;},{&quot;family&quot;:&quot;Kamau&quot;,&quot;given&quot;:&quot;Everlyn&quot;,&quot;parse-names&quot;:false,&quot;dropping-particle&quot;:&quot;&quot;,&quot;non-dropping-particle&quot;:&quot;&quot;},{&quot;family&quot;:&quot;Hamaluba&quot;,&quot;given&quot;:&quot;Mainga M.&quot;,&quot;parse-names&quot;:false,&quot;dropping-particle&quot;:&quot;&quot;,&quot;non-dropping-particle&quot;:&quot;&quot;},{&quot;family&quot;:&quot;Nyiro&quot;,&quot;given&quot;:&quot;Joyce U.&quot;,&quot;parse-names&quot;:false,&quot;dropping-particle&quot;:&quot;&quot;,&quot;non-dropping-particle&quot;:&quot;&quot;},{&quot;family&quot;:&quot;Kitsao&quot;,&quot;given&quot;:&quot;Barnes S.&quot;,&quot;parse-names&quot;:false,&quot;dropping-particle&quot;:&quot;&quot;,&quot;non-dropping-particle&quot;:&quot;&quot;},{&quot;family&quot;:&quot;Nyaguara&quot;,&quot;given&quot;:&quot;Amek&quot;,&quot;parse-names&quot;:false,&quot;dropping-particle&quot;:&quot;&quot;,&quot;non-dropping-particle&quot;:&quot;&quot;},{&quot;family&quot;:&quot;Mwakio&quot;,&quot;given&quot;:&quot;Stella&quot;,&quot;parse-names&quot;:false,&quot;dropping-particle&quot;:&quot;&quot;,&quot;non-dropping-particle&quot;:&quot;&quot;},{&quot;family&quot;:&quot;Newton&quot;,&quot;given&quot;:&quot;Charles R.&quot;,&quot;parse-names&quot;:false,&quot;dropping-particle&quot;:&quot;&quot;,&quot;non-dropping-particle&quot;:&quot;&quot;},{&quot;family&quot;:&quot;Sang&quot;,&quot;given&quot;:&quot;Rosemary&quot;,&quot;parse-names&quot;:false,&quot;dropping-particle&quot;:&quot;&quot;,&quot;non-dropping-particle&quot;:&quot;&quot;},{&quot;family&quot;:&quot;Wright&quot;,&quot;given&quot;:&quot;Daniel&quot;,&quot;parse-names&quot;:false,&quot;dropping-particle&quot;:&quot;&quot;,&quot;non-dropping-particle&quot;:&quot;&quot;},{&quot;family&quot;:&quot;Sanders&quot;,&quot;given&quot;:&quot;Eduard J.&quot;,&quot;parse-names&quot;:false,&quot;dropping-particle&quot;:&quot;&quot;,&quot;non-dropping-particle&quot;:&quot;&quot;},{&quot;family&quot;:&quot;Seale&quot;,&quot;given&quot;:&quot;Anna C.&quot;,&quot;parse-names&quot;:false,&quot;dropping-particle&quot;:&quot;&quot;,&quot;non-dropping-particle&quot;:&quot;&quot;},{&quot;family&quot;:&quot;Agoti&quot;,&quot;given&quot;:&quot;Charles N.&quot;,&quot;parse-names&quot;:false,&quot;dropping-particle&quot;:&quot;&quot;,&quot;non-dropping-particle&quot;:&quot;&quot;},{&quot;family&quot;:&quot;Berkley&quot;,&quot;given&quot;:&quot;James A.&quot;,&quot;parse-names&quot;:false,&quot;dropping-particle&quot;:&quot;&quot;,&quot;non-dropping-particle&quot;:&quot;&quot;},{&quot;family&quot;:&quot;Bejon&quot;,&quot;given&quot;:&quot;Philip&quot;,&quot;parse-names&quot;:false,&quot;dropping-particle&quot;:&quot;&quot;,&quot;non-dropping-particle&quot;:&quot;&quot;},{&quot;family&quot;:&quot;Warimwe&quot;,&quot;given&quot;:&quot;George M.&quot;,&quot;parse-names&quot;:false,&quot;dropping-particle&quot;:&quot;&quot;,&quot;non-dropping-particle&quot;:&quot;&quot;}],&quot;container-title&quot;:&quot;Wellcome Open Research&quot;,&quot;container-title-short&quot;:&quot;Wellcome Open Res.&quot;,&quot;accessed&quot;:{&quot;date-parts&quot;:[[2025,12,22]]},&quot;DOI&quot;:&quot;10.12688/WELLCOMEOPENRES.15568.1/DOI&quot;,&quot;ISSN&quot;:&quot;2398502X&quot;,&quot;URL&quot;:&quot;https://pubmed.ncbi.nlm.nih.gov/32175480/&quot;,&quot;issued&quot;:{&quot;date-parts&quot;:[[2019]]},&quot;abstract&quot;:&quot;Background: Zika virus (ZIKV) was first discovered in East Africa in 1947. ZIKV has caused microcephaly in the Americas, but it is not known whether ZIKV is a cause of microcephaly in East Africa. Methods: We used surveillance data from 11,061 live births at Kilifi County Hospital in coastal Kenya between January 2012 and October 2016 to identify microcephaly cases and conducted a nested case-control study to determine risk factors for microcephaly. Gestational age at birth was estimated based on antenatal ultrasound scanning (‘Scanned cohort’) or last menstrual period (‘LMP cohort’, including births ≥37 weeks’ gestation only). Controls were newborns with head circumference Z scores between &gt;-2 and ≤2 SD that were compared to microcephaly cases in relation to ZIKV exposure and other maternal and newborn factors. Results: Of the 11,061 newborns, 214 (1.9%, 95%CI 1.69, 2.21) had microcephaly. Microcephaly prevalence was 1.0% (95%CI 0.64, 1.70, n=1529) and 2.1% (95%CI 1.81, 2.38, n=9532) in the scanned and LMP cohorts, respectively. After excluding babies &lt;2500 g (n=1199) in the LMP cohort the prevalence was 1.1% (95%CI 0.93, 1.39). Microcephaly showed an association with being born small for gestational age (p&lt;0.001) but not with ZIKV neutralising antibodies (p=0.6) or anti-ZIKV NS1 IgM response (p=0.9). No samples had a ZIKV neutralising antibody titre that was at least fourfold higher than the corresponding dengue virus (DENV) titre. No ZIKV or other flavivirus RNA was detected in cord blood from cases or controls. Conclusions: Microcephaly was prevalent in coastal Kenya, but does not appear to be related to ZIKV exposure; the ZIKV response observed in our study population was largely due to cross-reactive responses to DENV or other related flaviviruses. Further research into potential causes and the clinical consequences of microcephaly in this population is urgently needed.&quot;,&quot;publisher&quot;:&quot;F1000 Research Ltd&quot;,&quot;volume&quot;:&quot;4&quot;},&quot;isTemporary&quot;:false},{&quot;id&quot;:&quot;9d397f45-4cda-3f46-9d92-d9401adb6453&quot;,&quot;itemData&quot;:{&quot;type&quot;:&quot;article-journal&quot;,&quot;id&quot;:&quot;9d397f45-4cda-3f46-9d92-d9401adb6453&quot;,&quot;title&quot;:&quot;Naturally Acquired Rift Valley Fever Virus Neutralizing Antibodies Predominantly Target the Gn Glycoprotein&quot;,&quot;author&quot;:[{&quot;family&quot;:&quot;Wright&quot;,&quot;given&quot;:&quot;Daniel&quot;,&quot;parse-names&quot;:false,&quot;dropping-particle&quot;:&quot;&quot;,&quot;non-dropping-particle&quot;:&quot;&quot;},{&quot;family&quot;:&quot;Allen&quot;,&quot;given&quot;:&quot;Elizabeth R.&quot;,&quot;parse-names&quot;:false,&quot;dropping-particle&quot;:&quot;&quot;,&quot;non-dropping-particle&quot;:&quot;&quot;},{&quot;family&quot;:&quot;Clark&quot;,&quot;given&quot;:&quot;Madeleine H.A.&quot;,&quot;parse-names&quot;:false,&quot;dropping-particle&quot;:&quot;&quot;,&quot;non-dropping-particle&quot;:&quot;&quot;},{&quot;family&quot;:&quot;Gitonga&quot;,&quot;given&quot;:&quot;John N.&quot;,&quot;parse-names&quot;:false,&quot;dropping-particle&quot;:&quot;&quot;,&quot;non-dropping-particle&quot;:&quot;&quot;},{&quot;family&quot;:&quot;Karanja&quot;,&quot;given&quot;:&quot;Henry K.&quot;,&quot;parse-names&quot;:false,&quot;dropping-particle&quot;:&quot;&quot;,&quot;non-dropping-particle&quot;:&quot;&quot;},{&quot;family&quot;:&quot;Hulswit&quot;,&quot;given&quot;:&quot;Ruben J.G.&quot;,&quot;parse-names&quot;:false,&quot;dropping-particle&quot;:&quot;&quot;,&quot;non-dropping-particle&quot;:&quot;&quot;},{&quot;family&quot;:&quot;Taylor&quot;,&quot;given&quot;:&quot;Iona&quot;,&quot;parse-names&quot;:false,&quot;dropping-particle&quot;:&quot;&quot;,&quot;non-dropping-particle&quot;:&quot;&quot;},{&quot;family&quot;:&quot;Biswas&quot;,&quot;given&quot;:&quot;Sumi&quot;,&quot;parse-names&quot;:false,&quot;dropping-particle&quot;:&quot;&quot;,&quot;non-dropping-particle&quot;:&quot;&quot;},{&quot;family&quot;:&quot;Marshall&quot;,&quot;given&quot;:&quot;Jennifer&quot;,&quot;parse-names&quot;:false,&quot;dropping-particle&quot;:&quot;&quot;,&quot;non-dropping-particle&quot;:&quot;&quot;},{&quot;family&quot;:&quot;Mwololo&quot;,&quot;given&quot;:&quot;Damaris&quot;,&quot;parse-names&quot;:false,&quot;dropping-particle&quot;:&quot;&quot;,&quot;non-dropping-particle&quot;:&quot;&quot;},{&quot;family&quot;:&quot;Muriuki&quot;,&quot;given&quot;:&quot;John&quot;,&quot;parse-names&quot;:false,&quot;dropping-particle&quot;:&quot;&quot;,&quot;non-dropping-particle&quot;:&quot;&quot;},{&quot;family&quot;:&quot;Bett&quot;,&quot;given&quot;:&quot;Bernard&quot;,&quot;parse-names&quot;:false,&quot;dropping-particle&quot;:&quot;&quot;,&quot;non-dropping-particle&quot;:&quot;&quot;},{&quot;family&quot;:&quot;Bowden&quot;,&quot;given&quot;:&quot;Thomas A.&quot;,&quot;parse-names&quot;:false,&quot;dropping-particle&quot;:&quot;&quot;,&quot;non-dropping-particle&quot;:&quot;&quot;},{&quot;family&quot;:&quot;Warimwe&quot;,&quot;given&quot;:&quot;George M.&quot;,&quot;parse-names&quot;:false,&quot;dropping-particle&quot;:&quot;&quot;,&quot;non-dropping-particle&quot;:&quot;&quot;}],&quot;container-title&quot;:&quot;iScience&quot;,&quot;container-title-short&quot;:&quot;iScience&quot;,&quot;accessed&quot;:{&quot;date-parts&quot;:[[2025,12,22]]},&quot;DOI&quot;:&quot;10.1016/J.ISCI.2020.101669&quot;,&quot;ISSN&quot;:&quot;25890042&quot;,&quot;PMID&quot;:&quot;33134899&quot;,&quot;URL&quot;:&quot;https://pmc.ncbi.nlm.nih.gov/articles/PMC7588868/&quot;,&quot;issued&quot;:{&quot;date-parts&quot;:[[2020,11,20]]},&quot;page&quot;:&quot;101669&quot;,&quot;abstract&quot;:&quot;Rift Valley fever (RVF) is a viral hemorrhagic disease first discovered in Kenya in 1930. Numerous animal studies have demonstrated that protective immunity is acquired following RVF virus (RVFV) infection and that this correlates with acquisition of virus-neutralizing antibodies (nAbs) that target the viral envelope glycoproteins. However, naturally acquired immunity to RVF in humans is poorly described. Here, we characterized the immune response to the viral envelope glycoproteins, Gn and Gc, in RVFV-exposed Kenyan adults. Long-lived IgG (dominated by IgG1 subclass) and T cell responses were detected against both Gn and Gc. However, antigen-specific antibody depletion experiments showed that Gn-specific antibodies dominate the RVFV nAb response. IgG avidity against Gn, but not Gc, correlated with nAb titers. These data are consistent with the greater level of immune accessibility of Gn on the viral envelope surface and confirm the importance of Gn as an integral component for RVF vaccine development.&quot;,&quot;publisher&quot;:&quot;Elsevier Inc.&quot;,&quot;issue&quot;:&quot;11&quot;,&quot;volume&quot;:&quot;23&quot;},&quot;isTemporary&quot;:false}]},{&quot;citationID&quot;:&quot;MENDELEY_CITATION_092c296c-71e0-4522-a361-347f322af96a&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&quot;,&quot;citationItems&quot;:[{&quot;id&quot;:&quot;1f20ff2d-206d-38e0-9f4c-5b2bcca75e0c&quot;,&quot;itemData&quot;:{&quot;type&quot;:&quot;article-journal&quot;,&quot;id&quot;:&quot;1f20ff2d-206d-38e0-9f4c-5b2bcca75e0c&quot;,&quot;title&quot;:&quot;Seroprevalence of anti–SARS-CoV-2 IgG antibodies in Kenyan blood donors&quot;,&quot;author&quot;:[{&quot;family&quot;:&quot;Uyoga&quot;,&quot;given&quot;:&quot;Sophie&quot;,&quot;parse-names&quot;:false,&quot;dropping-particle&quot;:&quot;&quot;,&quot;non-dropping-particle&quot;:&quot;&quot;},{&quot;family&quot;:&quot;Adetifa&quot;,&quot;given&quot;:&quot;Ifedayo M.O.&quot;,&quot;parse-names&quot;:false,&quot;dropping-particle&quot;:&quot;&quot;,&quot;non-dropping-particle&quot;:&quot;&quot;},{&quot;family&quot;:&quot;Karanja&quot;,&quot;given&quot;:&quot;Henry K.&quot;,&quot;parse-names&quot;:false,&quot;dropping-particle&quot;:&quot;&quot;,&quot;non-dropping-particle&quot;:&quot;&quot;},{&quot;family&quot;:&quot;Nyagwange&quot;,&quot;given&quot;:&quot;James&quot;,&quot;parse-names&quot;:false,&quot;dropping-particle&quot;:&quot;&quot;,&quot;non-dropping-particle&quot;:&quot;&quot;},{&quot;family&quot;:&quot;Tuju&quot;,&quot;given&quot;:&quot;James&quot;,&quot;parse-names&quot;:false,&quot;dropping-particle&quot;:&quot;&quot;,&quot;non-dropping-particle&quot;:&quot;&quot;},{&quot;family&quot;:&quot;Wanjiku&quot;,&quot;given&quot;:&quot;Perpetual&quot;,&quot;parse-names&quot;:false,&quot;dropping-particle&quot;:&quot;&quot;,&quot;non-dropping-particle&quot;:&quot;&quot;},{&quot;family&quot;:&quot;Aman&quot;,&quot;given&quot;:&quot;Rashid&quot;,&quot;parse-names&quot;:false,&quot;dropping-particle&quot;:&quot;&quot;,&quot;non-dropping-particle&quot;:&quot;&quot;},{&quot;family&quot;:&quot;Mwangangi&quot;,&quot;given&quot;:&quot;Mercy&quot;,&quot;parse-names&quot;:false,&quot;dropping-particle&quot;:&quot;&quot;,&quot;non-dropping-particle&quot;:&quot;&quot;},{&quot;family&quot;:&quot;Amoth&quot;,&quot;given&quot;:&quot;Patrick&quot;,&quot;parse-names&quot;:false,&quot;dropping-particle&quot;:&quot;&quot;,&quot;non-dropping-particle&quot;:&quot;&quot;},{&quot;family&quot;:&quot;Kasera&quot;,&quot;given&quot;:&quot;Kadondi&quot;,&quot;parse-names&quot;:false,&quot;dropping-particle&quot;:&quot;&quot;,&quot;non-dropping-particle&quot;:&quot;&quot;},{&quot;family&quot;:&quot;Ng'Ang'A&quot;,&quot;given&quot;:&quot;Wangari&quot;,&quot;parse-names&quot;:false,&quot;dropping-particle&quot;:&quot;&quot;,&quot;non-dropping-particle&quot;:&quot;&quot;},{&quot;family&quot;:&quot;Rombo&quot;,&quot;given&quot;:&quot;Charles&quot;,&quot;parse-names&quot;:false,&quot;dropping-particle&quot;:&quot;&quot;,&quot;non-dropping-particle&quot;:&quot;&quot;},{&quot;family&quot;:&quot;Yegon&quot;,&quot;given&quot;:&quot;Christine&quot;,&quot;parse-names&quot;:false,&quot;dropping-particle&quot;:&quot;&quot;,&quot;non-dropping-particle&quot;:&quot;&quot;},{&quot;family&quot;:&quot;Kithi&quot;,&quot;given&quot;:&quot;Khamisi&quot;,&quot;parse-names&quot;:false,&quot;dropping-particle&quot;:&quot;&quot;,&quot;non-dropping-particle&quot;:&quot;&quot;},{&quot;family&quot;:&quot;Odhiambo&quot;,&quot;given&quot;:&quot;Elizabeth&quot;,&quot;parse-names&quot;:false,&quot;dropping-particle&quot;:&quot;&quot;,&quot;non-dropping-particle&quot;:&quot;&quot;},{&quot;family&quot;:&quot;Rotich&quot;,&quot;given&quot;:&quot;Thomas&quot;,&quot;parse-names&quot;:false,&quot;dropping-particle&quot;:&quot;&quot;,&quot;non-dropping-particle&quot;:&quot;&quot;},{&quot;family&quot;:&quot;Orgut&quot;,&quot;given&quot;:&quot;Irene&quot;,&quot;parse-names&quot;:false,&quot;dropping-particle&quot;:&quot;&quot;,&quot;non-dropping-particle&quot;:&quot;&quot;},{&quot;family&quot;:&quot;Kihara&quot;,&quot;given&quot;:&quot;Sammy&quot;,&quot;parse-names&quot;:false,&quot;dropping-particle&quot;:&quot;&quot;,&quot;non-dropping-particle&quot;:&quot;&quot;},{&quot;family&quot;:&quot;Otiende&quot;,&quot;given&quot;:&quot;Mark&quot;,&quot;parse-names&quot;:false,&quot;dropping-particle&quot;:&quot;&quot;,&quot;non-dropping-particle&quot;:&quot;&quot;},{&quot;family&quot;:&quot;Bottomley&quot;,&quot;given&quot;:&quot;Christian&quot;,&quot;parse-names&quot;:false,&quot;dropping-particle&quot;:&quot;&quot;,&quot;non-dropping-particle&quot;:&quot;&quot;},{&quot;family&quot;:&quot;Mupe&quot;,&quot;given&quot;:&quot;Zonia N.&quot;,&quot;parse-names&quot;:false,&quot;dropping-particle&quot;:&quot;&quot;,&quot;non-dropping-particle&quot;:&quot;&quot;},{&quot;family&quot;:&quot;Kagucia&quot;,&quot;given&quot;:&quot;Eunice W.&quot;,&quot;parse-names&quot;:false,&quot;dropping-particle&quot;:&quot;&quot;,&quot;non-dropping-particle&quot;:&quot;&quot;},{&quot;family&quot;:&quot;Gallagher&quot;,&quot;given&quot;:&quot;Katherine E.&quot;,&quot;parse-names&quot;:false,&quot;dropping-particle&quot;:&quot;&quot;,&quot;non-dropping-particle&quot;:&quot;&quot;},{&quot;family&quot;:&quot;Etyang&quot;,&quot;given&quot;:&quot;Anthony&quot;,&quot;parse-names&quot;:false,&quot;dropping-particle&quot;:&quot;&quot;,&quot;non-dropping-particle&quot;:&quot;&quot;},{&quot;family&quot;:&quot;Voller&quot;,&quot;given&quot;:&quot;Shirine&quot;,&quot;parse-names&quot;:false,&quot;dropping-particle&quot;:&quot;&quot;,&quot;non-dropping-particle&quot;:&quot;&quot;},{&quot;family&quot;:&quot;Gitonga&quot;,&quot;given&quot;:&quot;John N.&quot;,&quot;parse-names&quot;:false,&quot;dropping-particle&quot;:&quot;&quot;,&quot;non-dropping-particle&quot;:&quot;&quot;},{&quot;family&quot;:&quot;Mugo&quot;,&quot;given&quot;:&quot;Daisy&quot;,&quot;parse-names&quot;:false,&quot;dropping-particle&quot;:&quot;&quot;,&quot;non-dropping-particle&quot;:&quot;&quot;},{&quot;family&quot;:&quot;Agoti&quot;,&quot;given&quot;:&quot;Charles N.&quot;,&quot;parse-names&quot;:false,&quot;dropping-particle&quot;:&quot;&quot;,&quot;non-dropping-particle&quot;:&quot;&quot;},{&quot;family&quot;:&quot;Otieno&quot;,&quot;given&quot;:&quot;Edward&quot;,&quot;parse-names&quot;:false,&quot;dropping-particle&quot;:&quot;&quot;,&quot;non-dropping-particle&quot;:&quot;&quot;},{&quot;family&quot;:&quot;Ndwiga&quot;,&quot;given&quot;:&quot;Leonard&quot;,&quot;parse-names&quot;:false,&quot;dropping-particle&quot;:&quot;&quot;,&quot;non-dropping-particle&quot;:&quot;&quot;},{&quot;family&quot;:&quot;Lambe&quot;,&quot;given&quot;:&quot;Teresa&quot;,&quot;parse-names&quot;:false,&quot;dropping-particle&quot;:&quot;&quot;,&quot;non-dropping-particle&quot;:&quot;&quot;},{&quot;family&quot;:&quot;Wright&quot;,&quot;given&quot;:&quot;Daniel&quot;,&quot;parse-names&quot;:false,&quot;dropping-particle&quot;:&quot;&quot;,&quot;non-dropping-particle&quot;:&quot;&quot;},{&quot;family&quot;:&quot;Barasa&quot;,&quot;given&quot;:&quot;Edwine&quot;,&quot;parse-names&quot;:false,&quot;dropping-particle&quot;:&quot;&quot;,&quot;non-dropping-particle&quot;:&quot;&quot;},{&quot;family&quot;:&quot;Tsofa&quot;,&quot;given&quot;:&quot;Benjamin&quot;,&quot;parse-names&quot;:false,&quot;dropping-particle&quot;:&quot;&quot;,&quot;non-dropping-particle&quot;:&quot;&quot;},{&quot;family&quot;:&quot;Bejon&quot;,&quot;given&quot;:&quot;Philip&quot;,&quot;parse-names&quot;:false,&quot;dropping-particle&quot;:&quot;&quot;,&quot;non-dropping-particle&quot;:&quot;&quot;},{&quot;family&quot;:&quot;Ochola-Oyier&quot;,&quot;given&quot;:&quot;Lynette I.&quot;,&quot;parse-names&quot;:false,&quot;dropping-particle&quot;:&quot;&quot;,&quot;non-dropping-particle&quot;:&quot;&quot;},{&quot;family&quot;:&quot;Agweyu&quot;,&quot;given&quot;:&quot;Ambrose&quot;,&quot;parse-names&quot;:false,&quot;dropping-particle&quot;:&quot;&quot;,&quot;non-dropping-particle&quot;:&quot;&quot;},{&quot;family&quot;:&quot;Scott&quot;,&quot;given&quot;:&quot;J. Anthony G.&quot;,&quot;parse-names&quot;:false,&quot;dropping-particle&quot;:&quot;&quot;,&quot;non-dropping-particle&quot;:&quot;&quot;},{&quot;family&quot;:&quot;Warimwe&quot;,&quot;given&quot;:&quot;George M.&quot;,&quot;parse-names&quot;:false,&quot;dropping-particle&quot;:&quot;&quot;,&quot;non-dropping-particle&quot;:&quot;&quot;}],&quot;container-title&quot;:&quot;Science (New York, N.y.)&quot;,&quot;container-title-short&quot;:&quot;Science&quot;,&quot;accessed&quot;:{&quot;date-parts&quot;:[[2026,1,12]]},&quot;DOI&quot;:&quot;10.1126/SCIENCE.ABE1916&quot;,&quot;ISSN&quot;:&quot;10959203&quot;,&quot;PMID&quot;:&quot;33177105&quot;,&quot;URL&quot;:&quot;https://pmc.ncbi.nlm.nih.gov/articles/PMC7877494/&quot;,&quot;issued&quot;:{&quot;date-parts&quot;:[[2020,1,1]]},&quot;page&quot;:&quot;79&quot;,&quot;abstract&quot;:&quot;The spread of severe acute respiratory syndrome coronavirus 2 (SARS-CoV-2) in Africa is poorly described. The first case of SARS-CoV-2 in Kenya was reported on 12 March 2020, and an overwhelming number of cases and deaths were expected, but by 31 July 2020, there were only 20, 636 cases and 341 deaths. However, the extent of SARS-CoV-2 exposure in the community remains unknown. We determined the prevalence of anti-SARS-CoV-2 immunoglobulin G among blood donors in Kenya in April-June 2020. Crude seroprevalence was 5.6% (174 of 3098). Population-weighted, testperformance- adjusted national seroprevalence was 4.3% (95% confidence interval, 2.9 to 5.8%) and was highest in urban counties Mombasa (8.0%), Nairobi (7.3%), and Kisumu (5.5%). SARS-CoV-2 exposure is more extensive than indicated by case-based surveillance, and these results will help guide the pandemic response in Kenya and across Africa.&quot;,&quot;publisher&quot;:&quot;American Association for the Advancement of Science&quot;,&quot;issue&quot;:&quot;6524&quot;,&quot;volume&quot;:&quot;371&quot;},&quot;isTemporary&quot;:false}]},{&quot;citationID&quot;:&quot;MENDELEY_CITATION_4dc6a7f8-e7e0-4cb0-b008-992356eb20f0&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&quot;,&quot;citationItems&quot;:[{&quot;id&quot;:&quot;1f20ff2d-206d-38e0-9f4c-5b2bcca75e0c&quot;,&quot;itemData&quot;:{&quot;type&quot;:&quot;article-journal&quot;,&quot;id&quot;:&quot;1f20ff2d-206d-38e0-9f4c-5b2bcca75e0c&quot;,&quot;title&quot;:&quot;Seroprevalence of anti–SARS-CoV-2 IgG antibodies in Kenyan blood donors&quot;,&quot;author&quot;:[{&quot;family&quot;:&quot;Uyoga&quot;,&quot;given&quot;:&quot;Sophie&quot;,&quot;parse-names&quot;:false,&quot;dropping-particle&quot;:&quot;&quot;,&quot;non-dropping-particle&quot;:&quot;&quot;},{&quot;family&quot;:&quot;Adetifa&quot;,&quot;given&quot;:&quot;Ifedayo M.O.&quot;,&quot;parse-names&quot;:false,&quot;dropping-particle&quot;:&quot;&quot;,&quot;non-dropping-particle&quot;:&quot;&quot;},{&quot;family&quot;:&quot;Karanja&quot;,&quot;given&quot;:&quot;Henry K.&quot;,&quot;parse-names&quot;:false,&quot;dropping-particle&quot;:&quot;&quot;,&quot;non-dropping-particle&quot;:&quot;&quot;},{&quot;family&quot;:&quot;Nyagwange&quot;,&quot;given&quot;:&quot;James&quot;,&quot;parse-names&quot;:false,&quot;dropping-particle&quot;:&quot;&quot;,&quot;non-dropping-particle&quot;:&quot;&quot;},{&quot;family&quot;:&quot;Tuju&quot;,&quot;given&quot;:&quot;James&quot;,&quot;parse-names&quot;:false,&quot;dropping-particle&quot;:&quot;&quot;,&quot;non-dropping-particle&quot;:&quot;&quot;},{&quot;family&quot;:&quot;Wanjiku&quot;,&quot;given&quot;:&quot;Perpetual&quot;,&quot;parse-names&quot;:false,&quot;dropping-particle&quot;:&quot;&quot;,&quot;non-dropping-particle&quot;:&quot;&quot;},{&quot;family&quot;:&quot;Aman&quot;,&quot;given&quot;:&quot;Rashid&quot;,&quot;parse-names&quot;:false,&quot;dropping-particle&quot;:&quot;&quot;,&quot;non-dropping-particle&quot;:&quot;&quot;},{&quot;family&quot;:&quot;Mwangangi&quot;,&quot;given&quot;:&quot;Mercy&quot;,&quot;parse-names&quot;:false,&quot;dropping-particle&quot;:&quot;&quot;,&quot;non-dropping-particle&quot;:&quot;&quot;},{&quot;family&quot;:&quot;Amoth&quot;,&quot;given&quot;:&quot;Patrick&quot;,&quot;parse-names&quot;:false,&quot;dropping-particle&quot;:&quot;&quot;,&quot;non-dropping-particle&quot;:&quot;&quot;},{&quot;family&quot;:&quot;Kasera&quot;,&quot;given&quot;:&quot;Kadondi&quot;,&quot;parse-names&quot;:false,&quot;dropping-particle&quot;:&quot;&quot;,&quot;non-dropping-particle&quot;:&quot;&quot;},{&quot;family&quot;:&quot;Ng'Ang'A&quot;,&quot;given&quot;:&quot;Wangari&quot;,&quot;parse-names&quot;:false,&quot;dropping-particle&quot;:&quot;&quot;,&quot;non-dropping-particle&quot;:&quot;&quot;},{&quot;family&quot;:&quot;Rombo&quot;,&quot;given&quot;:&quot;Charles&quot;,&quot;parse-names&quot;:false,&quot;dropping-particle&quot;:&quot;&quot;,&quot;non-dropping-particle&quot;:&quot;&quot;},{&quot;family&quot;:&quot;Yegon&quot;,&quot;given&quot;:&quot;Christine&quot;,&quot;parse-names&quot;:false,&quot;dropping-particle&quot;:&quot;&quot;,&quot;non-dropping-particle&quot;:&quot;&quot;},{&quot;family&quot;:&quot;Kithi&quot;,&quot;given&quot;:&quot;Khamisi&quot;,&quot;parse-names&quot;:false,&quot;dropping-particle&quot;:&quot;&quot;,&quot;non-dropping-particle&quot;:&quot;&quot;},{&quot;family&quot;:&quot;Odhiambo&quot;,&quot;given&quot;:&quot;Elizabeth&quot;,&quot;parse-names&quot;:false,&quot;dropping-particle&quot;:&quot;&quot;,&quot;non-dropping-particle&quot;:&quot;&quot;},{&quot;family&quot;:&quot;Rotich&quot;,&quot;given&quot;:&quot;Thomas&quot;,&quot;parse-names&quot;:false,&quot;dropping-particle&quot;:&quot;&quot;,&quot;non-dropping-particle&quot;:&quot;&quot;},{&quot;family&quot;:&quot;Orgut&quot;,&quot;given&quot;:&quot;Irene&quot;,&quot;parse-names&quot;:false,&quot;dropping-particle&quot;:&quot;&quot;,&quot;non-dropping-particle&quot;:&quot;&quot;},{&quot;family&quot;:&quot;Kihara&quot;,&quot;given&quot;:&quot;Sammy&quot;,&quot;parse-names&quot;:false,&quot;dropping-particle&quot;:&quot;&quot;,&quot;non-dropping-particle&quot;:&quot;&quot;},{&quot;family&quot;:&quot;Otiende&quot;,&quot;given&quot;:&quot;Mark&quot;,&quot;parse-names&quot;:false,&quot;dropping-particle&quot;:&quot;&quot;,&quot;non-dropping-particle&quot;:&quot;&quot;},{&quot;family&quot;:&quot;Bottomley&quot;,&quot;given&quot;:&quot;Christian&quot;,&quot;parse-names&quot;:false,&quot;dropping-particle&quot;:&quot;&quot;,&quot;non-dropping-particle&quot;:&quot;&quot;},{&quot;family&quot;:&quot;Mupe&quot;,&quot;given&quot;:&quot;Zonia N.&quot;,&quot;parse-names&quot;:false,&quot;dropping-particle&quot;:&quot;&quot;,&quot;non-dropping-particle&quot;:&quot;&quot;},{&quot;family&quot;:&quot;Kagucia&quot;,&quot;given&quot;:&quot;Eunice W.&quot;,&quot;parse-names&quot;:false,&quot;dropping-particle&quot;:&quot;&quot;,&quot;non-dropping-particle&quot;:&quot;&quot;},{&quot;family&quot;:&quot;Gallagher&quot;,&quot;given&quot;:&quot;Katherine E.&quot;,&quot;parse-names&quot;:false,&quot;dropping-particle&quot;:&quot;&quot;,&quot;non-dropping-particle&quot;:&quot;&quot;},{&quot;family&quot;:&quot;Etyang&quot;,&quot;given&quot;:&quot;Anthony&quot;,&quot;parse-names&quot;:false,&quot;dropping-particle&quot;:&quot;&quot;,&quot;non-dropping-particle&quot;:&quot;&quot;},{&quot;family&quot;:&quot;Voller&quot;,&quot;given&quot;:&quot;Shirine&quot;,&quot;parse-names&quot;:false,&quot;dropping-particle&quot;:&quot;&quot;,&quot;non-dropping-particle&quot;:&quot;&quot;},{&quot;family&quot;:&quot;Gitonga&quot;,&quot;given&quot;:&quot;John N.&quot;,&quot;parse-names&quot;:false,&quot;dropping-particle&quot;:&quot;&quot;,&quot;non-dropping-particle&quot;:&quot;&quot;},{&quot;family&quot;:&quot;Mugo&quot;,&quot;given&quot;:&quot;Daisy&quot;,&quot;parse-names&quot;:false,&quot;dropping-particle&quot;:&quot;&quot;,&quot;non-dropping-particle&quot;:&quot;&quot;},{&quot;family&quot;:&quot;Agoti&quot;,&quot;given&quot;:&quot;Charles N.&quot;,&quot;parse-names&quot;:false,&quot;dropping-particle&quot;:&quot;&quot;,&quot;non-dropping-particle&quot;:&quot;&quot;},{&quot;family&quot;:&quot;Otieno&quot;,&quot;given&quot;:&quot;Edward&quot;,&quot;parse-names&quot;:false,&quot;dropping-particle&quot;:&quot;&quot;,&quot;non-dropping-particle&quot;:&quot;&quot;},{&quot;family&quot;:&quot;Ndwiga&quot;,&quot;given&quot;:&quot;Leonard&quot;,&quot;parse-names&quot;:false,&quot;dropping-particle&quot;:&quot;&quot;,&quot;non-dropping-particle&quot;:&quot;&quot;},{&quot;family&quot;:&quot;Lambe&quot;,&quot;given&quot;:&quot;Teresa&quot;,&quot;parse-names&quot;:false,&quot;dropping-particle&quot;:&quot;&quot;,&quot;non-dropping-particle&quot;:&quot;&quot;},{&quot;family&quot;:&quot;Wright&quot;,&quot;given&quot;:&quot;Daniel&quot;,&quot;parse-names&quot;:false,&quot;dropping-particle&quot;:&quot;&quot;,&quot;non-dropping-particle&quot;:&quot;&quot;},{&quot;family&quot;:&quot;Barasa&quot;,&quot;given&quot;:&quot;Edwine&quot;,&quot;parse-names&quot;:false,&quot;dropping-particle&quot;:&quot;&quot;,&quot;non-dropping-particle&quot;:&quot;&quot;},{&quot;family&quot;:&quot;Tsofa&quot;,&quot;given&quot;:&quot;Benjamin&quot;,&quot;parse-names&quot;:false,&quot;dropping-particle&quot;:&quot;&quot;,&quot;non-dropping-particle&quot;:&quot;&quot;},{&quot;family&quot;:&quot;Bejon&quot;,&quot;given&quot;:&quot;Philip&quot;,&quot;parse-names&quot;:false,&quot;dropping-particle&quot;:&quot;&quot;,&quot;non-dropping-particle&quot;:&quot;&quot;},{&quot;family&quot;:&quot;Ochola-Oyier&quot;,&quot;given&quot;:&quot;Lynette I.&quot;,&quot;parse-names&quot;:false,&quot;dropping-particle&quot;:&quot;&quot;,&quot;non-dropping-particle&quot;:&quot;&quot;},{&quot;family&quot;:&quot;Agweyu&quot;,&quot;given&quot;:&quot;Ambrose&quot;,&quot;parse-names&quot;:false,&quot;dropping-particle&quot;:&quot;&quot;,&quot;non-dropping-particle&quot;:&quot;&quot;},{&quot;family&quot;:&quot;Scott&quot;,&quot;given&quot;:&quot;J. Anthony G.&quot;,&quot;parse-names&quot;:false,&quot;dropping-particle&quot;:&quot;&quot;,&quot;non-dropping-particle&quot;:&quot;&quot;},{&quot;family&quot;:&quot;Warimwe&quot;,&quot;given&quot;:&quot;George M.&quot;,&quot;parse-names&quot;:false,&quot;dropping-particle&quot;:&quot;&quot;,&quot;non-dropping-particle&quot;:&quot;&quot;}],&quot;container-title&quot;:&quot;Science (New York, N.y.)&quot;,&quot;container-title-short&quot;:&quot;Science&quot;,&quot;accessed&quot;:{&quot;date-parts&quot;:[[2026,1,12]]},&quot;DOI&quot;:&quot;10.1126/SCIENCE.ABE1916&quot;,&quot;ISSN&quot;:&quot;10959203&quot;,&quot;PMID&quot;:&quot;33177105&quot;,&quot;URL&quot;:&quot;https://pmc.ncbi.nlm.nih.gov/articles/PMC7877494/&quot;,&quot;issued&quot;:{&quot;date-parts&quot;:[[2020,1,1]]},&quot;page&quot;:&quot;79&quot;,&quot;abstract&quot;:&quot;The spread of severe acute respiratory syndrome coronavirus 2 (SARS-CoV-2) in Africa is poorly described. The first case of SARS-CoV-2 in Kenya was reported on 12 March 2020, and an overwhelming number of cases and deaths were expected, but by 31 July 2020, there were only 20, 636 cases and 341 deaths. However, the extent of SARS-CoV-2 exposure in the community remains unknown. We determined the prevalence of anti-SARS-CoV-2 immunoglobulin G among blood donors in Kenya in April-June 2020. Crude seroprevalence was 5.6% (174 of 3098). Population-weighted, testperformance- adjusted national seroprevalence was 4.3% (95% confidence interval, 2.9 to 5.8%) and was highest in urban counties Mombasa (8.0%), Nairobi (7.3%), and Kisumu (5.5%). SARS-CoV-2 exposure is more extensive than indicated by case-based surveillance, and these results will help guide the pandemic response in Kenya and across Africa.&quot;,&quot;publisher&quot;:&quot;American Association for the Advancement of Science&quot;,&quot;issue&quot;:&quot;6524&quot;,&quot;volume&quot;:&quot;371&quot;},&quot;isTemporary&quot;:false}]},{&quot;citationID&quot;:&quot;MENDELEY_CITATION_0ffd8c3f-8d08-435b-87e7-d8e9ee1a755a&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&quot;,&quot;citationItems&quot;:[{&quot;id&quot;:&quot;384d6d1a-5592-3c07-befc-a8e1f6ce54b1&quot;,&quot;itemData&quot;:{&quot;type&quot;:&quot;article-journal&quot;,&quot;id&quot;:&quot;384d6d1a-5592-3c07-befc-a8e1f6ce54b1&quot;,&quot;title&quot;:&quot;Chikungunya virus seroprevalence among febrile patients in selected health facilities in Mount Elgon region, Kenya&quot;,&quot;author&quot;:[{&quot;family&quot;:&quot;Kageha&quot;,&quot;given&quot;:&quot;Sheila&quot;,&quot;parse-names&quot;:false,&quot;dropping-particle&quot;:&quot;&quot;,&quot;non-dropping-particle&quot;:&quot;&quot;},{&quot;family&quot;:&quot;Ngoi&quot;,&quot;given&quot;:&quot;Joyce Mwongeli&quot;,&quot;parse-names&quot;:false,&quot;dropping-particle&quot;:&quot;&quot;,&quot;non-dropping-particle&quot;:&quot;&quot;},{&quot;family&quot;:&quot;Kubo&quot;,&quot;given&quot;:&quot;Toru&quot;,&quot;parse-names&quot;:false,&quot;dropping-particle&quot;:&quot;&quot;,&quot;non-dropping-particle&quot;:&quot;&quot;},{&quot;family&quot;:&quot;Morita&quot;,&quot;given&quot;:&quot;Kouichi&quot;,&quot;parse-names&quot;:false,&quot;dropping-particle&quot;:&quot;&quot;,&quot;non-dropping-particle&quot;:&quot;&quot;},{&quot;family&quot;:&quot;Mwau&quot;,&quot;given&quot;:&quot;Moses Matilu&quot;,&quot;parse-names&quot;:false,&quot;dropping-particle&quot;:&quot;&quot;,&quot;non-dropping-particle&quot;:&quot;&quot;}],&quot;container-title&quot;:&quot;PLOS Neglected Tropical Diseases&quot;,&quot;container-title-short&quot;:&quot;PLoS Negl. Trop. Dis.&quot;,&quot;accessed&quot;:{&quot;date-parts&quot;:[[2026,1,23]]},&quot;DOI&quot;:&quot;10.1371/JOURNAL.PNTD.0012169&quot;,&quot;ISSN&quot;:&quot;1935-2735&quot;,&quot;PMID&quot;:&quot;41468397&quot;,&quot;URL&quot;:&quot;https://journals.plos.org/plosntds/article?id=10.1371/journal.pntd.0012169&quot;,&quot;issued&quot;:{&quot;date-parts&quot;:[[2025,12,1]]},&quot;page&quot;:&quot;e0012169&quot;,&quot;abstract&quot;:&quot;Background Chikungunya is an emerging vector-borne disease of global significance, known for causing acute illness characterized by fever and severe arthralgia, which can evolve to chronic arthritis and rheumatism especially in elderly patients. While febrile illness and arthralgia are common clinical presentations among residents of Mount Elgon (Mt. Elgon), the role of chikungunya virus as a causative agent is undocumented. This study aimed to assess the prevalence of antibodies against Chikungunya Virus (CHIKV) antigens in patients presenting with acute febrile illnesses (AFI) in Mt. Elgon region, Kenya.   Methods This cross-sectional seroprevalence study involved febrile patients visiting selected health facilities in the region. Serum samples were collected and screened for 1gG + IgM + IgA antibodies using an indirect Enzyme Linked Immunosorbent Assay (ELISA). Positive samples were further analyzed using standard plaque reduction neutralization assay (PRNT) on Vero (Biken) E6 cell cultures for confirmation of presence of neutralizing antibodies against CHIKV.   Results ELISA results indicated that 317/1359 (23.33%) serum samples were positive for CHIKV antibodies. Of these, 305 samples (96.21%) were subjected to PRNT, 127 samples (9.3%) tested positive for CHIKV neutralizing antibodies.   Conclusion These findings indicate active circulation of CHIKV in Mt. Elgon region. This underscores the need for enhanced surveillance and monitoring strategies to mitigate the risk of potential outbreaks in the future.&quot;,&quot;publisher&quot;:&quot;Public Library of Science&quot;,&quot;issue&quot;:&quot;12&quot;,&quot;volume&quot;:&quot;19&quot;},&quot;isTemporary&quot;:false}]},{&quot;citationID&quot;:&quot;MENDELEY_CITATION_fde31a11-fb7f-4332-856a-2e1888a70c2f&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&quot;,&quot;citationItems&quot;:[{&quot;id&quot;:&quot;c993a5bf-c627-381d-938e-6ca1d0bc4aef&quot;,&quot;itemData&quot;:{&quot;type&quot;:&quot;article-journal&quot;,&quot;id&quot;:&quot;c993a5bf-c627-381d-938e-6ca1d0bc4aef&quot;,&quot;title&quot;:&quot;Risk factors associated with dengue and chikungunya seroprevalence and seroconversion among urban populations in western and coastal Kenya&quot;,&quot;author&quot;:[{&quot;family&quot;:&quot;Bayrau&quot;,&quot;given&quot;:&quot;Bethel Alebel&quot;,&quot;parse-names&quot;:false,&quot;dropping-particle&quot;:&quot;&quot;,&quot;non-dropping-particle&quot;:&quot;&quot;},{&quot;family&quot;:&quot;Ichura&quot;,&quot;given&quot;:&quot;Caroline&quot;,&quot;parse-names&quot;:false,&quot;dropping-particle&quot;:&quot;&quot;,&quot;non-dropping-particle&quot;:&quot;&quot;},{&quot;family&quot;:&quot;Tariq&quot;,&quot;given&quot;:&quot;Amna&quot;,&quot;parse-names&quot;:false,&quot;dropping-particle&quot;:&quot;&quot;,&quot;non-dropping-particle&quot;:&quot;&quot;},{&quot;family&quot;:&quot;Winter&quot;,&quot;given&quot;:&quot;Christabel Achieng&quot;,&quot;parse-names&quot;:false,&quot;dropping-particle&quot;:&quot;&quot;,&quot;non-dropping-particle&quot;:&quot;&quot;},{&quot;family&quot;:&quot;Amugongo&quot;,&quot;given&quot;:&quot;Jael Sagina&quot;,&quot;parse-names&quot;:false,&quot;dropping-particle&quot;:&quot;&quot;,&quot;non-dropping-particle&quot;:&quot;&quot;},{&quot;family&quot;:&quot;Okuta&quot;,&quot;given&quot;:&quot;Victoria Atieno&quot;,&quot;parse-names&quot;:false,&quot;dropping-particle&quot;:&quot;&quot;,&quot;non-dropping-particle&quot;:&quot;&quot;},{&quot;family&quot;:&quot;Mwambingu&quot;,&quot;given&quot;:&quot;Laura Wanjala&quot;,&quot;parse-names&quot;:false,&quot;dropping-particle&quot;:&quot;&quot;,&quot;non-dropping-particle&quot;:&quot;&quot;},{&quot;family&quot;:&quot;Ogamba&quot;,&quot;given&quot;:&quot;Kevin Onyango&quot;,&quot;parse-names&quot;:false,&quot;dropping-particle&quot;:&quot;&quot;,&quot;non-dropping-particle&quot;:&quot;&quot;},{&quot;family&quot;:&quot;Shaita&quot;,&quot;given&quot;:&quot;Karren Nyumbile&quot;,&quot;parse-names&quot;:false,&quot;dropping-particle&quot;:&quot;&quot;,&quot;non-dropping-particle&quot;:&quot;&quot;},{&quot;family&quot;:&quot;Ronga&quot;,&quot;given&quot;:&quot;Charles Ochieng&quot;,&quot;parse-names&quot;:false,&quot;dropping-particle&quot;:&quot;&quot;,&quot;non-dropping-particle&quot;:&quot;&quot;},{&quot;family&quot;:&quot;Chebii&quot;,&quot;given&quot;:&quot;Philip&quot;,&quot;parse-names&quot;:false,&quot;dropping-particle&quot;:&quot;&quot;,&quot;non-dropping-particle&quot;:&quot;&quot;},{&quot;family&quot;:&quot;Malumbo&quot;,&quot;given&quot;:&quot;Said Lipi&quot;,&quot;parse-names&quot;:false,&quot;dropping-particle&quot;:&quot;&quot;,&quot;non-dropping-particle&quot;:&quot;&quot;},{&quot;family&quot;:&quot;Godana&quot;,&quot;given&quot;:&quot;Omar Katana&quot;,&quot;parse-names&quot;:false,&quot;dropping-particle&quot;:&quot;&quot;,&quot;non-dropping-particle&quot;:&quot;&quot;},{&quot;family&quot;:&quot;Jembe&quot;,&quot;given&quot;:&quot;Zainabu Jawa&quot;,&quot;parse-names&quot;:false,&quot;dropping-particle&quot;:&quot;&quot;,&quot;non-dropping-particle&quot;:&quot;&quot;},{&quot;family&quot;:&quot;Ng’ang’a&quot;,&quot;given&quot;:&quot;Charles M.&quot;,&quot;parse-names&quot;:false,&quot;dropping-particle&quot;:&quot;&quot;,&quot;non-dropping-particle&quot;:&quot;&quot;},{&quot;family&quot;:&quot;Mshahame&quot;,&quot;given&quot;:&quot;Mwangosho Mazera&quot;,&quot;parse-names&quot;:false,&quot;dropping-particle&quot;:&quot;&quot;,&quot;non-dropping-particle&quot;:&quot;&quot;},{&quot;family&quot;:&quot;Buyukcangaz&quot;,&quot;given&quot;:&quot;Esra&quot;,&quot;parse-names&quot;:false,&quot;dropping-particle&quot;:&quot;&quot;,&quot;non-dropping-particle&quot;:&quot;&quot;},{&quot;family&quot;:&quot;Migliore&quot;,&quot;given&quot;:&quot;Eleonora&quot;,&quot;parse-names&quot;:false,&quot;dropping-particle&quot;:&quot;&quot;,&quot;non-dropping-particle&quot;:&quot;&quot;},{&quot;family&quot;:&quot;Bisanzio&quot;,&quot;given&quot;:&quot;Donal&quot;,&quot;parse-names&quot;:false,&quot;dropping-particle&quot;:&quot;&quot;,&quot;non-dropping-particle&quot;:&quot;&quot;},{&quot;family&quot;:&quot;Ndenga&quot;,&quot;given&quot;:&quot;Bryson&quot;,&quot;parse-names&quot;:false,&quot;dropping-particle&quot;:&quot;&quot;,&quot;non-dropping-particle&quot;:&quot;&quot;},{&quot;family&quot;:&quot;Mutuku&quot;,&quot;given&quot;:&quot;Francis&quot;,&quot;parse-names&quot;:false,&quot;dropping-particle&quot;:&quot;&quot;,&quot;non-dropping-particle&quot;:&quot;&quot;},{&quot;family&quot;:&quot;LaBeaud&quot;,&quot;given&quot;:&quot;Angelle Desiree&quot;,&quot;parse-names&quot;:false,&quot;dropping-particle&quot;:&quot;&quot;,&quot;non-dropping-particle&quot;:&quot;&quot;}],&quot;container-title&quot;:&quot;PLOS Neglected Tropical Diseases&quot;,&quot;container-title-short&quot;:&quot;PLoS Negl. Trop. Dis.&quot;,&quot;accessed&quot;:{&quot;date-parts&quot;:[[2026,1,1]]},&quot;DOI&quot;:&quot;10.1371/JOURNAL.PNTD.0013740&quot;,&quot;ISSN&quot;:&quot;1935-2735&quot;,&quot;URL&quot;:&quot;https://journals.plos.org/plosntds/article?id=10.1371/journal.pntd.0013740&quot;,&quot;issued&quot;:{&quot;date-parts&quot;:[[2025,11,24]]},&quot;page&quot;:&quot;e0013740&quot;,&quot;abstract&quot;:&quot;Background Dengue virus (DENV) and chikungunya virus (CHIKV) are arboviruses that are endemic to Kenya. Most DENV infections are asymptomatic resulting in underreporting of cases and symptomatic cases are often misdiagnosed as malaria. Past studies focusing on arboviruses in Kenya are mostly limited to outbreak periods, leaving a gap in knowledge about inter-epidemic arboviral prevalence and associated risk factors. In this study, we aim to determine the risk factors for seroprevalence of and seroconversion to DENV and CHIKV among urban populations in two sites in Kenya.   Methodology/Principal Findings In this prospective cohort study, 4,529 participants were recruited by household from two urban sites in Kenya: Kisumu in the west and Ukunda in the coast. Participants were followed from December 2019 until February 2022 at 6-month intervals. Questionnaire data and blood samples were collected for demographic and serologic data, respectively. If a participant had a febrile illness during the study, they were registered for a sick visit, treated and blood samples were taken to test for acute DENV or CHIKV infection by RT-PCR. Our results showed a 22.8% (1,033/4529) seropositivity rate for DENV and a 21.4% (969/4,529) seropositivity rate for CHIKV; 9% (409/4529) were found to be seropositive for both. DENV and CHIKV seropositivity was more common on the coast (43.9% vs. 6% with p &lt; 0.01for DENV, 22.6% vs. 20.5% with p = 0.09 for CHIKV) than in the west and among adults than children (30.8% vs 11.5% with p &lt; 0.01 for DENV, 32.4% vs 5.9% with p &lt; 0.01 for CHIKV). Of the total participants, 4% (183/4529) and 3% (136/4529) seroconverted for DENV and CHIKV, respectively, during the 2-year study period. In our multivariate analysis, controlling for variables in a stepwise selection, being from the coastal site and of older age were the main risk factors for DENV seropositivity while being from the coastal site, having greater levels of education, and crowding in the household were significant risk factors for CHIKV seropositivity. In those participants who were newly exposed to these viruses during the study period, being from the coastal site, high socioeconomic status (SES), and not having window screens in the household were the significant risk factors for both DENV and CHIKV seroconversion.   Conclusions/Significance Our results show significant DENV and CHIKV seropositivity among adults and children in urban western and coastal Kenya and evidence of active circulation of both DENV and CHIKV between 2019 and 2022. There were higher rates of seropositivity and active circulation on the coast where past outbreaks have occurred. Although lower education and socioeconomic status (SES) were reported as risk factors for arboviral infections in the past, we found more risk of seropositivity among individuals with higher SES and education, demonstrating the community-wide risk of seropositivity in urban settings. Our findings highlight the need for active surveillance of arboviruses and interventions in Kenya, especially on the coast.&quot;,&quot;publisher&quot;:&quot;Public Library of Science&quot;,&quot;issue&quot;:&quot;11&quot;,&quot;volume&quot;:&quot;19&quot;},&quot;isTemporary&quot;:false}]},{&quot;citationID&quot;:&quot;MENDELEY_CITATION_64284ab3-f190-4d6c-a1f1-113ed8109f32&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&quot;,&quot;citationItems&quot;:[{&quot;id&quot;:&quot;92dbc69e-4d61-3a6c-8c8f-7847057a36b3&quot;,&quot;itemData&quot;:{&quot;type&quot;:&quot;article-journal&quot;,&quot;id&quot;:&quot;92dbc69e-4d61-3a6c-8c8f-7847057a36b3&quot;,&quot;title&quot;:&quot;Spatiotemporal overlapping of dengue, chikungunya, and malaria infections in children in Kenya&quot;,&quot;author&quot;:[{&quot;family&quot;:&quot;Khan&quot;,&quot;given&quot;:&quot;Aslam&quot;,&quot;parse-names&quot;:false,&quot;dropping-particle&quot;:&quot;&quot;,&quot;non-dropping-particle&quot;:&quot;&quot;},{&quot;family&quot;:&quot;Bisanzio&quot;,&quot;given&quot;:&quot;Donal&quot;,&quot;parse-names&quot;:false,&quot;dropping-particle&quot;:&quot;&quot;,&quot;non-dropping-particle&quot;:&quot;&quot;},{&quot;family&quot;:&quot;Mutuku&quot;,&quot;given&quot;:&quot;Francis&quot;,&quot;parse-names&quot;:false,&quot;dropping-particle&quot;:&quot;&quot;,&quot;non-dropping-particle&quot;:&quot;&quot;},{&quot;family&quot;:&quot;Ndenga&quot;,&quot;given&quot;:&quot;Bryson&quot;,&quot;parse-names&quot;:false,&quot;dropping-particle&quot;:&quot;&quot;,&quot;non-dropping-particle&quot;:&quot;&quot;},{&quot;family&quot;:&quot;Grossi-Soyster&quot;,&quot;given&quot;:&quot;Elysse N.&quot;,&quot;parse-names&quot;:false,&quot;dropping-particle&quot;:&quot;&quot;,&quot;non-dropping-particle&quot;:&quot;&quot;},{&quot;family&quot;:&quot;Jembe&quot;,&quot;given&quot;:&quot;Zainab&quot;,&quot;parse-names&quot;:false,&quot;dropping-particle&quot;:&quot;&quot;,&quot;non-dropping-particle&quot;:&quot;&quot;},{&quot;family&quot;:&quot;Maina&quot;,&quot;given&quot;:&quot;Priscilla W.&quot;,&quot;parse-names&quot;:false,&quot;dropping-particle&quot;:&quot;&quot;,&quot;non-dropping-particle&quot;:&quot;&quot;},{&quot;family&quot;:&quot;Chebii&quot;,&quot;given&quot;:&quot;Philip K.&quot;,&quot;parse-names&quot;:false,&quot;dropping-particle&quot;:&quot;&quot;,&quot;non-dropping-particle&quot;:&quot;&quot;},{&quot;family&quot;:&quot;Ronga&quot;,&quot;given&quot;:&quot;Charles O.&quot;,&quot;parse-names&quot;:false,&quot;dropping-particle&quot;:&quot;&quot;,&quot;non-dropping-particle&quot;:&quot;&quot;},{&quot;family&quot;:&quot;Okuta&quot;,&quot;given&quot;:&quot;Victoria&quot;,&quot;parse-names&quot;:false,&quot;dropping-particle&quot;:&quot;&quot;,&quot;non-dropping-particle&quot;:&quot;&quot;},{&quot;family&quot;:&quot;LaBeaud&quot;,&quot;given&quot;:&quot;A. Desiree&quot;,&quot;parse-names&quot;:false,&quot;dropping-particle&quot;:&quot;&quot;,&quot;non-dropping-particle&quot;:&quot;&quot;}],&quot;container-title&quot;:&quot;BMC Infectious Diseases 2023 23:1&quot;,&quot;accessed&quot;:{&quot;date-parts&quot;:[[2025,11,17]]},&quot;DOI&quot;:&quot;10.1186/S12879-023-08157-4&quot;,&quot;ISSN&quot;:&quot;1471-2334&quot;,&quot;PMID&quot;:&quot;36991340&quot;,&quot;URL&quot;:&quot;https://bmcinfectdis.biomedcentral.com/articles/10.1186/s12879-023-08157-4&quot;,&quot;issued&quot;:{&quot;date-parts&quot;:[[2023,3,29]]},&quot;page&quot;:&quot;183-&quot;,&quot;abstract&quot;:&quot;Malaria, chikungunya virus (CHIKV), and dengue virus (DENV) are endemic causes of fever among children in Kenya. The risks of infection are multifactorial and may be influenced by built and social environments. The high resolution overlapping of these diseases and factors affecting their spatial heterogeneity has not been investigated in Kenya. From 2014-2018, we prospectively followed a cohort of children from four communities in both coastal and western Kenya. Overall, 9.8% were CHIKV seropositive, 5.5% were DENV seropositive, and 39.1% were malaria positive (3521 children tested). The spatial analysis identified hot-spots for all three diseases in each site and in multiple years. The results of the model showed that the risk of exposure was linked to demographics with common factors for the three diseases including the presence of litter, crowded households, and higher wealth in these communities. These insights are of high importance to improve surveillance and targeted control of mosquito-borne diseases in Kenya.&quot;,&quot;publisher&quot;:&quot;BioMed Central&quot;,&quot;issue&quot;:&quot;1&quot;,&quot;volume&quot;:&quot;23&quot;,&quot;container-title-short&quot;:&quot;&quot;},&quot;isTemporary&quot;:false}]},{&quot;citationID&quot;:&quot;MENDELEY_CITATION_4346cf3c-6e13-442e-ab8c-ffc6369f59ef&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&quot;,&quot;citationItems&quot;:[{&quot;id&quot;:&quot;92ec4b9f-ccec-396b-8fbd-195a92009c47&quot;,&quot;itemData&quot;:{&quot;type&quot;:&quot;article-journal&quot;,&quot;id&quot;:&quot;92ec4b9f-ccec-396b-8fbd-195a92009c47&quot;,&quot;title&quot;:&quot;Predicting the ecological niches of Aedes aegypti s.l. using maximum entropy in Kenya&quot;,&quot;author&quot;:[{&quot;family&quot;:&quot;Muchiri&quot;,&quot;given&quot;:&quot;Samuel K.&quot;,&quot;parse-names&quot;:false,&quot;dropping-particle&quot;:&quot;&quot;,&quot;non-dropping-particle&quot;:&quot;&quot;},{&quot;family&quot;:&quot;Musau&quot;,&quot;given&quot;:&quot;Moses M.&quot;,&quot;parse-names&quot;:false,&quot;dropping-particle&quot;:&quot;&quot;,&quot;non-dropping-particle&quot;:&quot;&quot;},{&quot;family&quot;:&quot;Mwaniki&quot;,&quot;given&quot;:&quot;Paul&quot;,&quot;parse-names&quot;:false,&quot;dropping-particle&quot;:&quot;&quot;,&quot;non-dropping-particle&quot;:&quot;&quot;},{&quot;family&quot;:&quot;Kirimi&quot;,&quot;given&quot;:&quot;Fridah&quot;,&quot;parse-names&quot;:false,&quot;dropping-particle&quot;:&quot;&quot;,&quot;non-dropping-particle&quot;:&quot;&quot;},{&quot;family&quot;:&quot;Agutu&quot;,&quot;given&quot;:&quot;Nathan O.&quot;,&quot;parse-names&quot;:false,&quot;dropping-particle&quot;:&quot;&quot;,&quot;non-dropping-particle&quot;:&quot;&quot;},{&quot;family&quot;:&quot;Okiro&quot;,&quot;given&quot;:&quot;Emelda A.&quot;,&quot;parse-names&quot;:false,&quot;dropping-particle&quot;:&quot;&quot;,&quot;non-dropping-particle&quot;:&quot;&quot;},{&quot;family&quot;:&quot;Dellicour&quot;,&quot;given&quot;:&quot;Simon&quot;,&quot;parse-names&quot;:false,&quot;dropping-particle&quot;:&quot;&quot;,&quot;non-dropping-particle&quot;:&quot;&quot;},{&quot;family&quot;:&quot;Snow&quot;,&quot;given&quot;:&quot;Robert W.&quot;,&quot;parse-names&quot;:false,&quot;dropping-particle&quot;:&quot;&quot;,&quot;non-dropping-particle&quot;:&quot;&quot;}],&quot;container-title&quot;:&quot;Frontiers in Tropical Diseases&quot;,&quot;accessed&quot;:{&quot;date-parts&quot;:[[2025,11,7]]},&quot;DOI&quot;:&quot;10.3389/FITD.2025.1641807/BIBTEX&quot;,&quot;ISSN&quot;:&quot;26737515&quot;,&quot;URL&quot;:&quot;http://www.vectormap.si.edu&quot;,&quot;issued&quot;:{&quot;date-parts&quot;:[[2025,10,6]]},&quot;page&quot;:&quot;1641807&quot;,&quot;abstract&quot;:&quot;Background: To evaluate the human population at risk of arboviral illnesses and improve vector and disease surveillance, it is crucial to model the probability of occurrence of impactful mosquitoes such as Aedes aegypti sensu lato (s.l.) which transmits dengue and Chikungunya etc. While majority of studies on Aedes distributions have focused on global ecological niche modelling (ENM), there is need to build local vector niche models using national data to design targeted vector surveillance and control strategies. Here, we built a spatial inventory of Aedes aegypti s.l. and applied a national-wide ENM approach to predict the probability of occurrence of Ae. aegypti s.l. across Kenya. Methods: Occurrence data on Aedes aegypti s.l. from 2000 to 2024 were assembled from the Global Biodiversity Information Facility (GBIF), Walter Reed Biosystematics Unit’s (WRBU) VectorMap, and online literature searches. A maximum entropy approach was used to predict Ae. aegypti s.l. probability of occurrence in Kenya for 2024 at ~5 x 5 km resolution, using the occurrence data assembled and environmental covariates: population density, daytime and nighttime land surface temperature (LST), enhanced vegetation index (EVI), elevation, and land cover. Model performance was evaluated using the area under the curve (AUC) metric. Results: A total of 291 unique locations reported positive identification of Ae. aegypti s.l. Population density, daytime and nighttime LST were the most influential predictors. The models predicted high probabilities of occurrence of Ae. aegypti s.l. along the coast, northeastern and western Kenya, and in urban centres, while lower probabilities were predicted in sparsely populated areas. The models achieved a mean AUC value of 0.732 (0.653-0.779), indicating a moderate performance. Conclusion: The predicted distribution of Ae. aegypti s.l. can guide vector surveillance in high-risk areas and help identify populations at risk of arboviral diseases like dengue fever and Chikungunya, aiding in future outbreak preparedness.&quot;,&quot;publisher&quot;:&quot;Frontiers Media SA&quot;,&quot;issue&quot;:&quot;3&quot;,&quot;volume&quot;:&quot;6&quot;,&quot;container-title-short&quot;:&quot;&quot;},&quot;isTemporary&quot;:false}]},{&quot;citationID&quot;:&quot;MENDELEY_CITATION_ad679fc1-7bb5-45d5-bf5a-d9bdbcc55b78&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&quot;,&quot;citationItems&quot;:[{&quot;id&quot;:&quot;8f8fe7a4-7204-38c8-a962-a604864025a1&quot;,&quot;itemData&quot;:{&quot;type&quot;:&quot;article-journal&quot;,&quot;id&quot;:&quot;8f8fe7a4-7204-38c8-a962-a604864025a1&quot;,&quot;title&quot;:&quot;Seroprevalence of Infections with Dengue, Rift Valley Fever and Chikungunya Viruses in Kenya, 2007&quot;,&quot;author&quot;:[{&quot;family&quot;:&quot;Ochieng&quot;,&quot;given&quot;:&quot;Caroline&quot;,&quot;parse-names&quot;:false,&quot;dropping-particle&quot;:&quot;&quot;,&quot;non-dropping-particle&quot;:&quot;&quot;},{&quot;family&quot;:&quot;Ahenda&quot;,&quot;given&quot;:&quot;Petronella&quot;,&quot;parse-names&quot;:false,&quot;dropping-particle&quot;:&quot;&quot;,&quot;non-dropping-particle&quot;:&quot;&quot;},{&quot;family&quot;:&quot;Vittor&quot;,&quot;given&quot;:&quot;Amy Y.&quot;,&quot;parse-names&quot;:false,&quot;dropping-particle&quot;:&quot;&quot;,&quot;non-dropping-particle&quot;:&quot;&quot;},{&quot;family&quot;:&quot;Nyoka&quot;,&quot;given&quot;:&quot;Raymond&quot;,&quot;parse-names&quot;:false,&quot;dropping-particle&quot;:&quot;&quot;,&quot;non-dropping-particle&quot;:&quot;&quot;},{&quot;family&quot;:&quot;Gikunju&quot;,&quot;given&quot;:&quot;Stella&quot;,&quot;parse-names&quot;:false,&quot;dropping-particle&quot;:&quot;&quot;,&quot;non-dropping-particle&quot;:&quot;&quot;},{&quot;family&quot;:&quot;Wachira&quot;,&quot;given&quot;:&quot;Cyrus&quot;,&quot;parse-names&quot;:false,&quot;dropping-particle&quot;:&quot;&quot;,&quot;non-dropping-particle&quot;:&quot;&quot;},{&quot;family&quot;:&quot;Waiboci&quot;,&quot;given&quot;:&quot;Lilian&quot;,&quot;parse-names&quot;:false,&quot;dropping-particle&quot;:&quot;&quot;,&quot;non-dropping-particle&quot;:&quot;&quot;},{&quot;family&quot;:&quot;Umuro&quot;,&quot;given&quot;:&quot;Mamo&quot;,&quot;parse-names&quot;:false,&quot;dropping-particle&quot;:&quot;&quot;,&quot;non-dropping-particle&quot;:&quot;&quot;},{&quot;family&quot;:&quot;Kim&quot;,&quot;given&quot;:&quot;Andrea A.&quot;,&quot;parse-names&quot;:false,&quot;dropping-particle&quot;:&quot;&quot;,&quot;non-dropping-particle&quot;:&quot;&quot;},{&quot;family&quot;:&quot;Nderitu&quot;,&quot;given&quot;:&quot;Leonard&quot;,&quot;parse-names&quot;:false,&quot;dropping-particle&quot;:&quot;&quot;,&quot;non-dropping-particle&quot;:&quot;&quot;},{&quot;family&quot;:&quot;Juma&quot;,&quot;given&quot;:&quot;Bonventure&quot;,&quot;parse-names&quot;:false,&quot;dropping-particle&quot;:&quot;&quot;,&quot;non-dropping-particle&quot;:&quot;&quot;},{&quot;family&quot;:&quot;Montgomery&quot;,&quot;given&quot;:&quot;Joel M.&quot;,&quot;parse-names&quot;:false,&quot;dropping-particle&quot;:&quot;&quot;,&quot;non-dropping-particle&quot;:&quot;&quot;},{&quot;family&quot;:&quot;Breiman&quot;,&quot;given&quot;:&quot;Robert F.&quot;,&quot;parse-names&quot;:false,&quot;dropping-particle&quot;:&quot;&quot;,&quot;non-dropping-particle&quot;:&quot;&quot;},{&quot;family&quot;:&quot;Fields&quot;,&quot;given&quot;:&quot;Barry&quot;,&quot;parse-names&quot;:false,&quot;dropping-particle&quot;:&quot;&quot;,&quot;non-dropping-particle&quot;:&quot;&quot;}],&quot;container-title&quot;:&quot;PLOS ONE&quot;,&quot;container-title-short&quot;:&quot;PLoS One&quot;,&quot;accessed&quot;:{&quot;date-parts&quot;:[[2025,9,24]]},&quot;DOI&quot;:&quot;10.1371/JOURNAL.PONE.0132645&quot;,&quot;ISSN&quot;:&quot;1932-6203&quot;,&quot;PMID&quot;:&quot;26177451&quot;,&quot;URL&quot;:&quot;https://journals.plos.org/plosone/article?id=10.1371/journal.pone.0132645&quot;,&quot;issued&quot;:{&quot;date-parts&quot;:[[2015,7,15]]},&quot;page&quot;:&quot;e0132645&quot;,&quot;abstract&quot;:&quot;Arthropod-borne viruses are a major constituent of emerging infectious diseases worldwide, but limited data are available on the prevalence, distribution, and risk factors for transmission in Kenya and East Africa. In this study, we used 1,091 HIV-negative blood specimens from the 2007 Kenya AIDS Indicator Survey (KAIS 2007) to test for the presence of IgG antibodies to dengue virus (DENV), chikungunya virus (CHIKV) and Rift Valley fever virus (RVFV).The KAIS 2007 was a national population-based survey conducted by the Government of Kenya to provide comprehensive information needed to address the HIV/AIDS epidemic. Antibody testing for arboviruses was performed on stored blood specimens from KAIS 2007 through a two-step sandwich IgG ELISA using either commercially available kits or CDC-developed assays. Out of the 1,091 samples tested, 210 (19.2%) were positive for IgG antibodies against at least one of the three arboviruses. DENV was the most common of the three viruses tested (12.5% positive), followed by RVFV and CHIKV (4.5% and 0.97%, respectively). For DENV and RVFV, the participant’s province of residence was significantly associated (P≤.01) with seropositivity. Seroprevalence of DENV and RVFV increased with age, while there was no correlation between province of residence/age and seropositivity for CHIKV. Females had twelve times higher odds of exposure to CHIK as opposed to DENV and RVFV where both males and females had the same odds of exposure. Lack of education was significantly associated with a higher odds of previous infection with either DENV or RVFV (p &lt;0.01). These data show that a number of people are at risk of arbovirus infections depending on their geographic location in Kenya and transmission of these pathogens is greater than previously appreciated. This poses a public health risk, especially for DENV.&quot;,&quot;publisher&quot;:&quot;Public Library of Science&quot;,&quot;issue&quot;:&quot;7&quot;,&quot;volume&quot;:&quot;10&quot;},&quot;isTemporary&quot;:false}]},{&quot;citationID&quot;:&quot;MENDELEY_CITATION_122e71f1-39f2-4e77-b28f-58f68bcc3b65&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&quot;,&quot;citationItems&quot;:[{&quot;id&quot;:&quot;eaa79e58-8507-37a6-8493-d7e36976f409&quot;,&quot;itemData&quot;:{&quot;type&quot;:&quot;article-journal&quot;,&quot;id&quot;:&quot;eaa79e58-8507-37a6-8493-d7e36976f409&quot;,&quot;title&quot;:&quot;Rift Valley fever in Kenya: history of epizootics and identification of vulnerable districts&quot;,&quot;author&quot;:[{&quot;family&quot;:&quot;Murithi&quot;,&quot;given&quot;:&quot;R. M.&quot;,&quot;parse-names&quot;:false,&quot;dropping-particle&quot;:&quot;&quot;,&quot;non-dropping-particle&quot;:&quot;&quot;},{&quot;family&quot;:&quot;Munyua&quot;,&quot;given&quot;:&quot;P.&quot;,&quot;parse-names&quot;:false,&quot;dropping-particle&quot;:&quot;&quot;,&quot;non-dropping-particle&quot;:&quot;&quot;},{&quot;family&quot;:&quot;Ithondeka&quot;,&quot;given&quot;:&quot;P. M.&quot;,&quot;parse-names&quot;:false,&quot;dropping-particle&quot;:&quot;&quot;,&quot;non-dropping-particle&quot;:&quot;&quot;},{&quot;family&quot;:&quot;MacHaria&quot;,&quot;given&quot;:&quot;J. M.&quot;,&quot;parse-names&quot;:false,&quot;dropping-particle&quot;:&quot;&quot;,&quot;non-dropping-particle&quot;:&quot;&quot;},{&quot;family&quot;:&quot;Hightower&quot;,&quot;given&quot;:&quot;A.&quot;,&quot;parse-names&quot;:false,&quot;dropping-particle&quot;:&quot;&quot;,&quot;non-dropping-particle&quot;:&quot;&quot;},{&quot;family&quot;:&quot;Luman&quot;,&quot;given&quot;:&quot;E. T.&quot;,&quot;parse-names&quot;:false,&quot;dropping-particle&quot;:&quot;&quot;,&quot;non-dropping-particle&quot;:&quot;&quot;},{&quot;family&quot;:&quot;Breiman&quot;,&quot;given&quot;:&quot;R. F.&quot;,&quot;parse-names&quot;:false,&quot;dropping-particle&quot;:&quot;&quot;,&quot;non-dropping-particle&quot;:&quot;&quot;},{&quot;family&quot;:&quot;Njenga&quot;,&quot;given&quot;:&quot;M. Kariuki&quot;,&quot;parse-names&quot;:false,&quot;dropping-particle&quot;:&quot;&quot;,&quot;non-dropping-particle&quot;:&quot;&quot;}],&quot;container-title&quot;:&quot;Epidemiology &amp; Infection&quot;,&quot;container-title-short&quot;:&quot;Epidemiol. Infect.&quot;,&quot;accessed&quot;:{&quot;date-parts&quot;:[[2026,3,3]]},&quot;DOI&quot;:&quot;10.1017/S0950268810001020&quot;,&quot;ISSN&quot;:&quot;09502688&quot;,&quot;PMID&quot;:&quot;20478084&quot;,&quot;URL&quot;:&quot;https://www.cambridge.org/core/journals/epidemiology-and-infection/article/rift-valley-fever-in-kenya-history-of-epizootics-and-identification-of-vulnerable-districts/7B13D8FE12B569F4E9237D03F3C0F47A&quot;,&quot;issued&quot;:{&quot;date-parts&quot;:[[2011,3]]},&quot;page&quot;:&quot;372-380&quot;,&quot;abstract&quot;:&quot;Since Kenya first reported Rift Valley fever (RVF)-like disease in livestock in 1912, the country has reported the most frequent epizootics of RVF disease. To determine the pattern of disease spread across the country after its introduction in 1912, and to identify regions vulnerable to the periodic epizootics, annual livestock disease records at the Department of Veterinary Services from 1910 to 2007 were analysed in order to document the number and location of RVF-infected livestock herds. A total of 38/69 (55%) administrative districts in the country had reported RVF epizootics by the end of 2007. During the 1912–1950 period, the disease was confined to a district in Rift Valley province that is prone to flooding and where livestock were raised in proximity with wildlife. Between 1951 and 2007, 11 national RVF epizootics were recorded with an average inter-epizootic period of 3·6 years (range 1–7 years); in addition, all epizootics occurred in years when the average annual rainfall increased by more than 50% in the affected districts. Whereas the first two national epizootics in 1951 and 1955 were confined to eight districts in the Rift Valley province, there was a sustained epizootic between 1961 and 1964 that spread the virus to over 30% of the districts across six out of eight provinces. The Western and Nyanza provinces, located on the southwestern region of the country, had never reported RVF infections by 2007. The probability of a district being involved in a national epizootic was fivefold higher (62%) in districts that had previously reported disease compared to districts that had no prior disease activity (11%). These findings suggests that once introduced into certain permissive ecologies, the RVF virus becomes enzootic, making the region vulnerable to periodic epizootics that were probably precipitated by amplification of resident virus associated with heavy rainfall and flooding.&quot;,&quot;publisher&quot;:&quot;Cambridge University Press&quot;,&quot;issue&quot;:&quot;3&quot;,&quot;volume&quot;:&quot;139&quot;},&quot;isTemporary&quot;:false}]},{&quot;citationID&quot;:&quot;MENDELEY_CITATION_c9685779-e0f9-413f-9730-3484e15492b2&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&quot;,&quot;citationItems&quot;:[{&quot;id&quot;:&quot;21d4e0c5-6bb1-3a66-917f-ca4eb06a2856&quot;,&quot;itemData&quot;:{&quot;type&quot;:&quot;article-journal&quot;,&quot;id&quot;:&quot;21d4e0c5-6bb1-3a66-917f-ca4eb06a2856&quot;,&quot;title&quot;:&quot;Enzyme-linked immunosorbent assay using recombinant envelope protein 2 antigen for diagnosis of Chikungunya virus&quot;,&quot;author&quot;:[{&quot;family&quot;:&quot;Fumagalli&quot;,&quot;given&quot;:&quot;Marcílio Jorge&quot;,&quot;parse-names&quot;:false,&quot;dropping-particle&quot;:&quot;&quot;,&quot;non-dropping-particle&quot;:&quot;&quot;},{&quot;family&quot;:&quot;Souza&quot;,&quot;given&quot;:&quot;William Marciel&quot;,&quot;parse-names&quot;:false,&quot;dropping-particle&quot;:&quot;&quot;,&quot;non-dropping-particle&quot;:&quot;De&quot;},{&quot;family&quot;:&quot;Espósito&quot;,&quot;given&quot;:&quot;Danillo Lucas Alves&quot;,&quot;parse-names&quot;:false,&quot;dropping-particle&quot;:&quot;&quot;,&quot;non-dropping-particle&quot;:&quot;&quot;},{&quot;family&quot;:&quot;Silva&quot;,&quot;given&quot;:&quot;Angélica&quot;,&quot;parse-names&quot;:false,&quot;dropping-particle&quot;:&quot;&quot;,&quot;non-dropping-particle&quot;:&quot;&quot;},{&quot;family&quot;:&quot;Romeiro&quot;,&quot;given&quot;:&quot;Marilia Farignoli&quot;,&quot;parse-names&quot;:false,&quot;dropping-particle&quot;:&quot;&quot;,&quot;non-dropping-particle&quot;:&quot;&quot;},{&quot;family&quot;:&quot;Martinez&quot;,&quot;given&quot;:&quot;Edson Zangiacomi&quot;,&quot;parse-names&quot;:false,&quot;dropping-particle&quot;:&quot;&quot;,&quot;non-dropping-particle&quot;:&quot;&quot;},{&quot;family&quot;:&quot;Fonseca&quot;,&quot;given&quot;:&quot;Benedito Antônio Lopes&quot;,&quot;parse-names&quot;:false,&quot;dropping-particle&quot;:&quot;&quot;,&quot;non-dropping-particle&quot;:&quot;Da&quot;},{&quot;family&quot;:&quot;Figueiredo&quot;,&quot;given&quot;:&quot;Luiz Tadeu Moraes&quot;,&quot;parse-names&quot;:false,&quot;dropping-particle&quot;:&quot;&quot;,&quot;non-dropping-particle&quot;:&quot;&quot;}],&quot;container-title&quot;:&quot;Virology Journal 2018 15:1&quot;,&quot;accessed&quot;:{&quot;date-parts&quot;:[[2026,3,3]]},&quot;DOI&quot;:&quot;10.1186/s12985-018-1028-1&quot;,&quot;ISSN&quot;:&quot;1743422X&quot;,&quot;PMID&quot;:&quot;30041676&quot;,&quot;URL&quot;:&quot;https://link.springer.com/article/10.1186/s12985-018-1028-1&quot;,&quot;issued&quot;:{&quot;date-parts&quot;:[[2018,7,24]]},&quot;page&quot;:&quot;112-&quot;,&quot;abstract&quot;:&quot;Chikungunya (CHIKV) virus is an important mosquito-borne virus causing outbreaks of acute febrile illness with arthropathy. The detection of specific antibodies against CHIKV is used for diagnosis after the acute viremic phase of the disease. However, a major challenge for serologic diagnosis of CHIKV and other alphaviruses is the cross-reactivity of antibodies to common antigens among these viruses. In the present study, we have developed an enzyme-linked immunosorbend assay using a recombinant envelope protein 2 of CHIKV produced in Escherichia coli system, as a capture antigen. High titers (1600 to 12,800) of anti-CHIKV antibodies were detected in human sera analyzed by the CHIKV assay, suggesting it may detect low levels of the antibodies presence. On the other side, cross-reactivity was not observed in mouse hyperimmune sera to Mayaro virus and other alphaviruses analyzed by the CHIKV immunosorbend assay, suggesting it is a CHIKV-specific test. Fifty-nine human serum samples of CHIKV infection suspected cases were tested for immunoglobulin G (IgG) and M (IgM) antibodies detection using the CHIKV immunosorbend assay. A total of 44% (26/59) of samples were positive for IgG to CHIKV, determining 89.66% sensitivity and 100% specificity when the assay is compared to a CHIKV-specific neutralization assay. In addition, 40.6% (24/59) of samples were positive for IgM, determining 92.48% sensitivity and 79.04% specificity by a Bayesian method in the absence of a gold standard. Moreover, CHIKV immunosorbend assay showed similar sensibilities to a commercial immunochromatography assay (Lumiquick, USA) for CHIKV IgG and IgM detection. In short, we have developed a rapid, simple, specific and sensitive CHIKV immunosorbend assay for IgG and IgM detection and our results showed potential applicability on the diagnosis of infections by this virus.&quot;,&quot;publisher&quot;:&quot;BioMed Central&quot;,&quot;issue&quot;:&quot;1&quot;,&quot;volume&quot;:&quot;15&quot;,&quot;container-title-short&quot;:&quot;&quot;},&quot;isTemporary&quot;:false}]}]"/>
    <we:property name="MENDELEY_CITATIONS_STYLE" value="{&quot;id&quot;:&quot;https://www.zotero.org/styles/vancouver-superscript&quot;,&quot;title&quot;:&quot;NLM/Vancouver: Citing Medicine 2nd edition (citation-sequence, superscript)&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E54DB0E2-D070-BC4B-833E-3E20CF82D7F2}">
  <we:reference id="WA200005669" version="2.0.0.0" store="Omex"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Yr4uxFi336bkJ6eAPJteZ6C7pg==">CgMxLjA4AHIhMUk2VWVlc0NCdXhVanJmZzlRYU94Mmo0dFFsRGhSSXJD</go:docsCustomData>
</go:gDocsCustomXmlDataStorage>
</file>

<file path=customXml/itemProps1.xml><?xml version="1.0" encoding="utf-8"?>
<ds:datastoreItem xmlns:ds="http://schemas.openxmlformats.org/officeDocument/2006/customXml" ds:itemID="{8014E72D-15FA-5E4B-B434-3202A92D3F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a5c0a820-c887-4727-ac66-403237d8c389}" enabled="0" method="" siteId="{a5c0a820-c887-4727-ac66-403237d8c389}" removed="1"/>
</clbl:labelList>
</file>

<file path=docProps/app.xml><?xml version="1.0" encoding="utf-8"?>
<Properties xmlns="http://schemas.openxmlformats.org/officeDocument/2006/extended-properties" xmlns:vt="http://schemas.openxmlformats.org/officeDocument/2006/docPropsVTypes">
  <Template>Normal.dotm</Template>
  <TotalTime>634</TotalTime>
  <Pages>27</Pages>
  <Words>7445</Words>
  <Characters>42443</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Masinde, Augustine</dc:creator>
  <cp:keywords/>
  <dc:description/>
  <cp:lastModifiedBy>Masinde, Augustine</cp:lastModifiedBy>
  <cp:revision>57</cp:revision>
  <dcterms:created xsi:type="dcterms:W3CDTF">2026-02-26T11:13:00Z</dcterms:created>
  <dcterms:modified xsi:type="dcterms:W3CDTF">2026-03-04T06:40:00Z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3BDE48BC321C7A345F837369A75FE798_42</vt:lpwstr>
  </property>
</Properties>
</file>